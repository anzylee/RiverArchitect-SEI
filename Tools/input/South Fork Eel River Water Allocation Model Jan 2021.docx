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footer7.xml" ContentType="application/vnd.openxmlformats-officedocument.wordprocessingml.footer+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footer8.xml" ContentType="application/vnd.openxmlformats-officedocument.wordprocessingml.footer+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4.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5.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6.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7.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8.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9.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0.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1.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2.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3.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4.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5.xml" ContentType="application/vnd.openxmlformats-officedocument.drawingml.chart+xml"/>
  <Override PartName="/word/charts/style24.xml" ContentType="application/vnd.ms-office.chartstyle+xml"/>
  <Override PartName="/word/charts/colors24.xml" ContentType="application/vnd.ms-office.chartcolorstyle+xml"/>
  <Override PartName="/word/footer9.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9C49F0" w14:textId="4044D0A3" w:rsidR="00D408D3" w:rsidRPr="00413282" w:rsidRDefault="00D408D3" w:rsidP="00D408D3">
      <w:pPr>
        <w:pStyle w:val="Title"/>
        <w:ind w:right="2966"/>
        <w:rPr>
          <w:lang w:val="en-US"/>
        </w:rPr>
      </w:pPr>
      <w:r w:rsidRPr="00413282">
        <w:rPr>
          <w:lang w:val="en-US"/>
        </w:rPr>
        <w:t>South Fork Eel River</w:t>
      </w:r>
      <w:r w:rsidR="00C4266D">
        <w:rPr>
          <w:lang w:val="en-US"/>
        </w:rPr>
        <w:t xml:space="preserve"> </w:t>
      </w:r>
      <w:r w:rsidRPr="00413282">
        <w:rPr>
          <w:lang w:val="en-US"/>
        </w:rPr>
        <w:t>Water Allocation Model (SEWAM)</w:t>
      </w:r>
    </w:p>
    <w:p w14:paraId="1BCD3510" w14:textId="1931137E" w:rsidR="00D408D3" w:rsidRDefault="00D408D3" w:rsidP="00D408D3">
      <w:pPr>
        <w:pStyle w:val="Subtitle"/>
        <w:rPr>
          <w:lang w:val="en-US"/>
        </w:rPr>
      </w:pPr>
      <w:r w:rsidRPr="00413282">
        <w:rPr>
          <w:lang w:val="en-US"/>
        </w:rPr>
        <w:t>Model documentation</w:t>
      </w:r>
    </w:p>
    <w:p w14:paraId="0AC59714" w14:textId="77777777" w:rsidR="00FC6B8B" w:rsidRPr="00FC6B8B" w:rsidRDefault="00FC6B8B" w:rsidP="00FC6B8B">
      <w:pPr>
        <w:rPr>
          <w:lang w:val="en-US"/>
        </w:rPr>
      </w:pPr>
    </w:p>
    <w:p w14:paraId="0BC3437B" w14:textId="66BE6280" w:rsidR="00D77C9C" w:rsidRPr="00413282" w:rsidRDefault="007A322A" w:rsidP="00E9134E">
      <w:pPr>
        <w:pStyle w:val="Paperdetails"/>
        <w:rPr>
          <w:lang w:val="en-US"/>
        </w:rPr>
      </w:pPr>
      <w:r>
        <w:rPr>
          <w:lang w:val="en-US"/>
        </w:rPr>
        <w:t>2021 January</w:t>
      </w:r>
    </w:p>
    <w:p w14:paraId="5D008885" w14:textId="77777777" w:rsidR="00D408D3" w:rsidRPr="00413282" w:rsidRDefault="00D408D3" w:rsidP="00D408D3">
      <w:pPr>
        <w:pStyle w:val="Authordetails"/>
        <w:rPr>
          <w:lang w:val="en-US"/>
        </w:rPr>
      </w:pPr>
      <w:r w:rsidRPr="00413282">
        <w:rPr>
          <w:lang w:val="en-US"/>
        </w:rPr>
        <w:t>Doug Chalmers</w:t>
      </w:r>
    </w:p>
    <w:p w14:paraId="7882310D" w14:textId="77777777" w:rsidR="00D408D3" w:rsidRPr="00413282" w:rsidRDefault="00D408D3" w:rsidP="00D408D3">
      <w:pPr>
        <w:pStyle w:val="Authordetails"/>
        <w:rPr>
          <w:lang w:val="en-US"/>
        </w:rPr>
      </w:pPr>
      <w:r w:rsidRPr="00413282">
        <w:rPr>
          <w:lang w:val="en-US"/>
        </w:rPr>
        <w:t>Chuck Young</w:t>
      </w:r>
    </w:p>
    <w:p w14:paraId="35A0BEA7" w14:textId="77777777" w:rsidR="00D408D3" w:rsidRPr="00413282" w:rsidRDefault="00D408D3" w:rsidP="00E9134E">
      <w:pPr>
        <w:pStyle w:val="Paperdetails"/>
        <w:rPr>
          <w:lang w:val="en-US"/>
        </w:rPr>
      </w:pPr>
    </w:p>
    <w:p w14:paraId="72BEDB1D" w14:textId="77777777" w:rsidR="00D408D3" w:rsidRPr="00413282" w:rsidRDefault="00D408D3" w:rsidP="00D408D3">
      <w:pPr>
        <w:pStyle w:val="Paperdetails"/>
        <w:rPr>
          <w:lang w:val="en-US"/>
        </w:rPr>
      </w:pPr>
      <w:r w:rsidRPr="00413282">
        <w:rPr>
          <w:lang w:val="en-US"/>
        </w:rPr>
        <w:t>Prepared for:</w:t>
      </w:r>
    </w:p>
    <w:p w14:paraId="1EE8EE8F" w14:textId="77777777" w:rsidR="00D408D3" w:rsidRPr="00413282" w:rsidRDefault="00D408D3" w:rsidP="00D408D3">
      <w:pPr>
        <w:pStyle w:val="NoSpacing"/>
        <w:ind w:left="-1440"/>
        <w:rPr>
          <w:lang w:val="en-US"/>
        </w:rPr>
      </w:pPr>
      <w:r w:rsidRPr="00413282">
        <w:rPr>
          <w:lang w:val="en-US"/>
        </w:rPr>
        <w:t>State Water Resources Control Board</w:t>
      </w:r>
      <w:r w:rsidRPr="00413282">
        <w:rPr>
          <w:lang w:val="en-US"/>
        </w:rPr>
        <w:br/>
        <w:t>Division of Water Rights</w:t>
      </w:r>
      <w:r w:rsidRPr="00413282">
        <w:rPr>
          <w:lang w:val="en-US"/>
        </w:rPr>
        <w:br/>
        <w:t>California Environmental Protection Agency</w:t>
      </w:r>
    </w:p>
    <w:p w14:paraId="42216919" w14:textId="77777777" w:rsidR="00245F65" w:rsidRPr="00413282" w:rsidRDefault="00245F65" w:rsidP="002F6683">
      <w:pPr>
        <w:pStyle w:val="TableText"/>
        <w:rPr>
          <w:lang w:val="en-US"/>
        </w:rPr>
        <w:sectPr w:rsidR="00245F65" w:rsidRPr="00413282" w:rsidSect="00245F65">
          <w:headerReference w:type="even" r:id="rId11"/>
          <w:headerReference w:type="default" r:id="rId12"/>
          <w:footerReference w:type="even" r:id="rId13"/>
          <w:footerReference w:type="default" r:id="rId14"/>
          <w:headerReference w:type="first" r:id="rId15"/>
          <w:endnotePr>
            <w:numFmt w:val="decimal"/>
          </w:endnotePr>
          <w:pgSz w:w="11901" w:h="16840"/>
          <w:pgMar w:top="1871" w:right="907" w:bottom="1134" w:left="2268" w:header="709" w:footer="709" w:gutter="0"/>
          <w:pgNumType w:fmt="lowerRoman"/>
          <w:cols w:space="708"/>
          <w:titlePg/>
          <w:docGrid w:linePitch="360"/>
        </w:sectPr>
      </w:pPr>
    </w:p>
    <w:p w14:paraId="6914A3B6" w14:textId="16C9C9D6" w:rsidR="00D408D3" w:rsidRPr="00413282" w:rsidRDefault="00D408D3" w:rsidP="00881664">
      <w:pPr>
        <w:rPr>
          <w:lang w:val="en-US"/>
        </w:rPr>
      </w:pPr>
    </w:p>
    <w:p w14:paraId="57D96D0F" w14:textId="77777777" w:rsidR="00D408D3" w:rsidRPr="00413282" w:rsidRDefault="00D408D3" w:rsidP="0099410E">
      <w:pPr>
        <w:rPr>
          <w:b/>
          <w:lang w:val="en-US"/>
        </w:rPr>
      </w:pPr>
      <w:bookmarkStart w:id="0" w:name="_Hlk11841066"/>
      <w:r w:rsidRPr="00413282">
        <w:rPr>
          <w:b/>
          <w:lang w:val="en-US"/>
        </w:rPr>
        <w:t>Project Information:</w:t>
      </w:r>
    </w:p>
    <w:p w14:paraId="019BB9FD" w14:textId="77777777" w:rsidR="00D408D3" w:rsidRPr="00413282" w:rsidRDefault="00D408D3" w:rsidP="0099410E">
      <w:pPr>
        <w:rPr>
          <w:lang w:val="en-US"/>
        </w:rPr>
      </w:pPr>
      <w:r w:rsidRPr="00413282">
        <w:rPr>
          <w:lang w:val="en-US"/>
        </w:rPr>
        <w:t>SEI. 2019. South Fork Eel River Water Allocation Model. Draft. Prepared for the State Water Resources Control Board, California Environmental Protection Agency, Sacramento, CA.</w:t>
      </w:r>
    </w:p>
    <w:bookmarkEnd w:id="0"/>
    <w:p w14:paraId="4E3AC233" w14:textId="77777777" w:rsidR="00D408D3" w:rsidRPr="00413282" w:rsidRDefault="00D408D3" w:rsidP="00881664">
      <w:pPr>
        <w:rPr>
          <w:lang w:val="en-US"/>
        </w:rPr>
      </w:pPr>
    </w:p>
    <w:p w14:paraId="3F390D93" w14:textId="77777777" w:rsidR="00D408D3" w:rsidRPr="00413282" w:rsidRDefault="00D408D3" w:rsidP="00881664">
      <w:pPr>
        <w:rPr>
          <w:lang w:val="en-US"/>
        </w:rPr>
      </w:pPr>
    </w:p>
    <w:p w14:paraId="0ACA86B0" w14:textId="77777777" w:rsidR="00D408D3" w:rsidRPr="00413282" w:rsidRDefault="00D408D3" w:rsidP="00881664">
      <w:pPr>
        <w:rPr>
          <w:lang w:val="en-US"/>
        </w:rPr>
      </w:pPr>
    </w:p>
    <w:p w14:paraId="169DCFF4" w14:textId="77777777" w:rsidR="00D408D3" w:rsidRPr="00413282" w:rsidRDefault="00D408D3" w:rsidP="00881664">
      <w:pPr>
        <w:rPr>
          <w:lang w:val="en-US"/>
        </w:rPr>
      </w:pPr>
    </w:p>
    <w:p w14:paraId="3F3F7817" w14:textId="77777777" w:rsidR="00D408D3" w:rsidRPr="00413282" w:rsidRDefault="00D408D3" w:rsidP="00881664">
      <w:pPr>
        <w:rPr>
          <w:lang w:val="en-US"/>
        </w:rPr>
      </w:pPr>
    </w:p>
    <w:p w14:paraId="00EEE9E5" w14:textId="77777777" w:rsidR="00D408D3" w:rsidRPr="00413282" w:rsidRDefault="00D408D3" w:rsidP="00881664">
      <w:pPr>
        <w:rPr>
          <w:lang w:val="en-US"/>
        </w:rPr>
      </w:pPr>
    </w:p>
    <w:p w14:paraId="688F9A01" w14:textId="77777777" w:rsidR="00D408D3" w:rsidRPr="00413282" w:rsidRDefault="00D408D3" w:rsidP="00881664">
      <w:pPr>
        <w:rPr>
          <w:lang w:val="en-US"/>
        </w:rPr>
      </w:pPr>
    </w:p>
    <w:p w14:paraId="681411D2" w14:textId="77777777" w:rsidR="00D408D3" w:rsidRPr="00413282" w:rsidRDefault="00D408D3" w:rsidP="00881664">
      <w:pPr>
        <w:rPr>
          <w:lang w:val="en-US"/>
        </w:rPr>
      </w:pPr>
    </w:p>
    <w:p w14:paraId="64FC9B73" w14:textId="77777777" w:rsidR="00D408D3" w:rsidRPr="00413282" w:rsidRDefault="00D408D3" w:rsidP="00881664">
      <w:pPr>
        <w:rPr>
          <w:lang w:val="en-US"/>
        </w:rPr>
      </w:pPr>
    </w:p>
    <w:p w14:paraId="49E475C6" w14:textId="77777777" w:rsidR="00D408D3" w:rsidRPr="00413282" w:rsidRDefault="00D408D3" w:rsidP="00881664">
      <w:pPr>
        <w:rPr>
          <w:lang w:val="en-US"/>
        </w:rPr>
      </w:pPr>
    </w:p>
    <w:p w14:paraId="5C871574" w14:textId="77777777" w:rsidR="00D408D3" w:rsidRPr="00413282" w:rsidRDefault="00D408D3" w:rsidP="00881664">
      <w:pPr>
        <w:rPr>
          <w:lang w:val="en-US"/>
        </w:rPr>
      </w:pPr>
    </w:p>
    <w:p w14:paraId="454EEBE4" w14:textId="77777777" w:rsidR="00D408D3" w:rsidRPr="00413282" w:rsidRDefault="00D408D3" w:rsidP="00881664">
      <w:pPr>
        <w:rPr>
          <w:lang w:val="en-US"/>
        </w:rPr>
      </w:pPr>
    </w:p>
    <w:p w14:paraId="7FBC611E" w14:textId="77777777" w:rsidR="00D408D3" w:rsidRPr="00413282" w:rsidRDefault="00D408D3" w:rsidP="00881664">
      <w:pPr>
        <w:rPr>
          <w:lang w:val="en-US"/>
        </w:rPr>
      </w:pPr>
    </w:p>
    <w:p w14:paraId="78E6AD30" w14:textId="77777777" w:rsidR="00D408D3" w:rsidRPr="00413282" w:rsidRDefault="00D408D3" w:rsidP="00881664">
      <w:pPr>
        <w:rPr>
          <w:lang w:val="en-US"/>
        </w:rPr>
      </w:pPr>
    </w:p>
    <w:p w14:paraId="305F6D6A" w14:textId="77777777" w:rsidR="00245F65" w:rsidRPr="00413282" w:rsidRDefault="00245F65" w:rsidP="007839DE">
      <w:pPr>
        <w:pStyle w:val="TOC1"/>
        <w:rPr>
          <w:lang w:val="en-US"/>
        </w:rPr>
      </w:pPr>
      <w:bookmarkStart w:id="1" w:name="_Toc372984568"/>
      <w:bookmarkStart w:id="2" w:name="_Toc372984886"/>
      <w:bookmarkStart w:id="3" w:name="_Toc373579327"/>
      <w:r w:rsidRPr="00413282">
        <w:rPr>
          <w:lang w:val="en-US"/>
        </w:rPr>
        <w:br w:type="page"/>
      </w:r>
    </w:p>
    <w:p w14:paraId="3C871F1F" w14:textId="616D122F" w:rsidR="00DE1D58" w:rsidRPr="00413282" w:rsidRDefault="007839DE" w:rsidP="007839DE">
      <w:pPr>
        <w:pStyle w:val="TOC1"/>
        <w:rPr>
          <w:lang w:val="en-US"/>
        </w:rPr>
      </w:pPr>
      <w:bookmarkStart w:id="4" w:name="_Hlk62123974"/>
      <w:r w:rsidRPr="00413282">
        <w:rPr>
          <w:lang w:val="en-US"/>
        </w:rPr>
        <w:lastRenderedPageBreak/>
        <w:t>Table of c</w:t>
      </w:r>
      <w:r w:rsidR="00893B2C" w:rsidRPr="00413282">
        <w:rPr>
          <w:lang w:val="en-US"/>
        </w:rPr>
        <w:t>ontents</w:t>
      </w:r>
      <w:bookmarkEnd w:id="1"/>
      <w:bookmarkEnd w:id="2"/>
      <w:bookmarkEnd w:id="3"/>
    </w:p>
    <w:p w14:paraId="13EFB5F7" w14:textId="293F2679" w:rsidR="0067763F" w:rsidRDefault="003637F8">
      <w:pPr>
        <w:pStyle w:val="TOC1"/>
        <w:tabs>
          <w:tab w:val="left" w:pos="540"/>
          <w:tab w:val="right" w:leader="dot" w:pos="8716"/>
        </w:tabs>
        <w:rPr>
          <w:b w:val="0"/>
          <w:noProof/>
          <w:color w:val="auto"/>
          <w:szCs w:val="22"/>
          <w:lang w:val="en-US"/>
        </w:rPr>
      </w:pPr>
      <w:r w:rsidRPr="00413282">
        <w:rPr>
          <w:b w:val="0"/>
          <w:lang w:val="en-US"/>
        </w:rPr>
        <w:fldChar w:fldCharType="begin"/>
      </w:r>
      <w:r w:rsidRPr="00413282">
        <w:rPr>
          <w:b w:val="0"/>
          <w:lang w:val="en-US"/>
        </w:rPr>
        <w:instrText xml:space="preserve"> TOC \o "1-3" </w:instrText>
      </w:r>
      <w:r w:rsidRPr="00413282">
        <w:rPr>
          <w:b w:val="0"/>
          <w:lang w:val="en-US"/>
        </w:rPr>
        <w:fldChar w:fldCharType="separate"/>
      </w:r>
      <w:r w:rsidR="0067763F" w:rsidRPr="00BB025B">
        <w:rPr>
          <w:noProof/>
          <w:lang w:val="en-US"/>
        </w:rPr>
        <w:t>1</w:t>
      </w:r>
      <w:r w:rsidR="0067763F">
        <w:rPr>
          <w:b w:val="0"/>
          <w:noProof/>
          <w:color w:val="auto"/>
          <w:szCs w:val="22"/>
          <w:lang w:val="en-US"/>
        </w:rPr>
        <w:tab/>
      </w:r>
      <w:r w:rsidR="0067763F" w:rsidRPr="00BB025B">
        <w:rPr>
          <w:noProof/>
          <w:lang w:val="en-US"/>
        </w:rPr>
        <w:t>Project overview</w:t>
      </w:r>
      <w:r w:rsidR="0067763F">
        <w:rPr>
          <w:noProof/>
        </w:rPr>
        <w:tab/>
      </w:r>
      <w:r w:rsidR="0067763F">
        <w:rPr>
          <w:noProof/>
        </w:rPr>
        <w:fldChar w:fldCharType="begin"/>
      </w:r>
      <w:r w:rsidR="0067763F">
        <w:rPr>
          <w:noProof/>
        </w:rPr>
        <w:instrText xml:space="preserve"> PAGEREF _Toc62220741 \h </w:instrText>
      </w:r>
      <w:r w:rsidR="0067763F">
        <w:rPr>
          <w:noProof/>
        </w:rPr>
      </w:r>
      <w:r w:rsidR="0067763F">
        <w:rPr>
          <w:noProof/>
        </w:rPr>
        <w:fldChar w:fldCharType="separate"/>
      </w:r>
      <w:r w:rsidR="0067763F">
        <w:rPr>
          <w:noProof/>
        </w:rPr>
        <w:t>9</w:t>
      </w:r>
      <w:r w:rsidR="0067763F">
        <w:rPr>
          <w:noProof/>
        </w:rPr>
        <w:fldChar w:fldCharType="end"/>
      </w:r>
    </w:p>
    <w:p w14:paraId="6E248877" w14:textId="1D06D8E4" w:rsidR="0067763F" w:rsidRDefault="0067763F">
      <w:pPr>
        <w:pStyle w:val="TOC2"/>
        <w:tabs>
          <w:tab w:val="left" w:pos="540"/>
        </w:tabs>
        <w:rPr>
          <w:color w:val="auto"/>
          <w:szCs w:val="22"/>
          <w:lang w:val="en-US"/>
        </w:rPr>
      </w:pPr>
      <w:r w:rsidRPr="00BB025B">
        <w:rPr>
          <w:lang w:val="en-US"/>
        </w:rPr>
        <w:t>1.1</w:t>
      </w:r>
      <w:r>
        <w:rPr>
          <w:color w:val="auto"/>
          <w:szCs w:val="22"/>
          <w:lang w:val="en-US"/>
        </w:rPr>
        <w:tab/>
      </w:r>
      <w:r w:rsidRPr="00BB025B">
        <w:rPr>
          <w:lang w:val="en-US"/>
        </w:rPr>
        <w:t>Organization and contents of this document</w:t>
      </w:r>
      <w:r>
        <w:tab/>
      </w:r>
      <w:r>
        <w:fldChar w:fldCharType="begin"/>
      </w:r>
      <w:r>
        <w:instrText xml:space="preserve"> PAGEREF _Toc62220742 \h </w:instrText>
      </w:r>
      <w:r>
        <w:fldChar w:fldCharType="separate"/>
      </w:r>
      <w:r>
        <w:t>11</w:t>
      </w:r>
      <w:r>
        <w:fldChar w:fldCharType="end"/>
      </w:r>
    </w:p>
    <w:p w14:paraId="0A941EDE" w14:textId="6444CB4B" w:rsidR="0067763F" w:rsidRDefault="0067763F">
      <w:pPr>
        <w:pStyle w:val="TOC2"/>
        <w:tabs>
          <w:tab w:val="left" w:pos="540"/>
        </w:tabs>
        <w:rPr>
          <w:color w:val="auto"/>
          <w:szCs w:val="22"/>
          <w:lang w:val="en-US"/>
        </w:rPr>
      </w:pPr>
      <w:r w:rsidRPr="00BB025B">
        <w:rPr>
          <w:lang w:val="en-US"/>
        </w:rPr>
        <w:t>1.2</w:t>
      </w:r>
      <w:r>
        <w:rPr>
          <w:color w:val="auto"/>
          <w:szCs w:val="22"/>
          <w:lang w:val="en-US"/>
        </w:rPr>
        <w:tab/>
      </w:r>
      <w:r w:rsidRPr="00BB025B">
        <w:rPr>
          <w:lang w:val="en-US"/>
        </w:rPr>
        <w:t>Water Evaluation and Planning System</w:t>
      </w:r>
      <w:r>
        <w:tab/>
      </w:r>
      <w:r>
        <w:fldChar w:fldCharType="begin"/>
      </w:r>
      <w:r>
        <w:instrText xml:space="preserve"> PAGEREF _Toc62220743 \h </w:instrText>
      </w:r>
      <w:r>
        <w:fldChar w:fldCharType="separate"/>
      </w:r>
      <w:r>
        <w:t>11</w:t>
      </w:r>
      <w:r>
        <w:fldChar w:fldCharType="end"/>
      </w:r>
    </w:p>
    <w:p w14:paraId="6F70D1D5" w14:textId="29DD76FB" w:rsidR="0067763F" w:rsidRDefault="0067763F">
      <w:pPr>
        <w:pStyle w:val="TOC2"/>
        <w:tabs>
          <w:tab w:val="left" w:pos="540"/>
        </w:tabs>
        <w:rPr>
          <w:color w:val="auto"/>
          <w:szCs w:val="22"/>
          <w:lang w:val="en-US"/>
        </w:rPr>
      </w:pPr>
      <w:r w:rsidRPr="00BB025B">
        <w:rPr>
          <w:lang w:val="en-US"/>
        </w:rPr>
        <w:t>1.3</w:t>
      </w:r>
      <w:r>
        <w:rPr>
          <w:color w:val="auto"/>
          <w:szCs w:val="22"/>
          <w:lang w:val="en-US"/>
        </w:rPr>
        <w:tab/>
      </w:r>
      <w:r w:rsidRPr="00BB025B">
        <w:rPr>
          <w:lang w:val="en-US"/>
        </w:rPr>
        <w:t>Acknowledgements</w:t>
      </w:r>
      <w:r>
        <w:tab/>
      </w:r>
      <w:r>
        <w:fldChar w:fldCharType="begin"/>
      </w:r>
      <w:r>
        <w:instrText xml:space="preserve"> PAGEREF _Toc62220744 \h </w:instrText>
      </w:r>
      <w:r>
        <w:fldChar w:fldCharType="separate"/>
      </w:r>
      <w:r>
        <w:t>11</w:t>
      </w:r>
      <w:r>
        <w:fldChar w:fldCharType="end"/>
      </w:r>
    </w:p>
    <w:p w14:paraId="562ED881" w14:textId="6C2B9F95" w:rsidR="0067763F" w:rsidRDefault="0067763F">
      <w:pPr>
        <w:pStyle w:val="TOC1"/>
        <w:tabs>
          <w:tab w:val="left" w:pos="540"/>
          <w:tab w:val="right" w:leader="dot" w:pos="8716"/>
        </w:tabs>
        <w:rPr>
          <w:b w:val="0"/>
          <w:noProof/>
          <w:color w:val="auto"/>
          <w:szCs w:val="22"/>
          <w:lang w:val="en-US"/>
        </w:rPr>
      </w:pPr>
      <w:r w:rsidRPr="00BB025B">
        <w:rPr>
          <w:noProof/>
          <w:lang w:val="en-US"/>
        </w:rPr>
        <w:t>2</w:t>
      </w:r>
      <w:r>
        <w:rPr>
          <w:b w:val="0"/>
          <w:noProof/>
          <w:color w:val="auto"/>
          <w:szCs w:val="22"/>
          <w:lang w:val="en-US"/>
        </w:rPr>
        <w:tab/>
      </w:r>
      <w:r w:rsidRPr="00BB025B">
        <w:rPr>
          <w:noProof/>
          <w:lang w:val="en-US"/>
        </w:rPr>
        <w:t>Water Evaluation and Planning System</w:t>
      </w:r>
      <w:r>
        <w:rPr>
          <w:noProof/>
        </w:rPr>
        <w:tab/>
      </w:r>
      <w:r>
        <w:rPr>
          <w:noProof/>
        </w:rPr>
        <w:fldChar w:fldCharType="begin"/>
      </w:r>
      <w:r>
        <w:rPr>
          <w:noProof/>
        </w:rPr>
        <w:instrText xml:space="preserve"> PAGEREF _Toc62220745 \h </w:instrText>
      </w:r>
      <w:r>
        <w:rPr>
          <w:noProof/>
        </w:rPr>
      </w:r>
      <w:r>
        <w:rPr>
          <w:noProof/>
        </w:rPr>
        <w:fldChar w:fldCharType="separate"/>
      </w:r>
      <w:r>
        <w:rPr>
          <w:noProof/>
        </w:rPr>
        <w:t>12</w:t>
      </w:r>
      <w:r>
        <w:rPr>
          <w:noProof/>
        </w:rPr>
        <w:fldChar w:fldCharType="end"/>
      </w:r>
    </w:p>
    <w:p w14:paraId="5E34BE14" w14:textId="4D47F184" w:rsidR="0067763F" w:rsidRDefault="0067763F">
      <w:pPr>
        <w:pStyle w:val="TOC2"/>
        <w:tabs>
          <w:tab w:val="left" w:pos="540"/>
        </w:tabs>
        <w:rPr>
          <w:color w:val="auto"/>
          <w:szCs w:val="22"/>
          <w:lang w:val="en-US"/>
        </w:rPr>
      </w:pPr>
      <w:r w:rsidRPr="00BB025B">
        <w:rPr>
          <w:lang w:val="en-US"/>
        </w:rPr>
        <w:t>2.1</w:t>
      </w:r>
      <w:r>
        <w:rPr>
          <w:color w:val="auto"/>
          <w:szCs w:val="22"/>
          <w:lang w:val="en-US"/>
        </w:rPr>
        <w:tab/>
      </w:r>
      <w:r w:rsidRPr="00BB025B">
        <w:rPr>
          <w:lang w:val="en-US"/>
        </w:rPr>
        <w:t>General description</w:t>
      </w:r>
      <w:r>
        <w:tab/>
      </w:r>
      <w:r>
        <w:fldChar w:fldCharType="begin"/>
      </w:r>
      <w:r>
        <w:instrText xml:space="preserve"> PAGEREF _Toc62220746 \h </w:instrText>
      </w:r>
      <w:r>
        <w:fldChar w:fldCharType="separate"/>
      </w:r>
      <w:r>
        <w:t>12</w:t>
      </w:r>
      <w:r>
        <w:fldChar w:fldCharType="end"/>
      </w:r>
    </w:p>
    <w:p w14:paraId="286CF0B7" w14:textId="10098662" w:rsidR="0067763F" w:rsidRDefault="0067763F">
      <w:pPr>
        <w:pStyle w:val="TOC2"/>
        <w:tabs>
          <w:tab w:val="left" w:pos="540"/>
        </w:tabs>
        <w:rPr>
          <w:color w:val="auto"/>
          <w:szCs w:val="22"/>
          <w:lang w:val="en-US"/>
        </w:rPr>
      </w:pPr>
      <w:r w:rsidRPr="00BB025B">
        <w:rPr>
          <w:lang w:val="en-US"/>
        </w:rPr>
        <w:t>2.2</w:t>
      </w:r>
      <w:r>
        <w:rPr>
          <w:color w:val="auto"/>
          <w:szCs w:val="22"/>
          <w:lang w:val="en-US"/>
        </w:rPr>
        <w:tab/>
      </w:r>
      <w:r w:rsidRPr="00BB025B">
        <w:rPr>
          <w:lang w:val="en-US"/>
        </w:rPr>
        <w:t>Approach</w:t>
      </w:r>
      <w:r>
        <w:tab/>
      </w:r>
      <w:r>
        <w:fldChar w:fldCharType="begin"/>
      </w:r>
      <w:r>
        <w:instrText xml:space="preserve"> PAGEREF _Toc62220747 \h </w:instrText>
      </w:r>
      <w:r>
        <w:fldChar w:fldCharType="separate"/>
      </w:r>
      <w:r>
        <w:t>13</w:t>
      </w:r>
      <w:r>
        <w:fldChar w:fldCharType="end"/>
      </w:r>
    </w:p>
    <w:p w14:paraId="765B6216" w14:textId="3943FE2B" w:rsidR="0067763F" w:rsidRDefault="0067763F">
      <w:pPr>
        <w:pStyle w:val="TOC2"/>
        <w:tabs>
          <w:tab w:val="left" w:pos="540"/>
        </w:tabs>
        <w:rPr>
          <w:color w:val="auto"/>
          <w:szCs w:val="22"/>
          <w:lang w:val="en-US"/>
        </w:rPr>
      </w:pPr>
      <w:r w:rsidRPr="00BB025B">
        <w:rPr>
          <w:lang w:val="en-US"/>
        </w:rPr>
        <w:t>2.3</w:t>
      </w:r>
      <w:r>
        <w:rPr>
          <w:color w:val="auto"/>
          <w:szCs w:val="22"/>
          <w:lang w:val="en-US"/>
        </w:rPr>
        <w:tab/>
      </w:r>
      <w:r w:rsidRPr="00BB025B">
        <w:rPr>
          <w:lang w:val="en-US"/>
        </w:rPr>
        <w:t>Study definition</w:t>
      </w:r>
      <w:r>
        <w:tab/>
      </w:r>
      <w:r>
        <w:fldChar w:fldCharType="begin"/>
      </w:r>
      <w:r>
        <w:instrText xml:space="preserve"> PAGEREF _Toc62220748 \h </w:instrText>
      </w:r>
      <w:r>
        <w:fldChar w:fldCharType="separate"/>
      </w:r>
      <w:r>
        <w:t>13</w:t>
      </w:r>
      <w:r>
        <w:fldChar w:fldCharType="end"/>
      </w:r>
    </w:p>
    <w:p w14:paraId="2ACEDC61" w14:textId="7D53C25A" w:rsidR="0067763F" w:rsidRDefault="0067763F">
      <w:pPr>
        <w:pStyle w:val="TOC2"/>
        <w:tabs>
          <w:tab w:val="left" w:pos="540"/>
        </w:tabs>
        <w:rPr>
          <w:color w:val="auto"/>
          <w:szCs w:val="22"/>
          <w:lang w:val="en-US"/>
        </w:rPr>
      </w:pPr>
      <w:r w:rsidRPr="00BB025B">
        <w:rPr>
          <w:lang w:val="en-US"/>
        </w:rPr>
        <w:t>2.4</w:t>
      </w:r>
      <w:r>
        <w:rPr>
          <w:color w:val="auto"/>
          <w:szCs w:val="22"/>
          <w:lang w:val="en-US"/>
        </w:rPr>
        <w:tab/>
      </w:r>
      <w:r w:rsidRPr="00BB025B">
        <w:rPr>
          <w:lang w:val="en-US"/>
        </w:rPr>
        <w:t>Current accounts</w:t>
      </w:r>
      <w:r>
        <w:tab/>
      </w:r>
      <w:r>
        <w:fldChar w:fldCharType="begin"/>
      </w:r>
      <w:r>
        <w:instrText xml:space="preserve"> PAGEREF _Toc62220749 \h </w:instrText>
      </w:r>
      <w:r>
        <w:fldChar w:fldCharType="separate"/>
      </w:r>
      <w:r>
        <w:t>14</w:t>
      </w:r>
      <w:r>
        <w:fldChar w:fldCharType="end"/>
      </w:r>
    </w:p>
    <w:p w14:paraId="5CE94EC7" w14:textId="1049D68C" w:rsidR="0067763F" w:rsidRDefault="0067763F">
      <w:pPr>
        <w:pStyle w:val="TOC3"/>
        <w:tabs>
          <w:tab w:val="left" w:pos="720"/>
          <w:tab w:val="right" w:leader="dot" w:pos="8716"/>
        </w:tabs>
        <w:rPr>
          <w:noProof/>
          <w:color w:val="auto"/>
          <w:szCs w:val="22"/>
          <w:lang w:val="en-US"/>
        </w:rPr>
      </w:pPr>
      <w:r w:rsidRPr="00BB025B">
        <w:rPr>
          <w:noProof/>
          <w:lang w:val="en-US"/>
        </w:rPr>
        <w:t>2.4.1</w:t>
      </w:r>
      <w:r>
        <w:rPr>
          <w:noProof/>
          <w:color w:val="auto"/>
          <w:szCs w:val="22"/>
          <w:lang w:val="en-US"/>
        </w:rPr>
        <w:tab/>
      </w:r>
      <w:r w:rsidRPr="00BB025B">
        <w:rPr>
          <w:noProof/>
          <w:lang w:val="en-US"/>
        </w:rPr>
        <w:t>Scenarios</w:t>
      </w:r>
      <w:r>
        <w:rPr>
          <w:noProof/>
        </w:rPr>
        <w:tab/>
      </w:r>
      <w:r>
        <w:rPr>
          <w:noProof/>
        </w:rPr>
        <w:fldChar w:fldCharType="begin"/>
      </w:r>
      <w:r>
        <w:rPr>
          <w:noProof/>
        </w:rPr>
        <w:instrText xml:space="preserve"> PAGEREF _Toc62220750 \h </w:instrText>
      </w:r>
      <w:r>
        <w:rPr>
          <w:noProof/>
        </w:rPr>
      </w:r>
      <w:r>
        <w:rPr>
          <w:noProof/>
        </w:rPr>
        <w:fldChar w:fldCharType="separate"/>
      </w:r>
      <w:r>
        <w:rPr>
          <w:noProof/>
        </w:rPr>
        <w:t>14</w:t>
      </w:r>
      <w:r>
        <w:rPr>
          <w:noProof/>
        </w:rPr>
        <w:fldChar w:fldCharType="end"/>
      </w:r>
    </w:p>
    <w:p w14:paraId="7D800474" w14:textId="70DE939A" w:rsidR="0067763F" w:rsidRDefault="0067763F">
      <w:pPr>
        <w:pStyle w:val="TOC3"/>
        <w:tabs>
          <w:tab w:val="left" w:pos="720"/>
          <w:tab w:val="right" w:leader="dot" w:pos="8716"/>
        </w:tabs>
        <w:rPr>
          <w:noProof/>
          <w:color w:val="auto"/>
          <w:szCs w:val="22"/>
          <w:lang w:val="en-US"/>
        </w:rPr>
      </w:pPr>
      <w:r w:rsidRPr="00BB025B">
        <w:rPr>
          <w:noProof/>
          <w:lang w:val="en-US"/>
        </w:rPr>
        <w:t>2.4.2</w:t>
      </w:r>
      <w:r>
        <w:rPr>
          <w:noProof/>
          <w:color w:val="auto"/>
          <w:szCs w:val="22"/>
          <w:lang w:val="en-US"/>
        </w:rPr>
        <w:tab/>
      </w:r>
      <w:r w:rsidRPr="00BB025B">
        <w:rPr>
          <w:noProof/>
          <w:lang w:val="en-US"/>
        </w:rPr>
        <w:t>Evaluation</w:t>
      </w:r>
      <w:r>
        <w:rPr>
          <w:noProof/>
        </w:rPr>
        <w:tab/>
      </w:r>
      <w:r>
        <w:rPr>
          <w:noProof/>
        </w:rPr>
        <w:fldChar w:fldCharType="begin"/>
      </w:r>
      <w:r>
        <w:rPr>
          <w:noProof/>
        </w:rPr>
        <w:instrText xml:space="preserve"> PAGEREF _Toc62220751 \h </w:instrText>
      </w:r>
      <w:r>
        <w:rPr>
          <w:noProof/>
        </w:rPr>
      </w:r>
      <w:r>
        <w:rPr>
          <w:noProof/>
        </w:rPr>
        <w:fldChar w:fldCharType="separate"/>
      </w:r>
      <w:r>
        <w:rPr>
          <w:noProof/>
        </w:rPr>
        <w:t>14</w:t>
      </w:r>
      <w:r>
        <w:rPr>
          <w:noProof/>
        </w:rPr>
        <w:fldChar w:fldCharType="end"/>
      </w:r>
    </w:p>
    <w:p w14:paraId="3337C004" w14:textId="25AC8D63" w:rsidR="0067763F" w:rsidRDefault="0067763F">
      <w:pPr>
        <w:pStyle w:val="TOC2"/>
        <w:tabs>
          <w:tab w:val="left" w:pos="540"/>
        </w:tabs>
        <w:rPr>
          <w:color w:val="auto"/>
          <w:szCs w:val="22"/>
          <w:lang w:val="en-US"/>
        </w:rPr>
      </w:pPr>
      <w:r w:rsidRPr="00BB025B">
        <w:rPr>
          <w:lang w:val="en-US"/>
        </w:rPr>
        <w:t>2.5</w:t>
      </w:r>
      <w:r>
        <w:rPr>
          <w:color w:val="auto"/>
          <w:szCs w:val="22"/>
          <w:lang w:val="en-US"/>
        </w:rPr>
        <w:tab/>
      </w:r>
      <w:r w:rsidRPr="00BB025B">
        <w:rPr>
          <w:lang w:val="en-US"/>
        </w:rPr>
        <w:t>Water allocation</w:t>
      </w:r>
      <w:r>
        <w:tab/>
      </w:r>
      <w:r>
        <w:fldChar w:fldCharType="begin"/>
      </w:r>
      <w:r>
        <w:instrText xml:space="preserve"> PAGEREF _Toc62220752 \h </w:instrText>
      </w:r>
      <w:r>
        <w:fldChar w:fldCharType="separate"/>
      </w:r>
      <w:r>
        <w:t>14</w:t>
      </w:r>
      <w:r>
        <w:fldChar w:fldCharType="end"/>
      </w:r>
    </w:p>
    <w:p w14:paraId="7CCE2640" w14:textId="3576DC6A" w:rsidR="0067763F" w:rsidRDefault="0067763F">
      <w:pPr>
        <w:pStyle w:val="TOC2"/>
        <w:tabs>
          <w:tab w:val="left" w:pos="540"/>
        </w:tabs>
        <w:rPr>
          <w:color w:val="auto"/>
          <w:szCs w:val="22"/>
          <w:lang w:val="en-US"/>
        </w:rPr>
      </w:pPr>
      <w:r w:rsidRPr="00BB025B">
        <w:rPr>
          <w:lang w:val="en-US"/>
        </w:rPr>
        <w:t>2.6</w:t>
      </w:r>
      <w:r>
        <w:rPr>
          <w:color w:val="auto"/>
          <w:szCs w:val="22"/>
          <w:lang w:val="en-US"/>
        </w:rPr>
        <w:tab/>
      </w:r>
      <w:r w:rsidRPr="00BB025B">
        <w:rPr>
          <w:lang w:val="en-US"/>
        </w:rPr>
        <w:t>Hydrology</w:t>
      </w:r>
      <w:r>
        <w:tab/>
      </w:r>
      <w:r>
        <w:fldChar w:fldCharType="begin"/>
      </w:r>
      <w:r>
        <w:instrText xml:space="preserve"> PAGEREF _Toc62220753 \h </w:instrText>
      </w:r>
      <w:r>
        <w:fldChar w:fldCharType="separate"/>
      </w:r>
      <w:r>
        <w:t>16</w:t>
      </w:r>
      <w:r>
        <w:fldChar w:fldCharType="end"/>
      </w:r>
    </w:p>
    <w:p w14:paraId="0B9E6C6D" w14:textId="471FA1C5" w:rsidR="0067763F" w:rsidRDefault="0067763F">
      <w:pPr>
        <w:pStyle w:val="TOC2"/>
        <w:tabs>
          <w:tab w:val="left" w:pos="540"/>
        </w:tabs>
        <w:rPr>
          <w:color w:val="auto"/>
          <w:szCs w:val="22"/>
          <w:lang w:val="en-US"/>
        </w:rPr>
      </w:pPr>
      <w:r w:rsidRPr="00BB025B">
        <w:rPr>
          <w:lang w:val="en-US"/>
        </w:rPr>
        <w:t>2.7</w:t>
      </w:r>
      <w:r>
        <w:rPr>
          <w:color w:val="auto"/>
          <w:szCs w:val="22"/>
          <w:lang w:val="en-US"/>
        </w:rPr>
        <w:tab/>
      </w:r>
      <w:r w:rsidRPr="00BB025B">
        <w:rPr>
          <w:lang w:val="en-US"/>
        </w:rPr>
        <w:t>Solution methodology</w:t>
      </w:r>
      <w:r>
        <w:tab/>
      </w:r>
      <w:r>
        <w:fldChar w:fldCharType="begin"/>
      </w:r>
      <w:r>
        <w:instrText xml:space="preserve"> PAGEREF _Toc62220754 \h </w:instrText>
      </w:r>
      <w:r>
        <w:fldChar w:fldCharType="separate"/>
      </w:r>
      <w:r>
        <w:t>16</w:t>
      </w:r>
      <w:r>
        <w:fldChar w:fldCharType="end"/>
      </w:r>
    </w:p>
    <w:p w14:paraId="57B238C9" w14:textId="6B4A3F91" w:rsidR="0067763F" w:rsidRDefault="0067763F">
      <w:pPr>
        <w:pStyle w:val="TOC1"/>
        <w:tabs>
          <w:tab w:val="left" w:pos="540"/>
          <w:tab w:val="right" w:leader="dot" w:pos="8716"/>
        </w:tabs>
        <w:rPr>
          <w:b w:val="0"/>
          <w:noProof/>
          <w:color w:val="auto"/>
          <w:szCs w:val="22"/>
          <w:lang w:val="en-US"/>
        </w:rPr>
      </w:pPr>
      <w:r w:rsidRPr="00BB025B">
        <w:rPr>
          <w:noProof/>
          <w:lang w:val="en-US"/>
        </w:rPr>
        <w:t>3</w:t>
      </w:r>
      <w:r>
        <w:rPr>
          <w:b w:val="0"/>
          <w:noProof/>
          <w:color w:val="auto"/>
          <w:szCs w:val="22"/>
          <w:lang w:val="en-US"/>
        </w:rPr>
        <w:tab/>
      </w:r>
      <w:r w:rsidRPr="00BB025B">
        <w:rPr>
          <w:noProof/>
          <w:lang w:val="en-US"/>
        </w:rPr>
        <w:t>Schematic and model domain</w:t>
      </w:r>
      <w:r>
        <w:rPr>
          <w:noProof/>
        </w:rPr>
        <w:tab/>
      </w:r>
      <w:r>
        <w:rPr>
          <w:noProof/>
        </w:rPr>
        <w:fldChar w:fldCharType="begin"/>
      </w:r>
      <w:r>
        <w:rPr>
          <w:noProof/>
        </w:rPr>
        <w:instrText xml:space="preserve"> PAGEREF _Toc62220755 \h </w:instrText>
      </w:r>
      <w:r>
        <w:rPr>
          <w:noProof/>
        </w:rPr>
      </w:r>
      <w:r>
        <w:rPr>
          <w:noProof/>
        </w:rPr>
        <w:fldChar w:fldCharType="separate"/>
      </w:r>
      <w:r>
        <w:rPr>
          <w:noProof/>
        </w:rPr>
        <w:t>18</w:t>
      </w:r>
      <w:r>
        <w:rPr>
          <w:noProof/>
        </w:rPr>
        <w:fldChar w:fldCharType="end"/>
      </w:r>
    </w:p>
    <w:p w14:paraId="6B3950C8" w14:textId="10260362" w:rsidR="0067763F" w:rsidRDefault="0067763F">
      <w:pPr>
        <w:pStyle w:val="TOC2"/>
        <w:tabs>
          <w:tab w:val="left" w:pos="540"/>
        </w:tabs>
        <w:rPr>
          <w:color w:val="auto"/>
          <w:szCs w:val="22"/>
          <w:lang w:val="en-US"/>
        </w:rPr>
      </w:pPr>
      <w:r w:rsidRPr="00BB025B">
        <w:rPr>
          <w:lang w:val="en-US"/>
        </w:rPr>
        <w:t>3.1</w:t>
      </w:r>
      <w:r>
        <w:rPr>
          <w:color w:val="auto"/>
          <w:szCs w:val="22"/>
          <w:lang w:val="en-US"/>
        </w:rPr>
        <w:tab/>
      </w:r>
      <w:r w:rsidRPr="00BB025B">
        <w:rPr>
          <w:lang w:val="en-US"/>
        </w:rPr>
        <w:t>Study definition</w:t>
      </w:r>
      <w:r>
        <w:tab/>
      </w:r>
      <w:r>
        <w:fldChar w:fldCharType="begin"/>
      </w:r>
      <w:r>
        <w:instrText xml:space="preserve"> PAGEREF _Toc62220756 \h </w:instrText>
      </w:r>
      <w:r>
        <w:fldChar w:fldCharType="separate"/>
      </w:r>
      <w:r>
        <w:t>18</w:t>
      </w:r>
      <w:r>
        <w:fldChar w:fldCharType="end"/>
      </w:r>
    </w:p>
    <w:p w14:paraId="10DCF9BA" w14:textId="3DD8521D" w:rsidR="0067763F" w:rsidRDefault="0067763F">
      <w:pPr>
        <w:pStyle w:val="TOC2"/>
        <w:tabs>
          <w:tab w:val="left" w:pos="540"/>
        </w:tabs>
        <w:rPr>
          <w:color w:val="auto"/>
          <w:szCs w:val="22"/>
          <w:lang w:val="en-US"/>
        </w:rPr>
      </w:pPr>
      <w:r w:rsidRPr="00BB025B">
        <w:rPr>
          <w:lang w:val="en-US"/>
        </w:rPr>
        <w:t>3.2</w:t>
      </w:r>
      <w:r>
        <w:rPr>
          <w:color w:val="auto"/>
          <w:szCs w:val="22"/>
          <w:lang w:val="en-US"/>
        </w:rPr>
        <w:tab/>
      </w:r>
      <w:r w:rsidRPr="00BB025B">
        <w:rPr>
          <w:lang w:val="en-US"/>
        </w:rPr>
        <w:t>System component overview</w:t>
      </w:r>
      <w:r>
        <w:tab/>
      </w:r>
      <w:r>
        <w:fldChar w:fldCharType="begin"/>
      </w:r>
      <w:r>
        <w:instrText xml:space="preserve"> PAGEREF _Toc62220757 \h </w:instrText>
      </w:r>
      <w:r>
        <w:fldChar w:fldCharType="separate"/>
      </w:r>
      <w:r>
        <w:t>18</w:t>
      </w:r>
      <w:r>
        <w:fldChar w:fldCharType="end"/>
      </w:r>
    </w:p>
    <w:p w14:paraId="08650BCC" w14:textId="42794111" w:rsidR="0067763F" w:rsidRDefault="0067763F">
      <w:pPr>
        <w:pStyle w:val="TOC2"/>
        <w:tabs>
          <w:tab w:val="left" w:pos="540"/>
        </w:tabs>
        <w:rPr>
          <w:color w:val="auto"/>
          <w:szCs w:val="22"/>
          <w:lang w:val="en-US"/>
        </w:rPr>
      </w:pPr>
      <w:r w:rsidRPr="00BB025B">
        <w:rPr>
          <w:highlight w:val="green"/>
          <w:lang w:val="en-US"/>
        </w:rPr>
        <w:t>3.3</w:t>
      </w:r>
      <w:r>
        <w:rPr>
          <w:color w:val="auto"/>
          <w:szCs w:val="22"/>
          <w:lang w:val="en-US"/>
        </w:rPr>
        <w:tab/>
      </w:r>
      <w:r w:rsidRPr="00BB025B">
        <w:rPr>
          <w:highlight w:val="green"/>
          <w:lang w:val="en-US"/>
        </w:rPr>
        <w:t>Rivers</w:t>
      </w:r>
      <w:r>
        <w:tab/>
      </w:r>
      <w:r>
        <w:fldChar w:fldCharType="begin"/>
      </w:r>
      <w:r>
        <w:instrText xml:space="preserve"> PAGEREF _Toc62220758 \h </w:instrText>
      </w:r>
      <w:r>
        <w:fldChar w:fldCharType="separate"/>
      </w:r>
      <w:r>
        <w:t>18</w:t>
      </w:r>
      <w:r>
        <w:fldChar w:fldCharType="end"/>
      </w:r>
    </w:p>
    <w:p w14:paraId="27823F91" w14:textId="06EDE14E" w:rsidR="0067763F" w:rsidRDefault="0067763F">
      <w:pPr>
        <w:pStyle w:val="TOC2"/>
        <w:tabs>
          <w:tab w:val="left" w:pos="540"/>
        </w:tabs>
        <w:rPr>
          <w:color w:val="auto"/>
          <w:szCs w:val="22"/>
          <w:lang w:val="en-US"/>
        </w:rPr>
      </w:pPr>
      <w:r w:rsidRPr="00BB025B">
        <w:rPr>
          <w:highlight w:val="green"/>
          <w:lang w:val="en-US"/>
        </w:rPr>
        <w:t>3.4</w:t>
      </w:r>
      <w:r>
        <w:rPr>
          <w:color w:val="auto"/>
          <w:szCs w:val="22"/>
          <w:lang w:val="en-US"/>
        </w:rPr>
        <w:tab/>
      </w:r>
      <w:r w:rsidRPr="00BB025B">
        <w:rPr>
          <w:highlight w:val="green"/>
          <w:lang w:val="en-US"/>
        </w:rPr>
        <w:t>Groundwater</w:t>
      </w:r>
      <w:r>
        <w:tab/>
      </w:r>
      <w:r>
        <w:fldChar w:fldCharType="begin"/>
      </w:r>
      <w:r>
        <w:instrText xml:space="preserve"> PAGEREF _Toc62220759 \h </w:instrText>
      </w:r>
      <w:r>
        <w:fldChar w:fldCharType="separate"/>
      </w:r>
      <w:r>
        <w:t>19</w:t>
      </w:r>
      <w:r>
        <w:fldChar w:fldCharType="end"/>
      </w:r>
    </w:p>
    <w:p w14:paraId="4ACD68D4" w14:textId="1AE47098" w:rsidR="0067763F" w:rsidRDefault="0067763F">
      <w:pPr>
        <w:pStyle w:val="TOC2"/>
        <w:tabs>
          <w:tab w:val="left" w:pos="540"/>
        </w:tabs>
        <w:rPr>
          <w:color w:val="auto"/>
          <w:szCs w:val="22"/>
          <w:lang w:val="en-US"/>
        </w:rPr>
      </w:pPr>
      <w:r w:rsidRPr="00BB025B">
        <w:rPr>
          <w:lang w:val="en-US"/>
        </w:rPr>
        <w:t>3.5</w:t>
      </w:r>
      <w:r>
        <w:rPr>
          <w:color w:val="auto"/>
          <w:szCs w:val="22"/>
          <w:lang w:val="en-US"/>
        </w:rPr>
        <w:tab/>
      </w:r>
      <w:r w:rsidRPr="00BB025B">
        <w:rPr>
          <w:lang w:val="en-US"/>
        </w:rPr>
        <w:t>Demand sites</w:t>
      </w:r>
      <w:r>
        <w:tab/>
      </w:r>
      <w:r>
        <w:fldChar w:fldCharType="begin"/>
      </w:r>
      <w:r>
        <w:instrText xml:space="preserve"> PAGEREF _Toc62220760 \h </w:instrText>
      </w:r>
      <w:r>
        <w:fldChar w:fldCharType="separate"/>
      </w:r>
      <w:r>
        <w:t>20</w:t>
      </w:r>
      <w:r>
        <w:fldChar w:fldCharType="end"/>
      </w:r>
    </w:p>
    <w:p w14:paraId="453B6DF9" w14:textId="2038D0CD" w:rsidR="0067763F" w:rsidRDefault="0067763F">
      <w:pPr>
        <w:pStyle w:val="TOC3"/>
        <w:tabs>
          <w:tab w:val="left" w:pos="720"/>
          <w:tab w:val="right" w:leader="dot" w:pos="8716"/>
        </w:tabs>
        <w:rPr>
          <w:noProof/>
          <w:color w:val="auto"/>
          <w:szCs w:val="22"/>
          <w:lang w:val="en-US"/>
        </w:rPr>
      </w:pPr>
      <w:r w:rsidRPr="00BB025B">
        <w:rPr>
          <w:noProof/>
          <w:lang w:val="en-US"/>
        </w:rPr>
        <w:t>3.5.1</w:t>
      </w:r>
      <w:r>
        <w:rPr>
          <w:noProof/>
          <w:color w:val="auto"/>
          <w:szCs w:val="22"/>
          <w:lang w:val="en-US"/>
        </w:rPr>
        <w:tab/>
      </w:r>
      <w:r w:rsidRPr="00BB025B">
        <w:rPr>
          <w:noProof/>
          <w:lang w:val="en-US"/>
        </w:rPr>
        <w:t>Transmission link objects and diversion points</w:t>
      </w:r>
      <w:r>
        <w:rPr>
          <w:noProof/>
        </w:rPr>
        <w:tab/>
      </w:r>
      <w:r>
        <w:rPr>
          <w:noProof/>
        </w:rPr>
        <w:fldChar w:fldCharType="begin"/>
      </w:r>
      <w:r>
        <w:rPr>
          <w:noProof/>
        </w:rPr>
        <w:instrText xml:space="preserve"> PAGEREF _Toc62220761 \h </w:instrText>
      </w:r>
      <w:r>
        <w:rPr>
          <w:noProof/>
        </w:rPr>
      </w:r>
      <w:r>
        <w:rPr>
          <w:noProof/>
        </w:rPr>
        <w:fldChar w:fldCharType="separate"/>
      </w:r>
      <w:r>
        <w:rPr>
          <w:noProof/>
        </w:rPr>
        <w:t>21</w:t>
      </w:r>
      <w:r>
        <w:rPr>
          <w:noProof/>
        </w:rPr>
        <w:fldChar w:fldCharType="end"/>
      </w:r>
    </w:p>
    <w:p w14:paraId="13F6C4F3" w14:textId="17F4F0B8" w:rsidR="0067763F" w:rsidRDefault="0067763F">
      <w:pPr>
        <w:pStyle w:val="TOC3"/>
        <w:tabs>
          <w:tab w:val="left" w:pos="720"/>
          <w:tab w:val="right" w:leader="dot" w:pos="8716"/>
        </w:tabs>
        <w:rPr>
          <w:noProof/>
          <w:color w:val="auto"/>
          <w:szCs w:val="22"/>
          <w:lang w:val="en-US"/>
        </w:rPr>
      </w:pPr>
      <w:r w:rsidRPr="00BB025B">
        <w:rPr>
          <w:noProof/>
          <w:lang w:val="en-US"/>
        </w:rPr>
        <w:lastRenderedPageBreak/>
        <w:t>3.5.2</w:t>
      </w:r>
      <w:r>
        <w:rPr>
          <w:noProof/>
          <w:color w:val="auto"/>
          <w:szCs w:val="22"/>
          <w:lang w:val="en-US"/>
        </w:rPr>
        <w:tab/>
      </w:r>
      <w:r w:rsidRPr="00BB025B">
        <w:rPr>
          <w:noProof/>
          <w:lang w:val="en-US"/>
        </w:rPr>
        <w:t>Amount used demand node objects</w:t>
      </w:r>
      <w:r>
        <w:rPr>
          <w:noProof/>
        </w:rPr>
        <w:tab/>
      </w:r>
      <w:r>
        <w:rPr>
          <w:noProof/>
        </w:rPr>
        <w:fldChar w:fldCharType="begin"/>
      </w:r>
      <w:r>
        <w:rPr>
          <w:noProof/>
        </w:rPr>
        <w:instrText xml:space="preserve"> PAGEREF _Toc62220762 \h </w:instrText>
      </w:r>
      <w:r>
        <w:rPr>
          <w:noProof/>
        </w:rPr>
      </w:r>
      <w:r>
        <w:rPr>
          <w:noProof/>
        </w:rPr>
        <w:fldChar w:fldCharType="separate"/>
      </w:r>
      <w:r>
        <w:rPr>
          <w:noProof/>
        </w:rPr>
        <w:t>22</w:t>
      </w:r>
      <w:r>
        <w:rPr>
          <w:noProof/>
        </w:rPr>
        <w:fldChar w:fldCharType="end"/>
      </w:r>
    </w:p>
    <w:p w14:paraId="7CEE496F" w14:textId="7B54B771" w:rsidR="0067763F" w:rsidRDefault="0067763F">
      <w:pPr>
        <w:pStyle w:val="TOC3"/>
        <w:tabs>
          <w:tab w:val="left" w:pos="720"/>
          <w:tab w:val="right" w:leader="dot" w:pos="8716"/>
        </w:tabs>
        <w:rPr>
          <w:noProof/>
          <w:color w:val="auto"/>
          <w:szCs w:val="22"/>
          <w:lang w:val="en-US"/>
        </w:rPr>
      </w:pPr>
      <w:r w:rsidRPr="00BB025B">
        <w:rPr>
          <w:noProof/>
          <w:lang w:val="en-US"/>
        </w:rPr>
        <w:t>3.5.3</w:t>
      </w:r>
      <w:r>
        <w:rPr>
          <w:noProof/>
          <w:color w:val="auto"/>
          <w:szCs w:val="22"/>
          <w:lang w:val="en-US"/>
        </w:rPr>
        <w:tab/>
      </w:r>
      <w:r w:rsidRPr="00BB025B">
        <w:rPr>
          <w:noProof/>
          <w:lang w:val="en-US"/>
        </w:rPr>
        <w:t>Reservoir objects</w:t>
      </w:r>
      <w:r>
        <w:rPr>
          <w:noProof/>
        </w:rPr>
        <w:tab/>
      </w:r>
      <w:r>
        <w:rPr>
          <w:noProof/>
        </w:rPr>
        <w:fldChar w:fldCharType="begin"/>
      </w:r>
      <w:r>
        <w:rPr>
          <w:noProof/>
        </w:rPr>
        <w:instrText xml:space="preserve"> PAGEREF _Toc62220763 \h </w:instrText>
      </w:r>
      <w:r>
        <w:rPr>
          <w:noProof/>
        </w:rPr>
      </w:r>
      <w:r>
        <w:rPr>
          <w:noProof/>
        </w:rPr>
        <w:fldChar w:fldCharType="separate"/>
      </w:r>
      <w:r>
        <w:rPr>
          <w:noProof/>
        </w:rPr>
        <w:t>23</w:t>
      </w:r>
      <w:r>
        <w:rPr>
          <w:noProof/>
        </w:rPr>
        <w:fldChar w:fldCharType="end"/>
      </w:r>
    </w:p>
    <w:p w14:paraId="5C841924" w14:textId="14F37CDE" w:rsidR="0067763F" w:rsidRDefault="0067763F">
      <w:pPr>
        <w:pStyle w:val="TOC3"/>
        <w:tabs>
          <w:tab w:val="left" w:pos="720"/>
          <w:tab w:val="right" w:leader="dot" w:pos="8716"/>
        </w:tabs>
        <w:rPr>
          <w:noProof/>
          <w:color w:val="auto"/>
          <w:szCs w:val="22"/>
          <w:lang w:val="en-US"/>
        </w:rPr>
      </w:pPr>
      <w:r w:rsidRPr="00BB025B">
        <w:rPr>
          <w:noProof/>
          <w:lang w:val="en-US"/>
        </w:rPr>
        <w:t>3.5.4</w:t>
      </w:r>
      <w:r>
        <w:rPr>
          <w:noProof/>
          <w:color w:val="auto"/>
          <w:szCs w:val="22"/>
          <w:lang w:val="en-US"/>
        </w:rPr>
        <w:tab/>
      </w:r>
      <w:r w:rsidRPr="00BB025B">
        <w:rPr>
          <w:noProof/>
          <w:lang w:val="en-US"/>
        </w:rPr>
        <w:t>Return flow objects</w:t>
      </w:r>
      <w:r>
        <w:rPr>
          <w:noProof/>
        </w:rPr>
        <w:tab/>
      </w:r>
      <w:r>
        <w:rPr>
          <w:noProof/>
        </w:rPr>
        <w:fldChar w:fldCharType="begin"/>
      </w:r>
      <w:r>
        <w:rPr>
          <w:noProof/>
        </w:rPr>
        <w:instrText xml:space="preserve"> PAGEREF _Toc62220764 \h </w:instrText>
      </w:r>
      <w:r>
        <w:rPr>
          <w:noProof/>
        </w:rPr>
      </w:r>
      <w:r>
        <w:rPr>
          <w:noProof/>
        </w:rPr>
        <w:fldChar w:fldCharType="separate"/>
      </w:r>
      <w:r>
        <w:rPr>
          <w:noProof/>
        </w:rPr>
        <w:t>23</w:t>
      </w:r>
      <w:r>
        <w:rPr>
          <w:noProof/>
        </w:rPr>
        <w:fldChar w:fldCharType="end"/>
      </w:r>
    </w:p>
    <w:p w14:paraId="52C5509F" w14:textId="6B59BA3D" w:rsidR="0067763F" w:rsidRDefault="0067763F">
      <w:pPr>
        <w:pStyle w:val="TOC2"/>
        <w:tabs>
          <w:tab w:val="left" w:pos="540"/>
        </w:tabs>
        <w:rPr>
          <w:color w:val="auto"/>
          <w:szCs w:val="22"/>
          <w:lang w:val="en-US"/>
        </w:rPr>
      </w:pPr>
      <w:r w:rsidRPr="00BB025B">
        <w:rPr>
          <w:highlight w:val="green"/>
          <w:lang w:val="en-US"/>
        </w:rPr>
        <w:t>3.6</w:t>
      </w:r>
      <w:r>
        <w:rPr>
          <w:color w:val="auto"/>
          <w:szCs w:val="22"/>
          <w:lang w:val="en-US"/>
        </w:rPr>
        <w:tab/>
      </w:r>
      <w:r w:rsidRPr="00BB025B">
        <w:rPr>
          <w:highlight w:val="green"/>
          <w:lang w:val="en-US"/>
        </w:rPr>
        <w:t>Flow requirements</w:t>
      </w:r>
      <w:r>
        <w:tab/>
      </w:r>
      <w:r>
        <w:fldChar w:fldCharType="begin"/>
      </w:r>
      <w:r>
        <w:instrText xml:space="preserve"> PAGEREF _Toc62220765 \h </w:instrText>
      </w:r>
      <w:r>
        <w:fldChar w:fldCharType="separate"/>
      </w:r>
      <w:r>
        <w:t>24</w:t>
      </w:r>
      <w:r>
        <w:fldChar w:fldCharType="end"/>
      </w:r>
    </w:p>
    <w:p w14:paraId="76B2B5BB" w14:textId="22EA28F6" w:rsidR="0067763F" w:rsidRDefault="0067763F">
      <w:pPr>
        <w:pStyle w:val="TOC2"/>
        <w:tabs>
          <w:tab w:val="left" w:pos="540"/>
        </w:tabs>
        <w:rPr>
          <w:color w:val="auto"/>
          <w:szCs w:val="22"/>
          <w:lang w:val="en-US"/>
        </w:rPr>
      </w:pPr>
      <w:r w:rsidRPr="00BB025B">
        <w:rPr>
          <w:lang w:val="en-US"/>
        </w:rPr>
        <w:t>3.7</w:t>
      </w:r>
      <w:r>
        <w:rPr>
          <w:color w:val="auto"/>
          <w:szCs w:val="22"/>
          <w:lang w:val="en-US"/>
        </w:rPr>
        <w:tab/>
      </w:r>
      <w:r w:rsidRPr="00BB025B">
        <w:rPr>
          <w:lang w:val="en-US"/>
        </w:rPr>
        <w:t>Streamflow gauges</w:t>
      </w:r>
      <w:r>
        <w:tab/>
      </w:r>
      <w:r>
        <w:fldChar w:fldCharType="begin"/>
      </w:r>
      <w:r>
        <w:instrText xml:space="preserve"> PAGEREF _Toc62220766 \h </w:instrText>
      </w:r>
      <w:r>
        <w:fldChar w:fldCharType="separate"/>
      </w:r>
      <w:r>
        <w:t>24</w:t>
      </w:r>
      <w:r>
        <w:fldChar w:fldCharType="end"/>
      </w:r>
    </w:p>
    <w:p w14:paraId="40F2BC32" w14:textId="0D1625E4" w:rsidR="0067763F" w:rsidRDefault="0067763F">
      <w:pPr>
        <w:pStyle w:val="TOC1"/>
        <w:tabs>
          <w:tab w:val="left" w:pos="540"/>
          <w:tab w:val="right" w:leader="dot" w:pos="8716"/>
        </w:tabs>
        <w:rPr>
          <w:b w:val="0"/>
          <w:noProof/>
          <w:color w:val="auto"/>
          <w:szCs w:val="22"/>
          <w:lang w:val="en-US"/>
        </w:rPr>
      </w:pPr>
      <w:r w:rsidRPr="00BB025B">
        <w:rPr>
          <w:noProof/>
          <w:lang w:val="en-US"/>
        </w:rPr>
        <w:t>4</w:t>
      </w:r>
      <w:r>
        <w:rPr>
          <w:b w:val="0"/>
          <w:noProof/>
          <w:color w:val="auto"/>
          <w:szCs w:val="22"/>
          <w:lang w:val="en-US"/>
        </w:rPr>
        <w:tab/>
      </w:r>
      <w:r w:rsidRPr="00BB025B">
        <w:rPr>
          <w:noProof/>
          <w:lang w:val="en-US"/>
        </w:rPr>
        <w:t>Demand site properties</w:t>
      </w:r>
      <w:r>
        <w:rPr>
          <w:noProof/>
        </w:rPr>
        <w:tab/>
      </w:r>
      <w:r>
        <w:rPr>
          <w:noProof/>
        </w:rPr>
        <w:fldChar w:fldCharType="begin"/>
      </w:r>
      <w:r>
        <w:rPr>
          <w:noProof/>
        </w:rPr>
        <w:instrText xml:space="preserve"> PAGEREF _Toc62220767 \h </w:instrText>
      </w:r>
      <w:r>
        <w:rPr>
          <w:noProof/>
        </w:rPr>
      </w:r>
      <w:r>
        <w:rPr>
          <w:noProof/>
        </w:rPr>
        <w:fldChar w:fldCharType="separate"/>
      </w:r>
      <w:r>
        <w:rPr>
          <w:noProof/>
        </w:rPr>
        <w:t>26</w:t>
      </w:r>
      <w:r>
        <w:rPr>
          <w:noProof/>
        </w:rPr>
        <w:fldChar w:fldCharType="end"/>
      </w:r>
    </w:p>
    <w:p w14:paraId="3B2AAE58" w14:textId="7F9A2F30" w:rsidR="0067763F" w:rsidRDefault="0067763F">
      <w:pPr>
        <w:pStyle w:val="TOC2"/>
        <w:tabs>
          <w:tab w:val="left" w:pos="540"/>
        </w:tabs>
        <w:rPr>
          <w:color w:val="auto"/>
          <w:szCs w:val="22"/>
          <w:lang w:val="en-US"/>
        </w:rPr>
      </w:pPr>
      <w:r w:rsidRPr="00BB025B">
        <w:rPr>
          <w:lang w:val="en-US"/>
        </w:rPr>
        <w:t>4.1</w:t>
      </w:r>
      <w:r>
        <w:rPr>
          <w:color w:val="auto"/>
          <w:szCs w:val="22"/>
          <w:lang w:val="en-US"/>
        </w:rPr>
        <w:tab/>
      </w:r>
      <w:r w:rsidRPr="00BB025B">
        <w:rPr>
          <w:lang w:val="en-US"/>
        </w:rPr>
        <w:t>Diverted total transmission links</w:t>
      </w:r>
      <w:r>
        <w:tab/>
      </w:r>
      <w:r>
        <w:fldChar w:fldCharType="begin"/>
      </w:r>
      <w:r>
        <w:instrText xml:space="preserve"> PAGEREF _Toc62220768 \h </w:instrText>
      </w:r>
      <w:r>
        <w:fldChar w:fldCharType="separate"/>
      </w:r>
      <w:r>
        <w:t>26</w:t>
      </w:r>
      <w:r>
        <w:fldChar w:fldCharType="end"/>
      </w:r>
    </w:p>
    <w:p w14:paraId="6F6F3A30" w14:textId="6CE2F8E5" w:rsidR="0067763F" w:rsidRDefault="0067763F">
      <w:pPr>
        <w:pStyle w:val="TOC3"/>
        <w:tabs>
          <w:tab w:val="left" w:pos="720"/>
          <w:tab w:val="right" w:leader="dot" w:pos="8716"/>
        </w:tabs>
        <w:rPr>
          <w:noProof/>
          <w:color w:val="auto"/>
          <w:szCs w:val="22"/>
          <w:lang w:val="en-US"/>
        </w:rPr>
      </w:pPr>
      <w:r w:rsidRPr="00BB025B">
        <w:rPr>
          <w:noProof/>
          <w:highlight w:val="green"/>
          <w:lang w:val="en-US"/>
        </w:rPr>
        <w:t>4.1.1</w:t>
      </w:r>
      <w:r>
        <w:rPr>
          <w:noProof/>
          <w:color w:val="auto"/>
          <w:szCs w:val="22"/>
          <w:lang w:val="en-US"/>
        </w:rPr>
        <w:tab/>
      </w:r>
      <w:r w:rsidRPr="00BB025B">
        <w:rPr>
          <w:noProof/>
          <w:highlight w:val="green"/>
          <w:lang w:val="en-US"/>
        </w:rPr>
        <w:t>Maximum flow volume</w:t>
      </w:r>
      <w:r>
        <w:rPr>
          <w:noProof/>
        </w:rPr>
        <w:tab/>
      </w:r>
      <w:r>
        <w:rPr>
          <w:noProof/>
        </w:rPr>
        <w:fldChar w:fldCharType="begin"/>
      </w:r>
      <w:r>
        <w:rPr>
          <w:noProof/>
        </w:rPr>
        <w:instrText xml:space="preserve"> PAGEREF _Toc62220769 \h </w:instrText>
      </w:r>
      <w:r>
        <w:rPr>
          <w:noProof/>
        </w:rPr>
      </w:r>
      <w:r>
        <w:rPr>
          <w:noProof/>
        </w:rPr>
        <w:fldChar w:fldCharType="separate"/>
      </w:r>
      <w:r>
        <w:rPr>
          <w:noProof/>
        </w:rPr>
        <w:t>26</w:t>
      </w:r>
      <w:r>
        <w:rPr>
          <w:noProof/>
        </w:rPr>
        <w:fldChar w:fldCharType="end"/>
      </w:r>
    </w:p>
    <w:p w14:paraId="19182393" w14:textId="77F57150" w:rsidR="0067763F" w:rsidRDefault="0067763F">
      <w:pPr>
        <w:pStyle w:val="TOC2"/>
        <w:tabs>
          <w:tab w:val="left" w:pos="540"/>
        </w:tabs>
        <w:rPr>
          <w:color w:val="auto"/>
          <w:szCs w:val="22"/>
          <w:lang w:val="en-US"/>
        </w:rPr>
      </w:pPr>
      <w:r w:rsidRPr="00BB025B">
        <w:rPr>
          <w:lang w:val="en-US"/>
        </w:rPr>
        <w:t>4.2</w:t>
      </w:r>
      <w:r>
        <w:rPr>
          <w:color w:val="auto"/>
          <w:szCs w:val="22"/>
          <w:lang w:val="en-US"/>
        </w:rPr>
        <w:tab/>
      </w:r>
      <w:r w:rsidRPr="00BB025B">
        <w:rPr>
          <w:lang w:val="en-US"/>
        </w:rPr>
        <w:t>Reservoirs</w:t>
      </w:r>
      <w:r>
        <w:tab/>
      </w:r>
      <w:r>
        <w:fldChar w:fldCharType="begin"/>
      </w:r>
      <w:r>
        <w:instrText xml:space="preserve"> PAGEREF _Toc62220770 \h </w:instrText>
      </w:r>
      <w:r>
        <w:fldChar w:fldCharType="separate"/>
      </w:r>
      <w:r>
        <w:t>26</w:t>
      </w:r>
      <w:r>
        <w:fldChar w:fldCharType="end"/>
      </w:r>
    </w:p>
    <w:p w14:paraId="4E1973AD" w14:textId="47A5AB82" w:rsidR="0067763F" w:rsidRDefault="0067763F">
      <w:pPr>
        <w:pStyle w:val="TOC3"/>
        <w:tabs>
          <w:tab w:val="left" w:pos="720"/>
          <w:tab w:val="right" w:leader="dot" w:pos="8716"/>
        </w:tabs>
        <w:rPr>
          <w:noProof/>
          <w:color w:val="auto"/>
          <w:szCs w:val="22"/>
          <w:lang w:val="en-US"/>
        </w:rPr>
      </w:pPr>
      <w:r w:rsidRPr="00BB025B">
        <w:rPr>
          <w:noProof/>
          <w:lang w:val="en-US"/>
        </w:rPr>
        <w:t>4.2.1</w:t>
      </w:r>
      <w:r>
        <w:rPr>
          <w:noProof/>
          <w:color w:val="auto"/>
          <w:szCs w:val="22"/>
          <w:lang w:val="en-US"/>
        </w:rPr>
        <w:tab/>
      </w:r>
      <w:r w:rsidRPr="00BB025B">
        <w:rPr>
          <w:noProof/>
          <w:lang w:val="en-US"/>
        </w:rPr>
        <w:t>Storage capacity</w:t>
      </w:r>
      <w:r>
        <w:rPr>
          <w:noProof/>
        </w:rPr>
        <w:tab/>
      </w:r>
      <w:r>
        <w:rPr>
          <w:noProof/>
        </w:rPr>
        <w:fldChar w:fldCharType="begin"/>
      </w:r>
      <w:r>
        <w:rPr>
          <w:noProof/>
        </w:rPr>
        <w:instrText xml:space="preserve"> PAGEREF _Toc62220771 \h </w:instrText>
      </w:r>
      <w:r>
        <w:rPr>
          <w:noProof/>
        </w:rPr>
      </w:r>
      <w:r>
        <w:rPr>
          <w:noProof/>
        </w:rPr>
        <w:fldChar w:fldCharType="separate"/>
      </w:r>
      <w:r>
        <w:rPr>
          <w:noProof/>
        </w:rPr>
        <w:t>26</w:t>
      </w:r>
      <w:r>
        <w:rPr>
          <w:noProof/>
        </w:rPr>
        <w:fldChar w:fldCharType="end"/>
      </w:r>
    </w:p>
    <w:p w14:paraId="4177934E" w14:textId="2A920F0F" w:rsidR="0067763F" w:rsidRDefault="0067763F">
      <w:pPr>
        <w:pStyle w:val="TOC3"/>
        <w:tabs>
          <w:tab w:val="left" w:pos="720"/>
          <w:tab w:val="right" w:leader="dot" w:pos="8716"/>
        </w:tabs>
        <w:rPr>
          <w:noProof/>
          <w:color w:val="auto"/>
          <w:szCs w:val="22"/>
          <w:lang w:val="en-US"/>
        </w:rPr>
      </w:pPr>
      <w:r w:rsidRPr="00BB025B">
        <w:rPr>
          <w:noProof/>
          <w:lang w:val="en-US"/>
        </w:rPr>
        <w:t>4.2.2</w:t>
      </w:r>
      <w:r>
        <w:rPr>
          <w:noProof/>
          <w:color w:val="auto"/>
          <w:szCs w:val="22"/>
          <w:lang w:val="en-US"/>
        </w:rPr>
        <w:tab/>
      </w:r>
      <w:r w:rsidRPr="00BB025B">
        <w:rPr>
          <w:noProof/>
          <w:lang w:val="en-US"/>
        </w:rPr>
        <w:t>Priority date</w:t>
      </w:r>
      <w:r>
        <w:rPr>
          <w:noProof/>
        </w:rPr>
        <w:tab/>
      </w:r>
      <w:r>
        <w:rPr>
          <w:noProof/>
        </w:rPr>
        <w:fldChar w:fldCharType="begin"/>
      </w:r>
      <w:r>
        <w:rPr>
          <w:noProof/>
        </w:rPr>
        <w:instrText xml:space="preserve"> PAGEREF _Toc62220772 \h </w:instrText>
      </w:r>
      <w:r>
        <w:rPr>
          <w:noProof/>
        </w:rPr>
      </w:r>
      <w:r>
        <w:rPr>
          <w:noProof/>
        </w:rPr>
        <w:fldChar w:fldCharType="separate"/>
      </w:r>
      <w:r>
        <w:rPr>
          <w:noProof/>
        </w:rPr>
        <w:t>26</w:t>
      </w:r>
      <w:r>
        <w:rPr>
          <w:noProof/>
        </w:rPr>
        <w:fldChar w:fldCharType="end"/>
      </w:r>
    </w:p>
    <w:p w14:paraId="235B00E9" w14:textId="2559EB24" w:rsidR="0067763F" w:rsidRDefault="0067763F">
      <w:pPr>
        <w:pStyle w:val="TOC3"/>
        <w:tabs>
          <w:tab w:val="left" w:pos="720"/>
          <w:tab w:val="right" w:leader="dot" w:pos="8716"/>
        </w:tabs>
        <w:rPr>
          <w:noProof/>
          <w:color w:val="auto"/>
          <w:szCs w:val="22"/>
          <w:lang w:val="en-US"/>
        </w:rPr>
      </w:pPr>
      <w:r w:rsidRPr="00BB025B">
        <w:rPr>
          <w:noProof/>
          <w:lang w:val="en-US"/>
        </w:rPr>
        <w:t>4.2.3</w:t>
      </w:r>
      <w:r>
        <w:rPr>
          <w:noProof/>
          <w:color w:val="auto"/>
          <w:szCs w:val="22"/>
          <w:lang w:val="en-US"/>
        </w:rPr>
        <w:tab/>
      </w:r>
      <w:r w:rsidRPr="00BB025B">
        <w:rPr>
          <w:noProof/>
          <w:lang w:val="en-US"/>
        </w:rPr>
        <w:t>Priority</w:t>
      </w:r>
      <w:r>
        <w:rPr>
          <w:noProof/>
        </w:rPr>
        <w:tab/>
      </w:r>
      <w:r>
        <w:rPr>
          <w:noProof/>
        </w:rPr>
        <w:fldChar w:fldCharType="begin"/>
      </w:r>
      <w:r>
        <w:rPr>
          <w:noProof/>
        </w:rPr>
        <w:instrText xml:space="preserve"> PAGEREF _Toc62220773 \h </w:instrText>
      </w:r>
      <w:r>
        <w:rPr>
          <w:noProof/>
        </w:rPr>
      </w:r>
      <w:r>
        <w:rPr>
          <w:noProof/>
        </w:rPr>
        <w:fldChar w:fldCharType="separate"/>
      </w:r>
      <w:r>
        <w:rPr>
          <w:noProof/>
        </w:rPr>
        <w:t>27</w:t>
      </w:r>
      <w:r>
        <w:rPr>
          <w:noProof/>
        </w:rPr>
        <w:fldChar w:fldCharType="end"/>
      </w:r>
    </w:p>
    <w:p w14:paraId="753EC1DC" w14:textId="1A606B31" w:rsidR="0067763F" w:rsidRDefault="0067763F">
      <w:pPr>
        <w:pStyle w:val="TOC2"/>
        <w:tabs>
          <w:tab w:val="left" w:pos="540"/>
        </w:tabs>
        <w:rPr>
          <w:color w:val="auto"/>
          <w:szCs w:val="22"/>
          <w:lang w:val="en-US"/>
        </w:rPr>
      </w:pPr>
      <w:r w:rsidRPr="00BB025B">
        <w:rPr>
          <w:lang w:val="en-US"/>
        </w:rPr>
        <w:t>4.3</w:t>
      </w:r>
      <w:r>
        <w:rPr>
          <w:color w:val="auto"/>
          <w:szCs w:val="22"/>
          <w:lang w:val="en-US"/>
        </w:rPr>
        <w:tab/>
      </w:r>
      <w:r w:rsidRPr="00BB025B">
        <w:rPr>
          <w:lang w:val="en-US"/>
        </w:rPr>
        <w:t>Amount used demand nodes</w:t>
      </w:r>
      <w:r>
        <w:tab/>
      </w:r>
      <w:r>
        <w:fldChar w:fldCharType="begin"/>
      </w:r>
      <w:r>
        <w:instrText xml:space="preserve"> PAGEREF _Toc62220774 \h </w:instrText>
      </w:r>
      <w:r>
        <w:fldChar w:fldCharType="separate"/>
      </w:r>
      <w:r>
        <w:t>27</w:t>
      </w:r>
      <w:r>
        <w:fldChar w:fldCharType="end"/>
      </w:r>
    </w:p>
    <w:p w14:paraId="039FFF40" w14:textId="4FA10DB8" w:rsidR="0067763F" w:rsidRDefault="0067763F">
      <w:pPr>
        <w:pStyle w:val="TOC3"/>
        <w:tabs>
          <w:tab w:val="left" w:pos="720"/>
          <w:tab w:val="right" w:leader="dot" w:pos="8716"/>
        </w:tabs>
        <w:rPr>
          <w:noProof/>
          <w:color w:val="auto"/>
          <w:szCs w:val="22"/>
          <w:lang w:val="en-US"/>
        </w:rPr>
      </w:pPr>
      <w:r w:rsidRPr="00BB025B">
        <w:rPr>
          <w:noProof/>
          <w:highlight w:val="green"/>
          <w:lang w:val="en-US"/>
        </w:rPr>
        <w:t>4.3.1</w:t>
      </w:r>
      <w:r>
        <w:rPr>
          <w:noProof/>
          <w:color w:val="auto"/>
          <w:szCs w:val="22"/>
          <w:lang w:val="en-US"/>
        </w:rPr>
        <w:tab/>
      </w:r>
      <w:r w:rsidRPr="00BB025B">
        <w:rPr>
          <w:noProof/>
          <w:highlight w:val="green"/>
          <w:lang w:val="en-US"/>
        </w:rPr>
        <w:t>Daily demand</w:t>
      </w:r>
      <w:r>
        <w:rPr>
          <w:noProof/>
        </w:rPr>
        <w:tab/>
      </w:r>
      <w:r>
        <w:rPr>
          <w:noProof/>
        </w:rPr>
        <w:fldChar w:fldCharType="begin"/>
      </w:r>
      <w:r>
        <w:rPr>
          <w:noProof/>
        </w:rPr>
        <w:instrText xml:space="preserve"> PAGEREF _Toc62220775 \h </w:instrText>
      </w:r>
      <w:r>
        <w:rPr>
          <w:noProof/>
        </w:rPr>
      </w:r>
      <w:r>
        <w:rPr>
          <w:noProof/>
        </w:rPr>
        <w:fldChar w:fldCharType="separate"/>
      </w:r>
      <w:r>
        <w:rPr>
          <w:noProof/>
        </w:rPr>
        <w:t>27</w:t>
      </w:r>
      <w:r>
        <w:rPr>
          <w:noProof/>
        </w:rPr>
        <w:fldChar w:fldCharType="end"/>
      </w:r>
    </w:p>
    <w:p w14:paraId="2C0FE423" w14:textId="3565D535" w:rsidR="0067763F" w:rsidRDefault="0067763F">
      <w:pPr>
        <w:pStyle w:val="TOC3"/>
        <w:tabs>
          <w:tab w:val="left" w:pos="720"/>
          <w:tab w:val="right" w:leader="dot" w:pos="8716"/>
        </w:tabs>
        <w:rPr>
          <w:noProof/>
          <w:color w:val="auto"/>
          <w:szCs w:val="22"/>
          <w:lang w:val="en-US"/>
        </w:rPr>
      </w:pPr>
      <w:r w:rsidRPr="00BB025B">
        <w:rPr>
          <w:noProof/>
          <w:lang w:val="en-US"/>
        </w:rPr>
        <w:t>4.3.2</w:t>
      </w:r>
      <w:r>
        <w:rPr>
          <w:noProof/>
          <w:color w:val="auto"/>
          <w:szCs w:val="22"/>
          <w:lang w:val="en-US"/>
        </w:rPr>
        <w:tab/>
      </w:r>
      <w:r w:rsidRPr="00BB025B">
        <w:rPr>
          <w:noProof/>
          <w:lang w:val="en-US"/>
        </w:rPr>
        <w:t>Consumption</w:t>
      </w:r>
      <w:r>
        <w:rPr>
          <w:noProof/>
        </w:rPr>
        <w:tab/>
      </w:r>
      <w:r>
        <w:rPr>
          <w:noProof/>
        </w:rPr>
        <w:fldChar w:fldCharType="begin"/>
      </w:r>
      <w:r>
        <w:rPr>
          <w:noProof/>
        </w:rPr>
        <w:instrText xml:space="preserve"> PAGEREF _Toc62220776 \h </w:instrText>
      </w:r>
      <w:r>
        <w:rPr>
          <w:noProof/>
        </w:rPr>
      </w:r>
      <w:r>
        <w:rPr>
          <w:noProof/>
        </w:rPr>
        <w:fldChar w:fldCharType="separate"/>
      </w:r>
      <w:r>
        <w:rPr>
          <w:noProof/>
        </w:rPr>
        <w:t>27</w:t>
      </w:r>
      <w:r>
        <w:rPr>
          <w:noProof/>
        </w:rPr>
        <w:fldChar w:fldCharType="end"/>
      </w:r>
    </w:p>
    <w:p w14:paraId="78AFDACB" w14:textId="7CC680CB" w:rsidR="0067763F" w:rsidRDefault="0067763F">
      <w:pPr>
        <w:pStyle w:val="TOC3"/>
        <w:tabs>
          <w:tab w:val="left" w:pos="720"/>
          <w:tab w:val="right" w:leader="dot" w:pos="8716"/>
        </w:tabs>
        <w:rPr>
          <w:noProof/>
          <w:color w:val="auto"/>
          <w:szCs w:val="22"/>
          <w:lang w:val="en-US"/>
        </w:rPr>
      </w:pPr>
      <w:r w:rsidRPr="00BB025B">
        <w:rPr>
          <w:noProof/>
          <w:lang w:val="en-US"/>
        </w:rPr>
        <w:t>4.3.3</w:t>
      </w:r>
      <w:r>
        <w:rPr>
          <w:noProof/>
          <w:color w:val="auto"/>
          <w:szCs w:val="22"/>
          <w:lang w:val="en-US"/>
        </w:rPr>
        <w:tab/>
      </w:r>
      <w:r w:rsidRPr="00BB025B">
        <w:rPr>
          <w:noProof/>
          <w:lang w:val="en-US"/>
        </w:rPr>
        <w:t>Priority date</w:t>
      </w:r>
      <w:r>
        <w:rPr>
          <w:noProof/>
        </w:rPr>
        <w:tab/>
      </w:r>
      <w:r>
        <w:rPr>
          <w:noProof/>
        </w:rPr>
        <w:fldChar w:fldCharType="begin"/>
      </w:r>
      <w:r>
        <w:rPr>
          <w:noProof/>
        </w:rPr>
        <w:instrText xml:space="preserve"> PAGEREF _Toc62220777 \h </w:instrText>
      </w:r>
      <w:r>
        <w:rPr>
          <w:noProof/>
        </w:rPr>
      </w:r>
      <w:r>
        <w:rPr>
          <w:noProof/>
        </w:rPr>
        <w:fldChar w:fldCharType="separate"/>
      </w:r>
      <w:r>
        <w:rPr>
          <w:noProof/>
        </w:rPr>
        <w:t>27</w:t>
      </w:r>
      <w:r>
        <w:rPr>
          <w:noProof/>
        </w:rPr>
        <w:fldChar w:fldCharType="end"/>
      </w:r>
    </w:p>
    <w:p w14:paraId="0D6993E9" w14:textId="2E1009E3" w:rsidR="0067763F" w:rsidRDefault="0067763F">
      <w:pPr>
        <w:pStyle w:val="TOC3"/>
        <w:tabs>
          <w:tab w:val="left" w:pos="720"/>
          <w:tab w:val="right" w:leader="dot" w:pos="8716"/>
        </w:tabs>
        <w:rPr>
          <w:noProof/>
          <w:color w:val="auto"/>
          <w:szCs w:val="22"/>
          <w:lang w:val="en-US"/>
        </w:rPr>
      </w:pPr>
      <w:r w:rsidRPr="00BB025B">
        <w:rPr>
          <w:noProof/>
          <w:lang w:val="en-US"/>
        </w:rPr>
        <w:t>4.3.4</w:t>
      </w:r>
      <w:r>
        <w:rPr>
          <w:noProof/>
          <w:color w:val="auto"/>
          <w:szCs w:val="22"/>
          <w:lang w:val="en-US"/>
        </w:rPr>
        <w:tab/>
      </w:r>
      <w:r w:rsidRPr="00BB025B">
        <w:rPr>
          <w:noProof/>
          <w:lang w:val="en-US"/>
        </w:rPr>
        <w:t>Demand priority</w:t>
      </w:r>
      <w:r>
        <w:rPr>
          <w:noProof/>
        </w:rPr>
        <w:tab/>
      </w:r>
      <w:r>
        <w:rPr>
          <w:noProof/>
        </w:rPr>
        <w:fldChar w:fldCharType="begin"/>
      </w:r>
      <w:r>
        <w:rPr>
          <w:noProof/>
        </w:rPr>
        <w:instrText xml:space="preserve"> PAGEREF _Toc62220778 \h </w:instrText>
      </w:r>
      <w:r>
        <w:rPr>
          <w:noProof/>
        </w:rPr>
      </w:r>
      <w:r>
        <w:rPr>
          <w:noProof/>
        </w:rPr>
        <w:fldChar w:fldCharType="separate"/>
      </w:r>
      <w:r>
        <w:rPr>
          <w:noProof/>
        </w:rPr>
        <w:t>27</w:t>
      </w:r>
      <w:r>
        <w:rPr>
          <w:noProof/>
        </w:rPr>
        <w:fldChar w:fldCharType="end"/>
      </w:r>
    </w:p>
    <w:p w14:paraId="265C165B" w14:textId="43F8FBCA" w:rsidR="0067763F" w:rsidRDefault="0067763F">
      <w:pPr>
        <w:pStyle w:val="TOC1"/>
        <w:tabs>
          <w:tab w:val="left" w:pos="540"/>
          <w:tab w:val="right" w:leader="dot" w:pos="8716"/>
        </w:tabs>
        <w:rPr>
          <w:b w:val="0"/>
          <w:noProof/>
          <w:color w:val="auto"/>
          <w:szCs w:val="22"/>
          <w:lang w:val="en-US"/>
        </w:rPr>
      </w:pPr>
      <w:r w:rsidRPr="00BB025B">
        <w:rPr>
          <w:noProof/>
          <w:lang w:val="en-US"/>
        </w:rPr>
        <w:t>5</w:t>
      </w:r>
      <w:r>
        <w:rPr>
          <w:b w:val="0"/>
          <w:noProof/>
          <w:color w:val="auto"/>
          <w:szCs w:val="22"/>
          <w:lang w:val="en-US"/>
        </w:rPr>
        <w:tab/>
      </w:r>
      <w:r w:rsidRPr="00BB025B">
        <w:rPr>
          <w:noProof/>
          <w:lang w:val="en-US"/>
        </w:rPr>
        <w:t>Key expressions</w:t>
      </w:r>
      <w:r>
        <w:rPr>
          <w:noProof/>
        </w:rPr>
        <w:tab/>
      </w:r>
      <w:r>
        <w:rPr>
          <w:noProof/>
        </w:rPr>
        <w:fldChar w:fldCharType="begin"/>
      </w:r>
      <w:r>
        <w:rPr>
          <w:noProof/>
        </w:rPr>
        <w:instrText xml:space="preserve"> PAGEREF _Toc62220779 \h </w:instrText>
      </w:r>
      <w:r>
        <w:rPr>
          <w:noProof/>
        </w:rPr>
      </w:r>
      <w:r>
        <w:rPr>
          <w:noProof/>
        </w:rPr>
        <w:fldChar w:fldCharType="separate"/>
      </w:r>
      <w:r>
        <w:rPr>
          <w:noProof/>
        </w:rPr>
        <w:t>28</w:t>
      </w:r>
      <w:r>
        <w:rPr>
          <w:noProof/>
        </w:rPr>
        <w:fldChar w:fldCharType="end"/>
      </w:r>
    </w:p>
    <w:p w14:paraId="35D26A31" w14:textId="594CB305" w:rsidR="0067763F" w:rsidRDefault="0067763F">
      <w:pPr>
        <w:pStyle w:val="TOC2"/>
        <w:tabs>
          <w:tab w:val="left" w:pos="540"/>
        </w:tabs>
        <w:rPr>
          <w:color w:val="auto"/>
          <w:szCs w:val="22"/>
          <w:lang w:val="en-US"/>
        </w:rPr>
      </w:pPr>
      <w:r w:rsidRPr="00BB025B">
        <w:rPr>
          <w:highlight w:val="green"/>
          <w:lang w:val="en-US"/>
        </w:rPr>
        <w:t>5.1</w:t>
      </w:r>
      <w:r>
        <w:rPr>
          <w:color w:val="auto"/>
          <w:szCs w:val="22"/>
          <w:lang w:val="en-US"/>
        </w:rPr>
        <w:tab/>
      </w:r>
      <w:r w:rsidRPr="00BB025B">
        <w:rPr>
          <w:highlight w:val="green"/>
          <w:lang w:val="en-US"/>
        </w:rPr>
        <w:t>Sensitivity scenario</w:t>
      </w:r>
      <w:r>
        <w:tab/>
      </w:r>
      <w:r>
        <w:fldChar w:fldCharType="begin"/>
      </w:r>
      <w:r>
        <w:instrText xml:space="preserve"> PAGEREF _Toc62220780 \h </w:instrText>
      </w:r>
      <w:r>
        <w:fldChar w:fldCharType="separate"/>
      </w:r>
      <w:r>
        <w:t>28</w:t>
      </w:r>
      <w:r>
        <w:fldChar w:fldCharType="end"/>
      </w:r>
    </w:p>
    <w:p w14:paraId="64409810" w14:textId="0C62DBB1" w:rsidR="0067763F" w:rsidRDefault="0067763F">
      <w:pPr>
        <w:pStyle w:val="TOC2"/>
        <w:tabs>
          <w:tab w:val="left" w:pos="540"/>
        </w:tabs>
        <w:rPr>
          <w:color w:val="auto"/>
          <w:szCs w:val="22"/>
          <w:lang w:val="en-US"/>
        </w:rPr>
      </w:pPr>
      <w:r w:rsidRPr="00BB025B">
        <w:rPr>
          <w:highlight w:val="cyan"/>
          <w:lang w:val="en-US"/>
        </w:rPr>
        <w:t>5.2</w:t>
      </w:r>
      <w:r>
        <w:rPr>
          <w:color w:val="auto"/>
          <w:szCs w:val="22"/>
          <w:lang w:val="en-US"/>
        </w:rPr>
        <w:tab/>
      </w:r>
      <w:r w:rsidRPr="00BB025B">
        <w:rPr>
          <w:highlight w:val="green"/>
          <w:lang w:val="en-US"/>
        </w:rPr>
        <w:t xml:space="preserve">Instream flow target </w:t>
      </w:r>
      <w:r w:rsidRPr="00BB025B">
        <w:rPr>
          <w:highlight w:val="cyan"/>
          <w:lang w:val="en-US"/>
        </w:rPr>
        <w:t>scenario</w:t>
      </w:r>
      <w:r>
        <w:tab/>
      </w:r>
      <w:r>
        <w:fldChar w:fldCharType="begin"/>
      </w:r>
      <w:r>
        <w:instrText xml:space="preserve"> PAGEREF _Toc62220781 \h </w:instrText>
      </w:r>
      <w:r>
        <w:fldChar w:fldCharType="separate"/>
      </w:r>
      <w:r>
        <w:t>28</w:t>
      </w:r>
      <w:r>
        <w:fldChar w:fldCharType="end"/>
      </w:r>
    </w:p>
    <w:p w14:paraId="1D169BD8" w14:textId="5AE6AD99" w:rsidR="0067763F" w:rsidRDefault="0067763F">
      <w:pPr>
        <w:pStyle w:val="TOC2"/>
        <w:tabs>
          <w:tab w:val="left" w:pos="540"/>
        </w:tabs>
        <w:rPr>
          <w:color w:val="auto"/>
          <w:szCs w:val="22"/>
          <w:lang w:val="en-US"/>
        </w:rPr>
      </w:pPr>
      <w:r w:rsidRPr="00BB025B">
        <w:rPr>
          <w:lang w:val="en-US"/>
        </w:rPr>
        <w:t>5.3</w:t>
      </w:r>
      <w:r>
        <w:rPr>
          <w:color w:val="auto"/>
          <w:szCs w:val="22"/>
          <w:lang w:val="en-US"/>
        </w:rPr>
        <w:tab/>
      </w:r>
      <w:r w:rsidRPr="00BB025B">
        <w:rPr>
          <w:lang w:val="en-US"/>
        </w:rPr>
        <w:t>Cannabis demand fraction</w:t>
      </w:r>
      <w:r>
        <w:tab/>
      </w:r>
      <w:r>
        <w:fldChar w:fldCharType="begin"/>
      </w:r>
      <w:r>
        <w:instrText xml:space="preserve"> PAGEREF _Toc62220782 \h </w:instrText>
      </w:r>
      <w:r>
        <w:fldChar w:fldCharType="separate"/>
      </w:r>
      <w:r>
        <w:t>29</w:t>
      </w:r>
      <w:r>
        <w:fldChar w:fldCharType="end"/>
      </w:r>
    </w:p>
    <w:p w14:paraId="076574E1" w14:textId="3802880F" w:rsidR="0067763F" w:rsidRDefault="0067763F">
      <w:pPr>
        <w:pStyle w:val="TOC2"/>
        <w:tabs>
          <w:tab w:val="left" w:pos="540"/>
        </w:tabs>
        <w:rPr>
          <w:color w:val="auto"/>
          <w:szCs w:val="22"/>
          <w:lang w:val="en-US"/>
        </w:rPr>
      </w:pPr>
      <w:r w:rsidRPr="00BB025B">
        <w:rPr>
          <w:lang w:val="en-US"/>
        </w:rPr>
        <w:t>5.4</w:t>
      </w:r>
      <w:r>
        <w:rPr>
          <w:color w:val="auto"/>
          <w:szCs w:val="22"/>
          <w:lang w:val="en-US"/>
        </w:rPr>
        <w:tab/>
      </w:r>
      <w:r w:rsidRPr="00BB025B">
        <w:rPr>
          <w:lang w:val="en-US"/>
        </w:rPr>
        <w:t>eWRIMS demand fraction</w:t>
      </w:r>
      <w:r>
        <w:tab/>
      </w:r>
      <w:r>
        <w:fldChar w:fldCharType="begin"/>
      </w:r>
      <w:r>
        <w:instrText xml:space="preserve"> PAGEREF _Toc62220783 \h </w:instrText>
      </w:r>
      <w:r>
        <w:fldChar w:fldCharType="separate"/>
      </w:r>
      <w:r>
        <w:t>30</w:t>
      </w:r>
      <w:r>
        <w:fldChar w:fldCharType="end"/>
      </w:r>
    </w:p>
    <w:p w14:paraId="5A41932F" w14:textId="32D7B0CE" w:rsidR="0067763F" w:rsidRDefault="0067763F">
      <w:pPr>
        <w:pStyle w:val="TOC2"/>
        <w:tabs>
          <w:tab w:val="left" w:pos="540"/>
        </w:tabs>
        <w:rPr>
          <w:color w:val="auto"/>
          <w:szCs w:val="22"/>
          <w:lang w:val="en-US"/>
        </w:rPr>
      </w:pPr>
      <w:r w:rsidRPr="00BB025B">
        <w:rPr>
          <w:lang w:val="en-US"/>
        </w:rPr>
        <w:lastRenderedPageBreak/>
        <w:t>5.5</w:t>
      </w:r>
      <w:r>
        <w:rPr>
          <w:color w:val="auto"/>
          <w:szCs w:val="22"/>
          <w:lang w:val="en-US"/>
        </w:rPr>
        <w:tab/>
      </w:r>
      <w:r w:rsidRPr="00BB025B">
        <w:rPr>
          <w:lang w:val="en-US"/>
        </w:rPr>
        <w:t>eWRIMS demand scenario</w:t>
      </w:r>
      <w:r>
        <w:tab/>
      </w:r>
      <w:r>
        <w:fldChar w:fldCharType="begin"/>
      </w:r>
      <w:r>
        <w:instrText xml:space="preserve"> PAGEREF _Toc62220784 \h </w:instrText>
      </w:r>
      <w:r>
        <w:fldChar w:fldCharType="separate"/>
      </w:r>
      <w:r>
        <w:t>30</w:t>
      </w:r>
      <w:r>
        <w:fldChar w:fldCharType="end"/>
      </w:r>
    </w:p>
    <w:p w14:paraId="20B85BCD" w14:textId="3A166695" w:rsidR="0067763F" w:rsidRDefault="0067763F">
      <w:pPr>
        <w:pStyle w:val="TOC2"/>
        <w:tabs>
          <w:tab w:val="left" w:pos="540"/>
        </w:tabs>
        <w:rPr>
          <w:color w:val="auto"/>
          <w:szCs w:val="22"/>
          <w:lang w:val="en-US"/>
        </w:rPr>
      </w:pPr>
      <w:r w:rsidRPr="00BB025B">
        <w:rPr>
          <w:highlight w:val="green"/>
          <w:lang w:val="en-US"/>
        </w:rPr>
        <w:t>5.6</w:t>
      </w:r>
      <w:r>
        <w:rPr>
          <w:color w:val="auto"/>
          <w:szCs w:val="22"/>
          <w:lang w:val="en-US"/>
        </w:rPr>
        <w:tab/>
      </w:r>
      <w:r w:rsidRPr="00BB025B">
        <w:rPr>
          <w:highlight w:val="green"/>
          <w:lang w:val="en-US"/>
        </w:rPr>
        <w:t>Percent of flow</w:t>
      </w:r>
      <w:r>
        <w:tab/>
      </w:r>
      <w:r>
        <w:fldChar w:fldCharType="begin"/>
      </w:r>
      <w:r>
        <w:instrText xml:space="preserve"> PAGEREF _Toc62220785 \h </w:instrText>
      </w:r>
      <w:r>
        <w:fldChar w:fldCharType="separate"/>
      </w:r>
      <w:r>
        <w:t>30</w:t>
      </w:r>
      <w:r>
        <w:fldChar w:fldCharType="end"/>
      </w:r>
    </w:p>
    <w:p w14:paraId="5BA68643" w14:textId="642F7BCD" w:rsidR="0067763F" w:rsidRDefault="0067763F">
      <w:pPr>
        <w:pStyle w:val="TOC2"/>
        <w:tabs>
          <w:tab w:val="left" w:pos="540"/>
        </w:tabs>
        <w:rPr>
          <w:color w:val="auto"/>
          <w:szCs w:val="22"/>
          <w:lang w:val="en-US"/>
        </w:rPr>
      </w:pPr>
      <w:r w:rsidRPr="00BB025B">
        <w:rPr>
          <w:highlight w:val="cyan"/>
          <w:lang w:val="en-US"/>
        </w:rPr>
        <w:t>5.7</w:t>
      </w:r>
      <w:r>
        <w:rPr>
          <w:color w:val="auto"/>
          <w:szCs w:val="22"/>
          <w:lang w:val="en-US"/>
        </w:rPr>
        <w:tab/>
      </w:r>
      <w:r w:rsidRPr="00BB025B">
        <w:rPr>
          <w:highlight w:val="green"/>
          <w:lang w:val="en-US"/>
        </w:rPr>
        <w:t xml:space="preserve">Water month </w:t>
      </w:r>
      <w:r w:rsidRPr="00BB025B">
        <w:rPr>
          <w:highlight w:val="cyan"/>
          <w:lang w:val="en-US"/>
        </w:rPr>
        <w:t>type</w:t>
      </w:r>
      <w:r>
        <w:tab/>
      </w:r>
      <w:r>
        <w:fldChar w:fldCharType="begin"/>
      </w:r>
      <w:r>
        <w:instrText xml:space="preserve"> PAGEREF _Toc62220786 \h </w:instrText>
      </w:r>
      <w:r>
        <w:fldChar w:fldCharType="separate"/>
      </w:r>
      <w:r>
        <w:t>31</w:t>
      </w:r>
      <w:r>
        <w:fldChar w:fldCharType="end"/>
      </w:r>
    </w:p>
    <w:p w14:paraId="1E799A6C" w14:textId="77174FA3" w:rsidR="0067763F" w:rsidRDefault="0067763F">
      <w:pPr>
        <w:pStyle w:val="TOC2"/>
        <w:tabs>
          <w:tab w:val="left" w:pos="540"/>
        </w:tabs>
        <w:rPr>
          <w:color w:val="auto"/>
          <w:szCs w:val="22"/>
          <w:lang w:val="en-US"/>
        </w:rPr>
      </w:pPr>
      <w:r w:rsidRPr="00BB025B">
        <w:rPr>
          <w:highlight w:val="cyan"/>
          <w:lang w:val="en-US"/>
        </w:rPr>
        <w:t>5.8</w:t>
      </w:r>
      <w:r>
        <w:rPr>
          <w:color w:val="auto"/>
          <w:szCs w:val="22"/>
          <w:lang w:val="en-US"/>
        </w:rPr>
        <w:tab/>
      </w:r>
      <w:r w:rsidRPr="00BB025B">
        <w:rPr>
          <w:highlight w:val="green"/>
          <w:lang w:val="en-US"/>
        </w:rPr>
        <w:t xml:space="preserve">Water year type </w:t>
      </w:r>
      <w:r w:rsidRPr="00BB025B">
        <w:rPr>
          <w:highlight w:val="cyan"/>
          <w:lang w:val="en-US"/>
        </w:rPr>
        <w:t>(inactive as of Jan 2021)</w:t>
      </w:r>
      <w:r>
        <w:tab/>
      </w:r>
      <w:r>
        <w:fldChar w:fldCharType="begin"/>
      </w:r>
      <w:r>
        <w:instrText xml:space="preserve"> PAGEREF _Toc62220787 \h </w:instrText>
      </w:r>
      <w:r>
        <w:fldChar w:fldCharType="separate"/>
      </w:r>
      <w:r>
        <w:t>31</w:t>
      </w:r>
      <w:r>
        <w:fldChar w:fldCharType="end"/>
      </w:r>
    </w:p>
    <w:p w14:paraId="3A25F228" w14:textId="7CF52347" w:rsidR="0067763F" w:rsidRDefault="0067763F">
      <w:pPr>
        <w:pStyle w:val="TOC2"/>
        <w:tabs>
          <w:tab w:val="left" w:pos="540"/>
        </w:tabs>
        <w:rPr>
          <w:color w:val="auto"/>
          <w:szCs w:val="22"/>
          <w:lang w:val="en-US"/>
        </w:rPr>
      </w:pPr>
      <w:r w:rsidRPr="00BB025B">
        <w:rPr>
          <w:lang w:val="en-US"/>
        </w:rPr>
        <w:t>5.9</w:t>
      </w:r>
      <w:r>
        <w:rPr>
          <w:color w:val="auto"/>
          <w:szCs w:val="22"/>
          <w:lang w:val="en-US"/>
        </w:rPr>
        <w:tab/>
      </w:r>
      <w:r w:rsidRPr="00BB025B">
        <w:rPr>
          <w:lang w:val="en-US"/>
        </w:rPr>
        <w:t>Unpermitted priority</w:t>
      </w:r>
      <w:r>
        <w:tab/>
      </w:r>
      <w:r>
        <w:fldChar w:fldCharType="begin"/>
      </w:r>
      <w:r>
        <w:instrText xml:space="preserve"> PAGEREF _Toc62220788 \h </w:instrText>
      </w:r>
      <w:r>
        <w:fldChar w:fldCharType="separate"/>
      </w:r>
      <w:r>
        <w:t>32</w:t>
      </w:r>
      <w:r>
        <w:fldChar w:fldCharType="end"/>
      </w:r>
    </w:p>
    <w:p w14:paraId="5CC7C8F6" w14:textId="7F782696" w:rsidR="0067763F" w:rsidRDefault="0067763F">
      <w:pPr>
        <w:pStyle w:val="TOC2"/>
        <w:tabs>
          <w:tab w:val="left" w:pos="720"/>
        </w:tabs>
        <w:rPr>
          <w:color w:val="auto"/>
          <w:szCs w:val="22"/>
          <w:lang w:val="en-US"/>
        </w:rPr>
      </w:pPr>
      <w:r w:rsidRPr="00BB025B">
        <w:rPr>
          <w:lang w:val="en-US"/>
        </w:rPr>
        <w:t>5.10</w:t>
      </w:r>
      <w:r>
        <w:rPr>
          <w:color w:val="auto"/>
          <w:szCs w:val="22"/>
          <w:lang w:val="en-US"/>
        </w:rPr>
        <w:tab/>
      </w:r>
      <w:r w:rsidRPr="00BB025B">
        <w:rPr>
          <w:lang w:val="en-US"/>
        </w:rPr>
        <w:t>Flow requirement priority</w:t>
      </w:r>
      <w:r>
        <w:tab/>
      </w:r>
      <w:r>
        <w:fldChar w:fldCharType="begin"/>
      </w:r>
      <w:r>
        <w:instrText xml:space="preserve"> PAGEREF _Toc62220789 \h </w:instrText>
      </w:r>
      <w:r>
        <w:fldChar w:fldCharType="separate"/>
      </w:r>
      <w:r>
        <w:t>32</w:t>
      </w:r>
      <w:r>
        <w:fldChar w:fldCharType="end"/>
      </w:r>
    </w:p>
    <w:p w14:paraId="77757CCD" w14:textId="048F5C98" w:rsidR="0067763F" w:rsidRDefault="0067763F">
      <w:pPr>
        <w:pStyle w:val="TOC2"/>
        <w:tabs>
          <w:tab w:val="left" w:pos="720"/>
        </w:tabs>
        <w:rPr>
          <w:color w:val="auto"/>
          <w:szCs w:val="22"/>
          <w:lang w:val="en-US"/>
        </w:rPr>
      </w:pPr>
      <w:r w:rsidRPr="00BB025B">
        <w:rPr>
          <w:lang w:val="en-US"/>
        </w:rPr>
        <w:t>5.11</w:t>
      </w:r>
      <w:r>
        <w:rPr>
          <w:color w:val="auto"/>
          <w:szCs w:val="22"/>
          <w:lang w:val="en-US"/>
        </w:rPr>
        <w:tab/>
      </w:r>
      <w:r w:rsidRPr="00BB025B">
        <w:rPr>
          <w:lang w:val="en-US"/>
        </w:rPr>
        <w:t>Priority date trigger</w:t>
      </w:r>
      <w:r>
        <w:tab/>
      </w:r>
      <w:r>
        <w:fldChar w:fldCharType="begin"/>
      </w:r>
      <w:r>
        <w:instrText xml:space="preserve"> PAGEREF _Toc62220790 \h </w:instrText>
      </w:r>
      <w:r>
        <w:fldChar w:fldCharType="separate"/>
      </w:r>
      <w:r>
        <w:t>32</w:t>
      </w:r>
      <w:r>
        <w:fldChar w:fldCharType="end"/>
      </w:r>
    </w:p>
    <w:p w14:paraId="7141B2D7" w14:textId="57D7060F" w:rsidR="0067763F" w:rsidRDefault="0067763F">
      <w:pPr>
        <w:pStyle w:val="TOC2"/>
        <w:tabs>
          <w:tab w:val="left" w:pos="720"/>
        </w:tabs>
        <w:rPr>
          <w:color w:val="auto"/>
          <w:szCs w:val="22"/>
          <w:lang w:val="en-US"/>
        </w:rPr>
      </w:pPr>
      <w:r w:rsidRPr="00BB025B">
        <w:rPr>
          <w:lang w:val="en-US"/>
        </w:rPr>
        <w:t>5.12</w:t>
      </w:r>
      <w:r>
        <w:rPr>
          <w:color w:val="auto"/>
          <w:szCs w:val="22"/>
          <w:lang w:val="en-US"/>
        </w:rPr>
        <w:tab/>
      </w:r>
      <w:r w:rsidRPr="00BB025B">
        <w:rPr>
          <w:lang w:val="en-US"/>
        </w:rPr>
        <w:t>Use type distribution orders (inactive as of Jan 2021)</w:t>
      </w:r>
      <w:r>
        <w:tab/>
      </w:r>
      <w:r>
        <w:fldChar w:fldCharType="begin"/>
      </w:r>
      <w:r>
        <w:instrText xml:space="preserve"> PAGEREF _Toc62220791 \h </w:instrText>
      </w:r>
      <w:r>
        <w:fldChar w:fldCharType="separate"/>
      </w:r>
      <w:r>
        <w:t>33</w:t>
      </w:r>
      <w:r>
        <w:fldChar w:fldCharType="end"/>
      </w:r>
    </w:p>
    <w:p w14:paraId="0076D161" w14:textId="6CC00634" w:rsidR="0067763F" w:rsidRDefault="0067763F">
      <w:pPr>
        <w:pStyle w:val="TOC2"/>
        <w:tabs>
          <w:tab w:val="left" w:pos="720"/>
        </w:tabs>
        <w:rPr>
          <w:color w:val="auto"/>
          <w:szCs w:val="22"/>
          <w:lang w:val="en-US"/>
        </w:rPr>
      </w:pPr>
      <w:r w:rsidRPr="00BB025B">
        <w:rPr>
          <w:highlight w:val="green"/>
          <w:lang w:val="en-US"/>
        </w:rPr>
        <w:t>5.13</w:t>
      </w:r>
      <w:r>
        <w:rPr>
          <w:color w:val="auto"/>
          <w:szCs w:val="22"/>
          <w:lang w:val="en-US"/>
        </w:rPr>
        <w:tab/>
      </w:r>
      <w:r w:rsidRPr="00BB025B">
        <w:rPr>
          <w:highlight w:val="green"/>
          <w:lang w:val="en-US"/>
        </w:rPr>
        <w:t>eWRIMS Storage Toggle</w:t>
      </w:r>
      <w:r>
        <w:tab/>
      </w:r>
      <w:r>
        <w:fldChar w:fldCharType="begin"/>
      </w:r>
      <w:r>
        <w:instrText xml:space="preserve"> PAGEREF _Toc62220792 \h </w:instrText>
      </w:r>
      <w:r>
        <w:fldChar w:fldCharType="separate"/>
      </w:r>
      <w:r>
        <w:t>33</w:t>
      </w:r>
      <w:r>
        <w:fldChar w:fldCharType="end"/>
      </w:r>
    </w:p>
    <w:p w14:paraId="694B1FAC" w14:textId="4D9529F0" w:rsidR="0067763F" w:rsidRDefault="0067763F">
      <w:pPr>
        <w:pStyle w:val="TOC2"/>
        <w:tabs>
          <w:tab w:val="left" w:pos="720"/>
        </w:tabs>
        <w:rPr>
          <w:color w:val="auto"/>
          <w:szCs w:val="22"/>
          <w:lang w:val="en-US"/>
        </w:rPr>
      </w:pPr>
      <w:r w:rsidRPr="00BB025B">
        <w:rPr>
          <w:highlight w:val="green"/>
          <w:lang w:val="en-US"/>
        </w:rPr>
        <w:t>5.14</w:t>
      </w:r>
      <w:r>
        <w:rPr>
          <w:color w:val="auto"/>
          <w:szCs w:val="22"/>
          <w:lang w:val="en-US"/>
        </w:rPr>
        <w:tab/>
      </w:r>
      <w:r w:rsidRPr="00BB025B">
        <w:rPr>
          <w:highlight w:val="green"/>
          <w:lang w:val="en-US"/>
        </w:rPr>
        <w:t>Cannabis Storage Toggles</w:t>
      </w:r>
      <w:r>
        <w:tab/>
      </w:r>
      <w:r>
        <w:fldChar w:fldCharType="begin"/>
      </w:r>
      <w:r>
        <w:instrText xml:space="preserve"> PAGEREF _Toc62220793 \h </w:instrText>
      </w:r>
      <w:r>
        <w:fldChar w:fldCharType="separate"/>
      </w:r>
      <w:r>
        <w:t>33</w:t>
      </w:r>
      <w:r>
        <w:fldChar w:fldCharType="end"/>
      </w:r>
    </w:p>
    <w:p w14:paraId="020AF47D" w14:textId="74026DC8" w:rsidR="0067763F" w:rsidRDefault="0067763F">
      <w:pPr>
        <w:pStyle w:val="TOC1"/>
        <w:tabs>
          <w:tab w:val="left" w:pos="540"/>
          <w:tab w:val="right" w:leader="dot" w:pos="8716"/>
        </w:tabs>
        <w:rPr>
          <w:b w:val="0"/>
          <w:noProof/>
          <w:color w:val="auto"/>
          <w:szCs w:val="22"/>
          <w:lang w:val="en-US"/>
        </w:rPr>
      </w:pPr>
      <w:r w:rsidRPr="00BB025B">
        <w:rPr>
          <w:noProof/>
          <w:lang w:val="en-US"/>
        </w:rPr>
        <w:t>6</w:t>
      </w:r>
      <w:r>
        <w:rPr>
          <w:b w:val="0"/>
          <w:noProof/>
          <w:color w:val="auto"/>
          <w:szCs w:val="22"/>
          <w:lang w:val="en-US"/>
        </w:rPr>
        <w:tab/>
      </w:r>
      <w:r w:rsidRPr="00BB025B">
        <w:rPr>
          <w:noProof/>
          <w:lang w:val="en-US"/>
        </w:rPr>
        <w:t>Model Results</w:t>
      </w:r>
      <w:r>
        <w:rPr>
          <w:noProof/>
        </w:rPr>
        <w:tab/>
      </w:r>
      <w:r>
        <w:rPr>
          <w:noProof/>
        </w:rPr>
        <w:fldChar w:fldCharType="begin"/>
      </w:r>
      <w:r>
        <w:rPr>
          <w:noProof/>
        </w:rPr>
        <w:instrText xml:space="preserve"> PAGEREF _Toc62220794 \h </w:instrText>
      </w:r>
      <w:r>
        <w:rPr>
          <w:noProof/>
        </w:rPr>
      </w:r>
      <w:r>
        <w:rPr>
          <w:noProof/>
        </w:rPr>
        <w:fldChar w:fldCharType="separate"/>
      </w:r>
      <w:r>
        <w:rPr>
          <w:noProof/>
        </w:rPr>
        <w:t>35</w:t>
      </w:r>
      <w:r>
        <w:rPr>
          <w:noProof/>
        </w:rPr>
        <w:fldChar w:fldCharType="end"/>
      </w:r>
    </w:p>
    <w:p w14:paraId="795206AB" w14:textId="7C308555" w:rsidR="0067763F" w:rsidRDefault="0067763F">
      <w:pPr>
        <w:pStyle w:val="TOC2"/>
        <w:tabs>
          <w:tab w:val="left" w:pos="540"/>
        </w:tabs>
        <w:rPr>
          <w:color w:val="auto"/>
          <w:szCs w:val="22"/>
          <w:lang w:val="en-US"/>
        </w:rPr>
      </w:pPr>
      <w:r w:rsidRPr="00BB025B">
        <w:rPr>
          <w:lang w:val="en-US"/>
        </w:rPr>
        <w:t>6.1</w:t>
      </w:r>
      <w:r>
        <w:rPr>
          <w:color w:val="auto"/>
          <w:szCs w:val="22"/>
          <w:lang w:val="en-US"/>
        </w:rPr>
        <w:tab/>
      </w:r>
      <w:r w:rsidRPr="00BB025B">
        <w:rPr>
          <w:lang w:val="en-US"/>
        </w:rPr>
        <w:t>Diverted total results</w:t>
      </w:r>
      <w:r>
        <w:tab/>
      </w:r>
      <w:r>
        <w:fldChar w:fldCharType="begin"/>
      </w:r>
      <w:r>
        <w:instrText xml:space="preserve"> PAGEREF _Toc62220795 \h </w:instrText>
      </w:r>
      <w:r>
        <w:fldChar w:fldCharType="separate"/>
      </w:r>
      <w:r>
        <w:t>35</w:t>
      </w:r>
      <w:r>
        <w:fldChar w:fldCharType="end"/>
      </w:r>
    </w:p>
    <w:p w14:paraId="5AD6D538" w14:textId="03E6C235" w:rsidR="0067763F" w:rsidRDefault="0067763F">
      <w:pPr>
        <w:pStyle w:val="TOC2"/>
        <w:tabs>
          <w:tab w:val="left" w:pos="540"/>
        </w:tabs>
        <w:rPr>
          <w:color w:val="auto"/>
          <w:szCs w:val="22"/>
          <w:lang w:val="en-US"/>
        </w:rPr>
      </w:pPr>
      <w:r w:rsidRPr="00BB025B">
        <w:rPr>
          <w:lang w:val="en-US"/>
        </w:rPr>
        <w:t>6.2</w:t>
      </w:r>
      <w:r>
        <w:rPr>
          <w:color w:val="auto"/>
          <w:szCs w:val="22"/>
          <w:lang w:val="en-US"/>
        </w:rPr>
        <w:tab/>
      </w:r>
      <w:r w:rsidRPr="00BB025B">
        <w:rPr>
          <w:lang w:val="en-US"/>
        </w:rPr>
        <w:t>Model Tagsn</w:t>
      </w:r>
      <w:r>
        <w:tab/>
      </w:r>
      <w:r>
        <w:fldChar w:fldCharType="begin"/>
      </w:r>
      <w:r>
        <w:instrText xml:space="preserve"> PAGEREF _Toc62220796 \h </w:instrText>
      </w:r>
      <w:r>
        <w:fldChar w:fldCharType="separate"/>
      </w:r>
      <w:r>
        <w:t>36</w:t>
      </w:r>
      <w:r>
        <w:fldChar w:fldCharType="end"/>
      </w:r>
    </w:p>
    <w:p w14:paraId="7EBEA2ED" w14:textId="38368D06" w:rsidR="0067763F" w:rsidRDefault="0067763F">
      <w:pPr>
        <w:pStyle w:val="TOC1"/>
        <w:tabs>
          <w:tab w:val="left" w:pos="540"/>
          <w:tab w:val="right" w:leader="dot" w:pos="8716"/>
        </w:tabs>
        <w:rPr>
          <w:b w:val="0"/>
          <w:noProof/>
          <w:color w:val="auto"/>
          <w:szCs w:val="22"/>
          <w:lang w:val="en-US"/>
        </w:rPr>
      </w:pPr>
      <w:r w:rsidRPr="00BB025B">
        <w:rPr>
          <w:noProof/>
          <w:lang w:val="en-US"/>
        </w:rPr>
        <w:t>7</w:t>
      </w:r>
      <w:r>
        <w:rPr>
          <w:b w:val="0"/>
          <w:noProof/>
          <w:color w:val="auto"/>
          <w:szCs w:val="22"/>
          <w:lang w:val="en-US"/>
        </w:rPr>
        <w:tab/>
      </w:r>
      <w:r w:rsidRPr="00BB025B">
        <w:rPr>
          <w:noProof/>
          <w:lang w:val="en-US"/>
        </w:rPr>
        <w:t>Water Use Report</w:t>
      </w:r>
      <w:r>
        <w:rPr>
          <w:noProof/>
        </w:rPr>
        <w:tab/>
      </w:r>
      <w:r>
        <w:rPr>
          <w:noProof/>
        </w:rPr>
        <w:fldChar w:fldCharType="begin"/>
      </w:r>
      <w:r>
        <w:rPr>
          <w:noProof/>
        </w:rPr>
        <w:instrText xml:space="preserve"> PAGEREF _Toc62220797 \h </w:instrText>
      </w:r>
      <w:r>
        <w:rPr>
          <w:noProof/>
        </w:rPr>
      </w:r>
      <w:r>
        <w:rPr>
          <w:noProof/>
        </w:rPr>
        <w:fldChar w:fldCharType="separate"/>
      </w:r>
      <w:r>
        <w:rPr>
          <w:noProof/>
        </w:rPr>
        <w:t>37</w:t>
      </w:r>
      <w:r>
        <w:rPr>
          <w:noProof/>
        </w:rPr>
        <w:fldChar w:fldCharType="end"/>
      </w:r>
    </w:p>
    <w:p w14:paraId="727D5947" w14:textId="27607F62" w:rsidR="0067763F" w:rsidRDefault="0067763F">
      <w:pPr>
        <w:pStyle w:val="TOC2"/>
        <w:tabs>
          <w:tab w:val="left" w:pos="540"/>
        </w:tabs>
        <w:rPr>
          <w:color w:val="auto"/>
          <w:szCs w:val="22"/>
          <w:lang w:val="en-US"/>
        </w:rPr>
      </w:pPr>
      <w:r w:rsidRPr="00BB025B">
        <w:rPr>
          <w:lang w:val="en-US"/>
        </w:rPr>
        <w:t>7.1</w:t>
      </w:r>
      <w:r>
        <w:rPr>
          <w:color w:val="auto"/>
          <w:szCs w:val="22"/>
          <w:lang w:val="en-US"/>
        </w:rPr>
        <w:tab/>
      </w:r>
      <w:r w:rsidRPr="00BB025B">
        <w:rPr>
          <w:lang w:val="en-US"/>
        </w:rPr>
        <w:t>Introduction</w:t>
      </w:r>
      <w:r>
        <w:tab/>
      </w:r>
      <w:r>
        <w:fldChar w:fldCharType="begin"/>
      </w:r>
      <w:r>
        <w:instrText xml:space="preserve"> PAGEREF _Toc62220798 \h </w:instrText>
      </w:r>
      <w:r>
        <w:fldChar w:fldCharType="separate"/>
      </w:r>
      <w:r>
        <w:t>39</w:t>
      </w:r>
      <w:r>
        <w:fldChar w:fldCharType="end"/>
      </w:r>
    </w:p>
    <w:p w14:paraId="4DD6EA4F" w14:textId="145A4884" w:rsidR="0067763F" w:rsidRDefault="0067763F">
      <w:pPr>
        <w:pStyle w:val="TOC3"/>
        <w:tabs>
          <w:tab w:val="left" w:pos="720"/>
          <w:tab w:val="right" w:leader="dot" w:pos="8716"/>
        </w:tabs>
        <w:rPr>
          <w:noProof/>
          <w:color w:val="auto"/>
          <w:szCs w:val="22"/>
          <w:lang w:val="en-US"/>
        </w:rPr>
      </w:pPr>
      <w:r w:rsidRPr="00BB025B">
        <w:rPr>
          <w:noProof/>
          <w:lang w:val="en-US"/>
        </w:rPr>
        <w:t>7.1.1</w:t>
      </w:r>
      <w:r>
        <w:rPr>
          <w:noProof/>
          <w:color w:val="auto"/>
          <w:szCs w:val="22"/>
          <w:lang w:val="en-US"/>
        </w:rPr>
        <w:tab/>
      </w:r>
      <w:r w:rsidRPr="00BB025B">
        <w:rPr>
          <w:noProof/>
          <w:lang w:val="en-US"/>
        </w:rPr>
        <w:t>Background</w:t>
      </w:r>
      <w:r>
        <w:rPr>
          <w:noProof/>
        </w:rPr>
        <w:tab/>
      </w:r>
      <w:r>
        <w:rPr>
          <w:noProof/>
        </w:rPr>
        <w:fldChar w:fldCharType="begin"/>
      </w:r>
      <w:r>
        <w:rPr>
          <w:noProof/>
        </w:rPr>
        <w:instrText xml:space="preserve"> PAGEREF _Toc62220799 \h </w:instrText>
      </w:r>
      <w:r>
        <w:rPr>
          <w:noProof/>
        </w:rPr>
      </w:r>
      <w:r>
        <w:rPr>
          <w:noProof/>
        </w:rPr>
        <w:fldChar w:fldCharType="separate"/>
      </w:r>
      <w:r>
        <w:rPr>
          <w:noProof/>
        </w:rPr>
        <w:t>40</w:t>
      </w:r>
      <w:r>
        <w:rPr>
          <w:noProof/>
        </w:rPr>
        <w:fldChar w:fldCharType="end"/>
      </w:r>
    </w:p>
    <w:p w14:paraId="48E7B9BB" w14:textId="31A918D1" w:rsidR="0067763F" w:rsidRDefault="0067763F">
      <w:pPr>
        <w:pStyle w:val="TOC2"/>
        <w:tabs>
          <w:tab w:val="left" w:pos="540"/>
        </w:tabs>
        <w:rPr>
          <w:color w:val="auto"/>
          <w:szCs w:val="22"/>
          <w:lang w:val="en-US"/>
        </w:rPr>
      </w:pPr>
      <w:r w:rsidRPr="00BB025B">
        <w:rPr>
          <w:lang w:val="en-US"/>
        </w:rPr>
        <w:t>7.2</w:t>
      </w:r>
      <w:r>
        <w:rPr>
          <w:color w:val="auto"/>
          <w:szCs w:val="22"/>
          <w:lang w:val="en-US"/>
        </w:rPr>
        <w:tab/>
      </w:r>
      <w:r w:rsidRPr="00BB025B">
        <w:rPr>
          <w:lang w:val="en-US"/>
        </w:rPr>
        <w:t>Simulation scenarios</w:t>
      </w:r>
      <w:r>
        <w:tab/>
      </w:r>
      <w:r>
        <w:fldChar w:fldCharType="begin"/>
      </w:r>
      <w:r>
        <w:instrText xml:space="preserve"> PAGEREF _Toc62220800 \h </w:instrText>
      </w:r>
      <w:r>
        <w:fldChar w:fldCharType="separate"/>
      </w:r>
      <w:r>
        <w:t>42</w:t>
      </w:r>
      <w:r>
        <w:fldChar w:fldCharType="end"/>
      </w:r>
    </w:p>
    <w:p w14:paraId="7CCD1D63" w14:textId="0894B788" w:rsidR="0067763F" w:rsidRDefault="0067763F">
      <w:pPr>
        <w:pStyle w:val="TOC2"/>
        <w:tabs>
          <w:tab w:val="left" w:pos="540"/>
        </w:tabs>
        <w:rPr>
          <w:color w:val="auto"/>
          <w:szCs w:val="22"/>
          <w:lang w:val="en-US"/>
        </w:rPr>
      </w:pPr>
      <w:r w:rsidRPr="00BB025B">
        <w:rPr>
          <w:lang w:val="en-US"/>
        </w:rPr>
        <w:t>7.3</w:t>
      </w:r>
      <w:r>
        <w:rPr>
          <w:color w:val="auto"/>
          <w:szCs w:val="22"/>
          <w:lang w:val="en-US"/>
        </w:rPr>
        <w:tab/>
      </w:r>
      <w:r w:rsidRPr="00BB025B">
        <w:rPr>
          <w:lang w:val="en-US"/>
        </w:rPr>
        <w:t>eWRIMS applications demand estimates</w:t>
      </w:r>
      <w:r>
        <w:tab/>
      </w:r>
      <w:r>
        <w:fldChar w:fldCharType="begin"/>
      </w:r>
      <w:r>
        <w:instrText xml:space="preserve"> PAGEREF _Toc62220801 \h </w:instrText>
      </w:r>
      <w:r>
        <w:fldChar w:fldCharType="separate"/>
      </w:r>
      <w:r>
        <w:t>47</w:t>
      </w:r>
      <w:r>
        <w:fldChar w:fldCharType="end"/>
      </w:r>
    </w:p>
    <w:p w14:paraId="63ED52BA" w14:textId="1943331A" w:rsidR="0067763F" w:rsidRDefault="0067763F">
      <w:pPr>
        <w:pStyle w:val="TOC3"/>
        <w:tabs>
          <w:tab w:val="left" w:pos="720"/>
          <w:tab w:val="right" w:leader="dot" w:pos="8716"/>
        </w:tabs>
        <w:rPr>
          <w:noProof/>
          <w:color w:val="auto"/>
          <w:szCs w:val="22"/>
          <w:lang w:val="en-US"/>
        </w:rPr>
      </w:pPr>
      <w:r w:rsidRPr="00BB025B">
        <w:rPr>
          <w:noProof/>
          <w:lang w:val="en-US"/>
        </w:rPr>
        <w:t>7.3.1</w:t>
      </w:r>
      <w:r>
        <w:rPr>
          <w:noProof/>
          <w:color w:val="auto"/>
          <w:szCs w:val="22"/>
          <w:lang w:val="en-US"/>
        </w:rPr>
        <w:tab/>
      </w:r>
      <w:r w:rsidRPr="00BB025B">
        <w:rPr>
          <w:noProof/>
          <w:lang w:val="en-US"/>
        </w:rPr>
        <w:t>Estimating eWRIMS diverted total</w:t>
      </w:r>
      <w:r>
        <w:rPr>
          <w:noProof/>
        </w:rPr>
        <w:tab/>
      </w:r>
      <w:r>
        <w:rPr>
          <w:noProof/>
        </w:rPr>
        <w:fldChar w:fldCharType="begin"/>
      </w:r>
      <w:r>
        <w:rPr>
          <w:noProof/>
        </w:rPr>
        <w:instrText xml:space="preserve"> PAGEREF _Toc62220802 \h </w:instrText>
      </w:r>
      <w:r>
        <w:rPr>
          <w:noProof/>
        </w:rPr>
      </w:r>
      <w:r>
        <w:rPr>
          <w:noProof/>
        </w:rPr>
        <w:fldChar w:fldCharType="separate"/>
      </w:r>
      <w:r>
        <w:rPr>
          <w:noProof/>
        </w:rPr>
        <w:t>47</w:t>
      </w:r>
      <w:r>
        <w:rPr>
          <w:noProof/>
        </w:rPr>
        <w:fldChar w:fldCharType="end"/>
      </w:r>
    </w:p>
    <w:p w14:paraId="228B9BD7" w14:textId="173710F0" w:rsidR="0067763F" w:rsidRDefault="0067763F">
      <w:pPr>
        <w:pStyle w:val="TOC3"/>
        <w:tabs>
          <w:tab w:val="left" w:pos="720"/>
          <w:tab w:val="right" w:leader="dot" w:pos="8716"/>
        </w:tabs>
        <w:rPr>
          <w:noProof/>
          <w:color w:val="auto"/>
          <w:szCs w:val="22"/>
          <w:lang w:val="en-US"/>
        </w:rPr>
      </w:pPr>
      <w:r w:rsidRPr="00BB025B">
        <w:rPr>
          <w:noProof/>
          <w:lang w:val="en-US"/>
        </w:rPr>
        <w:t>7.3.2</w:t>
      </w:r>
      <w:r>
        <w:rPr>
          <w:noProof/>
          <w:color w:val="auto"/>
          <w:szCs w:val="22"/>
          <w:lang w:val="en-US"/>
        </w:rPr>
        <w:tab/>
      </w:r>
      <w:r w:rsidRPr="00BB025B">
        <w:rPr>
          <w:noProof/>
          <w:lang w:val="en-US"/>
        </w:rPr>
        <w:t>Estimating eWRIMS amount used and return flows</w:t>
      </w:r>
      <w:r>
        <w:rPr>
          <w:noProof/>
        </w:rPr>
        <w:tab/>
      </w:r>
      <w:r>
        <w:rPr>
          <w:noProof/>
        </w:rPr>
        <w:fldChar w:fldCharType="begin"/>
      </w:r>
      <w:r>
        <w:rPr>
          <w:noProof/>
        </w:rPr>
        <w:instrText xml:space="preserve"> PAGEREF _Toc62220803 \h </w:instrText>
      </w:r>
      <w:r>
        <w:rPr>
          <w:noProof/>
        </w:rPr>
      </w:r>
      <w:r>
        <w:rPr>
          <w:noProof/>
        </w:rPr>
        <w:fldChar w:fldCharType="separate"/>
      </w:r>
      <w:r>
        <w:rPr>
          <w:noProof/>
        </w:rPr>
        <w:t>54</w:t>
      </w:r>
      <w:r>
        <w:rPr>
          <w:noProof/>
        </w:rPr>
        <w:fldChar w:fldCharType="end"/>
      </w:r>
    </w:p>
    <w:p w14:paraId="60E63AA8" w14:textId="1B6F0010" w:rsidR="0067763F" w:rsidRDefault="0067763F">
      <w:pPr>
        <w:pStyle w:val="TOC3"/>
        <w:tabs>
          <w:tab w:val="left" w:pos="720"/>
          <w:tab w:val="right" w:leader="dot" w:pos="8716"/>
        </w:tabs>
        <w:rPr>
          <w:noProof/>
          <w:color w:val="auto"/>
          <w:szCs w:val="22"/>
          <w:lang w:val="en-US"/>
        </w:rPr>
      </w:pPr>
      <w:r w:rsidRPr="00BB025B">
        <w:rPr>
          <w:noProof/>
          <w:lang w:val="en-US"/>
        </w:rPr>
        <w:t>7.3.3</w:t>
      </w:r>
      <w:r>
        <w:rPr>
          <w:noProof/>
          <w:color w:val="auto"/>
          <w:szCs w:val="22"/>
          <w:lang w:val="en-US"/>
        </w:rPr>
        <w:tab/>
      </w:r>
      <w:r w:rsidRPr="00BB025B">
        <w:rPr>
          <w:noProof/>
          <w:lang w:val="en-US"/>
        </w:rPr>
        <w:t>Classifying applications into beneficial use groups</w:t>
      </w:r>
      <w:r>
        <w:rPr>
          <w:noProof/>
        </w:rPr>
        <w:tab/>
      </w:r>
      <w:r>
        <w:rPr>
          <w:noProof/>
        </w:rPr>
        <w:fldChar w:fldCharType="begin"/>
      </w:r>
      <w:r>
        <w:rPr>
          <w:noProof/>
        </w:rPr>
        <w:instrText xml:space="preserve"> PAGEREF _Toc62220804 \h </w:instrText>
      </w:r>
      <w:r>
        <w:rPr>
          <w:noProof/>
        </w:rPr>
      </w:r>
      <w:r>
        <w:rPr>
          <w:noProof/>
        </w:rPr>
        <w:fldChar w:fldCharType="separate"/>
      </w:r>
      <w:r>
        <w:rPr>
          <w:noProof/>
        </w:rPr>
        <w:t>65</w:t>
      </w:r>
      <w:r>
        <w:rPr>
          <w:noProof/>
        </w:rPr>
        <w:fldChar w:fldCharType="end"/>
      </w:r>
    </w:p>
    <w:p w14:paraId="7B6517AB" w14:textId="65304D72" w:rsidR="0067763F" w:rsidRDefault="0067763F">
      <w:pPr>
        <w:pStyle w:val="TOC3"/>
        <w:tabs>
          <w:tab w:val="left" w:pos="720"/>
          <w:tab w:val="right" w:leader="dot" w:pos="8716"/>
        </w:tabs>
        <w:rPr>
          <w:noProof/>
          <w:color w:val="auto"/>
          <w:szCs w:val="22"/>
          <w:lang w:val="en-US"/>
        </w:rPr>
      </w:pPr>
      <w:r w:rsidRPr="00BB025B">
        <w:rPr>
          <w:noProof/>
          <w:lang w:val="en-US"/>
        </w:rPr>
        <w:t>7.3.4</w:t>
      </w:r>
      <w:r>
        <w:rPr>
          <w:noProof/>
          <w:color w:val="auto"/>
          <w:szCs w:val="22"/>
          <w:lang w:val="en-US"/>
        </w:rPr>
        <w:tab/>
      </w:r>
      <w:r w:rsidRPr="00BB025B">
        <w:rPr>
          <w:noProof/>
          <w:lang w:val="en-US"/>
        </w:rPr>
        <w:t>Calculating average monthly distributions by beneficial use group</w:t>
      </w:r>
      <w:r>
        <w:rPr>
          <w:noProof/>
        </w:rPr>
        <w:tab/>
      </w:r>
      <w:r>
        <w:rPr>
          <w:noProof/>
        </w:rPr>
        <w:fldChar w:fldCharType="begin"/>
      </w:r>
      <w:r>
        <w:rPr>
          <w:noProof/>
        </w:rPr>
        <w:instrText xml:space="preserve"> PAGEREF _Toc62220805 \h </w:instrText>
      </w:r>
      <w:r>
        <w:rPr>
          <w:noProof/>
        </w:rPr>
      </w:r>
      <w:r>
        <w:rPr>
          <w:noProof/>
        </w:rPr>
        <w:fldChar w:fldCharType="separate"/>
      </w:r>
      <w:r>
        <w:rPr>
          <w:noProof/>
        </w:rPr>
        <w:t>73</w:t>
      </w:r>
      <w:r>
        <w:rPr>
          <w:noProof/>
        </w:rPr>
        <w:fldChar w:fldCharType="end"/>
      </w:r>
    </w:p>
    <w:p w14:paraId="7049F6C0" w14:textId="68341936" w:rsidR="0067763F" w:rsidRDefault="0067763F">
      <w:pPr>
        <w:pStyle w:val="TOC3"/>
        <w:tabs>
          <w:tab w:val="left" w:pos="720"/>
          <w:tab w:val="right" w:leader="dot" w:pos="8716"/>
        </w:tabs>
        <w:rPr>
          <w:noProof/>
          <w:color w:val="auto"/>
          <w:szCs w:val="22"/>
          <w:lang w:val="en-US"/>
        </w:rPr>
      </w:pPr>
      <w:r w:rsidRPr="00BB025B">
        <w:rPr>
          <w:noProof/>
          <w:lang w:val="en-US"/>
        </w:rPr>
        <w:lastRenderedPageBreak/>
        <w:t>7.3.5</w:t>
      </w:r>
      <w:r>
        <w:rPr>
          <w:noProof/>
          <w:color w:val="auto"/>
          <w:szCs w:val="22"/>
          <w:lang w:val="en-US"/>
        </w:rPr>
        <w:tab/>
      </w:r>
      <w:r w:rsidRPr="00BB025B">
        <w:rPr>
          <w:noProof/>
          <w:lang w:val="en-US"/>
        </w:rPr>
        <w:t>Priorities of eWRIMS applications</w:t>
      </w:r>
      <w:r>
        <w:rPr>
          <w:noProof/>
        </w:rPr>
        <w:tab/>
      </w:r>
      <w:r>
        <w:rPr>
          <w:noProof/>
        </w:rPr>
        <w:fldChar w:fldCharType="begin"/>
      </w:r>
      <w:r>
        <w:rPr>
          <w:noProof/>
        </w:rPr>
        <w:instrText xml:space="preserve"> PAGEREF _Toc62220806 \h </w:instrText>
      </w:r>
      <w:r>
        <w:rPr>
          <w:noProof/>
        </w:rPr>
      </w:r>
      <w:r>
        <w:rPr>
          <w:noProof/>
        </w:rPr>
        <w:fldChar w:fldCharType="separate"/>
      </w:r>
      <w:r>
        <w:rPr>
          <w:noProof/>
        </w:rPr>
        <w:t>78</w:t>
      </w:r>
      <w:r>
        <w:rPr>
          <w:noProof/>
        </w:rPr>
        <w:fldChar w:fldCharType="end"/>
      </w:r>
    </w:p>
    <w:p w14:paraId="608C18DC" w14:textId="2A1B2032" w:rsidR="0067763F" w:rsidRDefault="0067763F">
      <w:pPr>
        <w:pStyle w:val="TOC2"/>
        <w:tabs>
          <w:tab w:val="left" w:pos="540"/>
        </w:tabs>
        <w:rPr>
          <w:color w:val="auto"/>
          <w:szCs w:val="22"/>
          <w:lang w:val="en-US"/>
        </w:rPr>
      </w:pPr>
      <w:r w:rsidRPr="00BB025B">
        <w:rPr>
          <w:lang w:val="en-US"/>
        </w:rPr>
        <w:t>7.4</w:t>
      </w:r>
      <w:r>
        <w:rPr>
          <w:color w:val="auto"/>
          <w:szCs w:val="22"/>
          <w:lang w:val="en-US"/>
        </w:rPr>
        <w:tab/>
      </w:r>
      <w:r w:rsidRPr="00BB025B">
        <w:rPr>
          <w:lang w:val="en-US"/>
        </w:rPr>
        <w:t>Cannabis imagery demand estimates</w:t>
      </w:r>
      <w:r>
        <w:tab/>
      </w:r>
      <w:r>
        <w:fldChar w:fldCharType="begin"/>
      </w:r>
      <w:r>
        <w:instrText xml:space="preserve"> PAGEREF _Toc62220807 \h </w:instrText>
      </w:r>
      <w:r>
        <w:fldChar w:fldCharType="separate"/>
      </w:r>
      <w:r>
        <w:t>78</w:t>
      </w:r>
      <w:r>
        <w:fldChar w:fldCharType="end"/>
      </w:r>
    </w:p>
    <w:p w14:paraId="79A2AC86" w14:textId="4EA3DC0E" w:rsidR="0067763F" w:rsidRDefault="0067763F">
      <w:pPr>
        <w:pStyle w:val="TOC3"/>
        <w:tabs>
          <w:tab w:val="left" w:pos="720"/>
          <w:tab w:val="right" w:leader="dot" w:pos="8716"/>
        </w:tabs>
        <w:rPr>
          <w:noProof/>
          <w:color w:val="auto"/>
          <w:szCs w:val="22"/>
          <w:lang w:val="en-US"/>
        </w:rPr>
      </w:pPr>
      <w:r w:rsidRPr="00BB025B">
        <w:rPr>
          <w:noProof/>
          <w:lang w:val="en-US"/>
        </w:rPr>
        <w:t>7.4.1</w:t>
      </w:r>
      <w:r>
        <w:rPr>
          <w:noProof/>
          <w:color w:val="auto"/>
          <w:szCs w:val="22"/>
          <w:lang w:val="en-US"/>
        </w:rPr>
        <w:tab/>
      </w:r>
      <w:r w:rsidRPr="00BB025B">
        <w:rPr>
          <w:noProof/>
          <w:lang w:val="en-US"/>
        </w:rPr>
        <w:t>Estimating cannabis imagery cultivation area</w:t>
      </w:r>
      <w:r>
        <w:rPr>
          <w:noProof/>
        </w:rPr>
        <w:tab/>
      </w:r>
      <w:r>
        <w:rPr>
          <w:noProof/>
        </w:rPr>
        <w:fldChar w:fldCharType="begin"/>
      </w:r>
      <w:r>
        <w:rPr>
          <w:noProof/>
        </w:rPr>
        <w:instrText xml:space="preserve"> PAGEREF _Toc62220808 \h </w:instrText>
      </w:r>
      <w:r>
        <w:rPr>
          <w:noProof/>
        </w:rPr>
      </w:r>
      <w:r>
        <w:rPr>
          <w:noProof/>
        </w:rPr>
        <w:fldChar w:fldCharType="separate"/>
      </w:r>
      <w:r>
        <w:rPr>
          <w:noProof/>
        </w:rPr>
        <w:t>79</w:t>
      </w:r>
      <w:r>
        <w:rPr>
          <w:noProof/>
        </w:rPr>
        <w:fldChar w:fldCharType="end"/>
      </w:r>
    </w:p>
    <w:p w14:paraId="70C19380" w14:textId="78A228D2" w:rsidR="0067763F" w:rsidRDefault="0067763F">
      <w:pPr>
        <w:pStyle w:val="TOC3"/>
        <w:tabs>
          <w:tab w:val="left" w:pos="720"/>
          <w:tab w:val="right" w:leader="dot" w:pos="8716"/>
        </w:tabs>
        <w:rPr>
          <w:noProof/>
          <w:color w:val="auto"/>
          <w:szCs w:val="22"/>
          <w:lang w:val="en-US"/>
        </w:rPr>
      </w:pPr>
      <w:r w:rsidRPr="00BB025B">
        <w:rPr>
          <w:noProof/>
          <w:lang w:val="en-US"/>
        </w:rPr>
        <w:t>7.4.2</w:t>
      </w:r>
      <w:r>
        <w:rPr>
          <w:noProof/>
          <w:color w:val="auto"/>
          <w:szCs w:val="22"/>
          <w:lang w:val="en-US"/>
        </w:rPr>
        <w:tab/>
      </w:r>
      <w:r w:rsidRPr="00BB025B">
        <w:rPr>
          <w:noProof/>
          <w:lang w:val="en-US"/>
        </w:rPr>
        <w:t>Estimating cannabis imagery annual diverted total</w:t>
      </w:r>
      <w:r>
        <w:rPr>
          <w:noProof/>
        </w:rPr>
        <w:tab/>
      </w:r>
      <w:r>
        <w:rPr>
          <w:noProof/>
        </w:rPr>
        <w:fldChar w:fldCharType="begin"/>
      </w:r>
      <w:r>
        <w:rPr>
          <w:noProof/>
        </w:rPr>
        <w:instrText xml:space="preserve"> PAGEREF _Toc62220809 \h </w:instrText>
      </w:r>
      <w:r>
        <w:rPr>
          <w:noProof/>
        </w:rPr>
      </w:r>
      <w:r>
        <w:rPr>
          <w:noProof/>
        </w:rPr>
        <w:fldChar w:fldCharType="separate"/>
      </w:r>
      <w:r>
        <w:rPr>
          <w:noProof/>
        </w:rPr>
        <w:t>81</w:t>
      </w:r>
      <w:r>
        <w:rPr>
          <w:noProof/>
        </w:rPr>
        <w:fldChar w:fldCharType="end"/>
      </w:r>
    </w:p>
    <w:p w14:paraId="4D449B65" w14:textId="3B7476BC" w:rsidR="0067763F" w:rsidRDefault="0067763F">
      <w:pPr>
        <w:pStyle w:val="TOC3"/>
        <w:tabs>
          <w:tab w:val="left" w:pos="720"/>
          <w:tab w:val="right" w:leader="dot" w:pos="8716"/>
        </w:tabs>
        <w:rPr>
          <w:noProof/>
          <w:color w:val="auto"/>
          <w:szCs w:val="22"/>
          <w:lang w:val="en-US"/>
        </w:rPr>
      </w:pPr>
      <w:r w:rsidRPr="00BB025B">
        <w:rPr>
          <w:noProof/>
          <w:lang w:val="en-US"/>
        </w:rPr>
        <w:t>7.4.3</w:t>
      </w:r>
      <w:r>
        <w:rPr>
          <w:noProof/>
          <w:color w:val="auto"/>
          <w:szCs w:val="22"/>
          <w:lang w:val="en-US"/>
        </w:rPr>
        <w:tab/>
      </w:r>
      <w:r w:rsidRPr="00BB025B">
        <w:rPr>
          <w:noProof/>
          <w:lang w:val="en-US"/>
        </w:rPr>
        <w:t>Estimating cannabis imagery monthly amount used distribution</w:t>
      </w:r>
      <w:r>
        <w:rPr>
          <w:noProof/>
        </w:rPr>
        <w:tab/>
      </w:r>
      <w:r>
        <w:rPr>
          <w:noProof/>
        </w:rPr>
        <w:fldChar w:fldCharType="begin"/>
      </w:r>
      <w:r>
        <w:rPr>
          <w:noProof/>
        </w:rPr>
        <w:instrText xml:space="preserve"> PAGEREF _Toc62220810 \h </w:instrText>
      </w:r>
      <w:r>
        <w:rPr>
          <w:noProof/>
        </w:rPr>
      </w:r>
      <w:r>
        <w:rPr>
          <w:noProof/>
        </w:rPr>
        <w:fldChar w:fldCharType="separate"/>
      </w:r>
      <w:r>
        <w:rPr>
          <w:noProof/>
        </w:rPr>
        <w:t>82</w:t>
      </w:r>
      <w:r>
        <w:rPr>
          <w:noProof/>
        </w:rPr>
        <w:fldChar w:fldCharType="end"/>
      </w:r>
    </w:p>
    <w:p w14:paraId="5C0A624F" w14:textId="5E764CC8" w:rsidR="0067763F" w:rsidRDefault="0067763F">
      <w:pPr>
        <w:pStyle w:val="TOC3"/>
        <w:tabs>
          <w:tab w:val="left" w:pos="720"/>
          <w:tab w:val="right" w:leader="dot" w:pos="8716"/>
        </w:tabs>
        <w:rPr>
          <w:noProof/>
          <w:color w:val="auto"/>
          <w:szCs w:val="22"/>
          <w:lang w:val="en-US"/>
        </w:rPr>
      </w:pPr>
      <w:r w:rsidRPr="00BB025B">
        <w:rPr>
          <w:noProof/>
          <w:highlight w:val="green"/>
          <w:lang w:val="en-US"/>
        </w:rPr>
        <w:t>7.4.4</w:t>
      </w:r>
      <w:r>
        <w:rPr>
          <w:noProof/>
          <w:color w:val="auto"/>
          <w:szCs w:val="22"/>
          <w:lang w:val="en-US"/>
        </w:rPr>
        <w:tab/>
      </w:r>
      <w:r w:rsidRPr="00BB025B">
        <w:rPr>
          <w:noProof/>
          <w:highlight w:val="green"/>
          <w:lang w:val="en-US"/>
        </w:rPr>
        <w:t>Estimating cannabis imagery monthly diverted total distribution</w:t>
      </w:r>
      <w:r>
        <w:rPr>
          <w:noProof/>
        </w:rPr>
        <w:tab/>
      </w:r>
      <w:r>
        <w:rPr>
          <w:noProof/>
        </w:rPr>
        <w:fldChar w:fldCharType="begin"/>
      </w:r>
      <w:r>
        <w:rPr>
          <w:noProof/>
        </w:rPr>
        <w:instrText xml:space="preserve"> PAGEREF _Toc62220811 \h </w:instrText>
      </w:r>
      <w:r>
        <w:rPr>
          <w:noProof/>
        </w:rPr>
      </w:r>
      <w:r>
        <w:rPr>
          <w:noProof/>
        </w:rPr>
        <w:fldChar w:fldCharType="separate"/>
      </w:r>
      <w:r>
        <w:rPr>
          <w:noProof/>
        </w:rPr>
        <w:t>83</w:t>
      </w:r>
      <w:r>
        <w:rPr>
          <w:noProof/>
        </w:rPr>
        <w:fldChar w:fldCharType="end"/>
      </w:r>
    </w:p>
    <w:p w14:paraId="156A4AC4" w14:textId="6279EB3E" w:rsidR="0067763F" w:rsidRDefault="0067763F">
      <w:pPr>
        <w:pStyle w:val="TOC3"/>
        <w:tabs>
          <w:tab w:val="left" w:pos="720"/>
          <w:tab w:val="right" w:leader="dot" w:pos="8716"/>
        </w:tabs>
        <w:rPr>
          <w:noProof/>
          <w:color w:val="auto"/>
          <w:szCs w:val="22"/>
          <w:lang w:val="en-US"/>
        </w:rPr>
      </w:pPr>
      <w:r w:rsidRPr="00BB025B">
        <w:rPr>
          <w:noProof/>
          <w:lang w:val="en-US"/>
        </w:rPr>
        <w:t>7.4.5</w:t>
      </w:r>
      <w:r>
        <w:rPr>
          <w:noProof/>
          <w:color w:val="auto"/>
          <w:szCs w:val="22"/>
          <w:lang w:val="en-US"/>
        </w:rPr>
        <w:tab/>
      </w:r>
      <w:r w:rsidRPr="00BB025B">
        <w:rPr>
          <w:noProof/>
          <w:lang w:val="en-US"/>
        </w:rPr>
        <w:t>Estimating cannabis imagery return flows</w:t>
      </w:r>
      <w:r>
        <w:rPr>
          <w:noProof/>
        </w:rPr>
        <w:tab/>
      </w:r>
      <w:r>
        <w:rPr>
          <w:noProof/>
        </w:rPr>
        <w:fldChar w:fldCharType="begin"/>
      </w:r>
      <w:r>
        <w:rPr>
          <w:noProof/>
        </w:rPr>
        <w:instrText xml:space="preserve"> PAGEREF _Toc62220812 \h </w:instrText>
      </w:r>
      <w:r>
        <w:rPr>
          <w:noProof/>
        </w:rPr>
      </w:r>
      <w:r>
        <w:rPr>
          <w:noProof/>
        </w:rPr>
        <w:fldChar w:fldCharType="separate"/>
      </w:r>
      <w:r>
        <w:rPr>
          <w:noProof/>
        </w:rPr>
        <w:t>85</w:t>
      </w:r>
      <w:r>
        <w:rPr>
          <w:noProof/>
        </w:rPr>
        <w:fldChar w:fldCharType="end"/>
      </w:r>
    </w:p>
    <w:p w14:paraId="29C3016B" w14:textId="6543F4A7" w:rsidR="0067763F" w:rsidRDefault="0067763F">
      <w:pPr>
        <w:pStyle w:val="TOC2"/>
        <w:tabs>
          <w:tab w:val="left" w:pos="540"/>
        </w:tabs>
        <w:rPr>
          <w:color w:val="auto"/>
          <w:szCs w:val="22"/>
          <w:lang w:val="en-US"/>
        </w:rPr>
      </w:pPr>
      <w:r w:rsidRPr="00BB025B">
        <w:rPr>
          <w:highlight w:val="green"/>
          <w:lang w:val="en-US"/>
        </w:rPr>
        <w:t>7.5</w:t>
      </w:r>
      <w:r>
        <w:rPr>
          <w:color w:val="auto"/>
          <w:szCs w:val="22"/>
          <w:lang w:val="en-US"/>
        </w:rPr>
        <w:tab/>
      </w:r>
      <w:r w:rsidRPr="00BB025B">
        <w:rPr>
          <w:highlight w:val="green"/>
          <w:lang w:val="en-US"/>
        </w:rPr>
        <w:t>Illegal domestic demand estimates</w:t>
      </w:r>
      <w:r>
        <w:tab/>
      </w:r>
      <w:r>
        <w:fldChar w:fldCharType="begin"/>
      </w:r>
      <w:r>
        <w:instrText xml:space="preserve"> PAGEREF _Toc62220813 \h </w:instrText>
      </w:r>
      <w:r>
        <w:fldChar w:fldCharType="separate"/>
      </w:r>
      <w:r>
        <w:t>86</w:t>
      </w:r>
      <w:r>
        <w:fldChar w:fldCharType="end"/>
      </w:r>
    </w:p>
    <w:p w14:paraId="391A32E6" w14:textId="27F0992A" w:rsidR="0067763F" w:rsidRDefault="0067763F">
      <w:pPr>
        <w:pStyle w:val="TOC3"/>
        <w:tabs>
          <w:tab w:val="left" w:pos="720"/>
          <w:tab w:val="right" w:leader="dot" w:pos="8716"/>
        </w:tabs>
        <w:rPr>
          <w:noProof/>
          <w:color w:val="auto"/>
          <w:szCs w:val="22"/>
          <w:lang w:val="en-US"/>
        </w:rPr>
      </w:pPr>
      <w:r w:rsidRPr="00BB025B">
        <w:rPr>
          <w:noProof/>
          <w:lang w:val="en-US"/>
        </w:rPr>
        <w:t>7.5.1</w:t>
      </w:r>
      <w:r>
        <w:rPr>
          <w:noProof/>
          <w:color w:val="auto"/>
          <w:szCs w:val="22"/>
          <w:lang w:val="en-US"/>
        </w:rPr>
        <w:tab/>
      </w:r>
      <w:r w:rsidRPr="00BB025B">
        <w:rPr>
          <w:noProof/>
          <w:lang w:val="en-US"/>
        </w:rPr>
        <w:t>Population for illegal domestic demands</w:t>
      </w:r>
      <w:r>
        <w:rPr>
          <w:noProof/>
        </w:rPr>
        <w:tab/>
      </w:r>
      <w:r>
        <w:rPr>
          <w:noProof/>
        </w:rPr>
        <w:fldChar w:fldCharType="begin"/>
      </w:r>
      <w:r>
        <w:rPr>
          <w:noProof/>
        </w:rPr>
        <w:instrText xml:space="preserve"> PAGEREF _Toc62220814 \h </w:instrText>
      </w:r>
      <w:r>
        <w:rPr>
          <w:noProof/>
        </w:rPr>
      </w:r>
      <w:r>
        <w:rPr>
          <w:noProof/>
        </w:rPr>
        <w:fldChar w:fldCharType="separate"/>
      </w:r>
      <w:r>
        <w:rPr>
          <w:noProof/>
        </w:rPr>
        <w:t>86</w:t>
      </w:r>
      <w:r>
        <w:rPr>
          <w:noProof/>
        </w:rPr>
        <w:fldChar w:fldCharType="end"/>
      </w:r>
    </w:p>
    <w:p w14:paraId="3D1F70E7" w14:textId="1AA1DAF9" w:rsidR="0067763F" w:rsidRDefault="0067763F">
      <w:pPr>
        <w:pStyle w:val="TOC3"/>
        <w:tabs>
          <w:tab w:val="left" w:pos="720"/>
          <w:tab w:val="right" w:leader="dot" w:pos="8716"/>
        </w:tabs>
        <w:rPr>
          <w:noProof/>
          <w:color w:val="auto"/>
          <w:szCs w:val="22"/>
          <w:lang w:val="en-US"/>
        </w:rPr>
      </w:pPr>
      <w:r w:rsidRPr="00BB025B">
        <w:rPr>
          <w:noProof/>
          <w:lang w:val="en-US"/>
        </w:rPr>
        <w:t>7.5.2</w:t>
      </w:r>
      <w:r>
        <w:rPr>
          <w:noProof/>
          <w:color w:val="auto"/>
          <w:szCs w:val="22"/>
          <w:lang w:val="en-US"/>
        </w:rPr>
        <w:tab/>
      </w:r>
      <w:r w:rsidRPr="00BB025B">
        <w:rPr>
          <w:noProof/>
          <w:lang w:val="en-US"/>
        </w:rPr>
        <w:t>Estimating illegal domestic annual amount used per capita</w:t>
      </w:r>
      <w:r>
        <w:rPr>
          <w:noProof/>
        </w:rPr>
        <w:tab/>
      </w:r>
      <w:r>
        <w:rPr>
          <w:noProof/>
        </w:rPr>
        <w:fldChar w:fldCharType="begin"/>
      </w:r>
      <w:r>
        <w:rPr>
          <w:noProof/>
        </w:rPr>
        <w:instrText xml:space="preserve"> PAGEREF _Toc62220815 \h </w:instrText>
      </w:r>
      <w:r>
        <w:rPr>
          <w:noProof/>
        </w:rPr>
      </w:r>
      <w:r>
        <w:rPr>
          <w:noProof/>
        </w:rPr>
        <w:fldChar w:fldCharType="separate"/>
      </w:r>
      <w:r>
        <w:rPr>
          <w:noProof/>
        </w:rPr>
        <w:t>87</w:t>
      </w:r>
      <w:r>
        <w:rPr>
          <w:noProof/>
        </w:rPr>
        <w:fldChar w:fldCharType="end"/>
      </w:r>
    </w:p>
    <w:p w14:paraId="7A3B3577" w14:textId="21CACCE7" w:rsidR="0067763F" w:rsidRDefault="0067763F">
      <w:pPr>
        <w:pStyle w:val="TOC3"/>
        <w:tabs>
          <w:tab w:val="left" w:pos="720"/>
          <w:tab w:val="right" w:leader="dot" w:pos="8716"/>
        </w:tabs>
        <w:rPr>
          <w:noProof/>
          <w:color w:val="auto"/>
          <w:szCs w:val="22"/>
          <w:lang w:val="en-US"/>
        </w:rPr>
      </w:pPr>
      <w:r w:rsidRPr="00BB025B">
        <w:rPr>
          <w:noProof/>
          <w:lang w:val="en-US"/>
        </w:rPr>
        <w:t>7.5.3</w:t>
      </w:r>
      <w:r>
        <w:rPr>
          <w:noProof/>
          <w:color w:val="auto"/>
          <w:szCs w:val="22"/>
          <w:lang w:val="en-US"/>
        </w:rPr>
        <w:tab/>
      </w:r>
      <w:r w:rsidRPr="00BB025B">
        <w:rPr>
          <w:noProof/>
          <w:lang w:val="en-US"/>
        </w:rPr>
        <w:t>Estimating illegal domestic monthly amount used distribution</w:t>
      </w:r>
      <w:r>
        <w:rPr>
          <w:noProof/>
        </w:rPr>
        <w:tab/>
      </w:r>
      <w:r>
        <w:rPr>
          <w:noProof/>
        </w:rPr>
        <w:fldChar w:fldCharType="begin"/>
      </w:r>
      <w:r>
        <w:rPr>
          <w:noProof/>
        </w:rPr>
        <w:instrText xml:space="preserve"> PAGEREF _Toc62220816 \h </w:instrText>
      </w:r>
      <w:r>
        <w:rPr>
          <w:noProof/>
        </w:rPr>
      </w:r>
      <w:r>
        <w:rPr>
          <w:noProof/>
        </w:rPr>
        <w:fldChar w:fldCharType="separate"/>
      </w:r>
      <w:r>
        <w:rPr>
          <w:noProof/>
        </w:rPr>
        <w:t>88</w:t>
      </w:r>
      <w:r>
        <w:rPr>
          <w:noProof/>
        </w:rPr>
        <w:fldChar w:fldCharType="end"/>
      </w:r>
    </w:p>
    <w:p w14:paraId="4C7F177B" w14:textId="1C395CE7" w:rsidR="0067763F" w:rsidRDefault="0067763F">
      <w:pPr>
        <w:pStyle w:val="TOC3"/>
        <w:tabs>
          <w:tab w:val="left" w:pos="720"/>
          <w:tab w:val="right" w:leader="dot" w:pos="8716"/>
        </w:tabs>
        <w:rPr>
          <w:noProof/>
          <w:color w:val="auto"/>
          <w:szCs w:val="22"/>
          <w:lang w:val="en-US"/>
        </w:rPr>
      </w:pPr>
      <w:r w:rsidRPr="00BB025B">
        <w:rPr>
          <w:noProof/>
          <w:lang w:val="en-US"/>
        </w:rPr>
        <w:t>7.5.4</w:t>
      </w:r>
      <w:r>
        <w:rPr>
          <w:noProof/>
          <w:color w:val="auto"/>
          <w:szCs w:val="22"/>
          <w:lang w:val="en-US"/>
        </w:rPr>
        <w:tab/>
      </w:r>
      <w:r w:rsidRPr="00BB025B">
        <w:rPr>
          <w:noProof/>
          <w:lang w:val="en-US"/>
        </w:rPr>
        <w:t>Estimating illegal domestic consumptive use fraction and return flows</w:t>
      </w:r>
      <w:r>
        <w:rPr>
          <w:noProof/>
        </w:rPr>
        <w:tab/>
      </w:r>
      <w:r>
        <w:rPr>
          <w:noProof/>
        </w:rPr>
        <w:fldChar w:fldCharType="begin"/>
      </w:r>
      <w:r>
        <w:rPr>
          <w:noProof/>
        </w:rPr>
        <w:instrText xml:space="preserve"> PAGEREF _Toc62220817 \h </w:instrText>
      </w:r>
      <w:r>
        <w:rPr>
          <w:noProof/>
        </w:rPr>
      </w:r>
      <w:r>
        <w:rPr>
          <w:noProof/>
        </w:rPr>
        <w:fldChar w:fldCharType="separate"/>
      </w:r>
      <w:r>
        <w:rPr>
          <w:noProof/>
        </w:rPr>
        <w:t>89</w:t>
      </w:r>
      <w:r>
        <w:rPr>
          <w:noProof/>
        </w:rPr>
        <w:fldChar w:fldCharType="end"/>
      </w:r>
    </w:p>
    <w:p w14:paraId="42B4B043" w14:textId="6B881C9D" w:rsidR="0067763F" w:rsidRDefault="0067763F">
      <w:pPr>
        <w:pStyle w:val="TOC2"/>
        <w:tabs>
          <w:tab w:val="left" w:pos="540"/>
        </w:tabs>
        <w:rPr>
          <w:color w:val="auto"/>
          <w:szCs w:val="22"/>
          <w:lang w:val="en-US"/>
        </w:rPr>
      </w:pPr>
      <w:r w:rsidRPr="00BB025B">
        <w:rPr>
          <w:lang w:val="en-US"/>
        </w:rPr>
        <w:t>7.6</w:t>
      </w:r>
      <w:r>
        <w:rPr>
          <w:color w:val="auto"/>
          <w:szCs w:val="22"/>
          <w:lang w:val="en-US"/>
        </w:rPr>
        <w:tab/>
      </w:r>
      <w:r w:rsidRPr="00BB025B">
        <w:rPr>
          <w:lang w:val="en-US"/>
        </w:rPr>
        <w:t>Department of Drinking Water municipal demand estimates</w:t>
      </w:r>
      <w:r>
        <w:tab/>
      </w:r>
      <w:r>
        <w:fldChar w:fldCharType="begin"/>
      </w:r>
      <w:r>
        <w:instrText xml:space="preserve"> PAGEREF _Toc62220818 \h </w:instrText>
      </w:r>
      <w:r>
        <w:fldChar w:fldCharType="separate"/>
      </w:r>
      <w:r>
        <w:t>89</w:t>
      </w:r>
      <w:r>
        <w:fldChar w:fldCharType="end"/>
      </w:r>
    </w:p>
    <w:p w14:paraId="28DAC75E" w14:textId="7978DFE7" w:rsidR="0067763F" w:rsidRDefault="0067763F">
      <w:pPr>
        <w:pStyle w:val="TOC3"/>
        <w:tabs>
          <w:tab w:val="left" w:pos="720"/>
          <w:tab w:val="right" w:leader="dot" w:pos="8716"/>
        </w:tabs>
        <w:rPr>
          <w:noProof/>
          <w:color w:val="auto"/>
          <w:szCs w:val="22"/>
          <w:lang w:val="en-US"/>
        </w:rPr>
      </w:pPr>
      <w:r w:rsidRPr="00BB025B">
        <w:rPr>
          <w:noProof/>
          <w:lang w:val="en-US"/>
        </w:rPr>
        <w:t>7.6.1</w:t>
      </w:r>
      <w:r>
        <w:rPr>
          <w:noProof/>
          <w:color w:val="auto"/>
          <w:szCs w:val="22"/>
          <w:lang w:val="en-US"/>
        </w:rPr>
        <w:tab/>
      </w:r>
      <w:r w:rsidRPr="00BB025B">
        <w:rPr>
          <w:noProof/>
          <w:lang w:val="en-US"/>
        </w:rPr>
        <w:t>Estimating DDW municipal amount used</w:t>
      </w:r>
      <w:r>
        <w:rPr>
          <w:noProof/>
        </w:rPr>
        <w:tab/>
      </w:r>
      <w:r>
        <w:rPr>
          <w:noProof/>
        </w:rPr>
        <w:fldChar w:fldCharType="begin"/>
      </w:r>
      <w:r>
        <w:rPr>
          <w:noProof/>
        </w:rPr>
        <w:instrText xml:space="preserve"> PAGEREF _Toc62220819 \h </w:instrText>
      </w:r>
      <w:r>
        <w:rPr>
          <w:noProof/>
        </w:rPr>
      </w:r>
      <w:r>
        <w:rPr>
          <w:noProof/>
        </w:rPr>
        <w:fldChar w:fldCharType="separate"/>
      </w:r>
      <w:r>
        <w:rPr>
          <w:noProof/>
        </w:rPr>
        <w:t>89</w:t>
      </w:r>
      <w:r>
        <w:rPr>
          <w:noProof/>
        </w:rPr>
        <w:fldChar w:fldCharType="end"/>
      </w:r>
    </w:p>
    <w:p w14:paraId="6C1F307F" w14:textId="123B47C0" w:rsidR="0067763F" w:rsidRDefault="0067763F">
      <w:pPr>
        <w:pStyle w:val="TOC3"/>
        <w:tabs>
          <w:tab w:val="left" w:pos="720"/>
          <w:tab w:val="right" w:leader="dot" w:pos="8716"/>
        </w:tabs>
        <w:rPr>
          <w:noProof/>
          <w:color w:val="auto"/>
          <w:szCs w:val="22"/>
          <w:lang w:val="en-US"/>
        </w:rPr>
      </w:pPr>
      <w:r w:rsidRPr="00BB025B">
        <w:rPr>
          <w:noProof/>
          <w:lang w:val="en-US"/>
        </w:rPr>
        <w:t>7.6.2</w:t>
      </w:r>
      <w:r>
        <w:rPr>
          <w:noProof/>
          <w:color w:val="auto"/>
          <w:szCs w:val="22"/>
          <w:lang w:val="en-US"/>
        </w:rPr>
        <w:tab/>
      </w:r>
      <w:r w:rsidRPr="00BB025B">
        <w:rPr>
          <w:noProof/>
          <w:lang w:val="en-US"/>
        </w:rPr>
        <w:t>Estimating DDW municipal consumptive use fraction and return flows</w:t>
      </w:r>
      <w:r>
        <w:rPr>
          <w:noProof/>
        </w:rPr>
        <w:tab/>
      </w:r>
      <w:r>
        <w:rPr>
          <w:noProof/>
        </w:rPr>
        <w:fldChar w:fldCharType="begin"/>
      </w:r>
      <w:r>
        <w:rPr>
          <w:noProof/>
        </w:rPr>
        <w:instrText xml:space="preserve"> PAGEREF _Toc62220820 \h </w:instrText>
      </w:r>
      <w:r>
        <w:rPr>
          <w:noProof/>
        </w:rPr>
      </w:r>
      <w:r>
        <w:rPr>
          <w:noProof/>
        </w:rPr>
        <w:fldChar w:fldCharType="separate"/>
      </w:r>
      <w:r>
        <w:rPr>
          <w:noProof/>
        </w:rPr>
        <w:t>90</w:t>
      </w:r>
      <w:r>
        <w:rPr>
          <w:noProof/>
        </w:rPr>
        <w:fldChar w:fldCharType="end"/>
      </w:r>
    </w:p>
    <w:p w14:paraId="03945FB1" w14:textId="4CFC9CA8" w:rsidR="0067763F" w:rsidRDefault="0067763F">
      <w:pPr>
        <w:pStyle w:val="TOC1"/>
        <w:tabs>
          <w:tab w:val="left" w:pos="540"/>
          <w:tab w:val="right" w:leader="dot" w:pos="8716"/>
        </w:tabs>
        <w:rPr>
          <w:b w:val="0"/>
          <w:noProof/>
          <w:color w:val="auto"/>
          <w:szCs w:val="22"/>
          <w:lang w:val="en-US"/>
        </w:rPr>
      </w:pPr>
      <w:r w:rsidRPr="00BB025B">
        <w:rPr>
          <w:noProof/>
          <w:lang w:val="en-US"/>
        </w:rPr>
        <w:t>8</w:t>
      </w:r>
      <w:r>
        <w:rPr>
          <w:b w:val="0"/>
          <w:noProof/>
          <w:color w:val="auto"/>
          <w:szCs w:val="22"/>
          <w:lang w:val="en-US"/>
        </w:rPr>
        <w:tab/>
      </w:r>
      <w:r w:rsidRPr="00BB025B">
        <w:rPr>
          <w:noProof/>
          <w:lang w:val="en-US"/>
        </w:rPr>
        <w:t>References</w:t>
      </w:r>
      <w:r>
        <w:rPr>
          <w:noProof/>
        </w:rPr>
        <w:tab/>
      </w:r>
      <w:r>
        <w:rPr>
          <w:noProof/>
        </w:rPr>
        <w:fldChar w:fldCharType="begin"/>
      </w:r>
      <w:r>
        <w:rPr>
          <w:noProof/>
        </w:rPr>
        <w:instrText xml:space="preserve"> PAGEREF _Toc62220821 \h </w:instrText>
      </w:r>
      <w:r>
        <w:rPr>
          <w:noProof/>
        </w:rPr>
      </w:r>
      <w:r>
        <w:rPr>
          <w:noProof/>
        </w:rPr>
        <w:fldChar w:fldCharType="separate"/>
      </w:r>
      <w:r>
        <w:rPr>
          <w:noProof/>
        </w:rPr>
        <w:t>91</w:t>
      </w:r>
      <w:r>
        <w:rPr>
          <w:noProof/>
        </w:rPr>
        <w:fldChar w:fldCharType="end"/>
      </w:r>
    </w:p>
    <w:p w14:paraId="48633D94" w14:textId="6E27BDF9" w:rsidR="00245F65" w:rsidRPr="00413282" w:rsidRDefault="003637F8" w:rsidP="00245F65">
      <w:pPr>
        <w:tabs>
          <w:tab w:val="right" w:leader="dot" w:pos="8647"/>
        </w:tabs>
        <w:rPr>
          <w:b/>
          <w:color w:val="303B41" w:themeColor="text2"/>
          <w:lang w:val="en-US"/>
        </w:rPr>
      </w:pPr>
      <w:r w:rsidRPr="00413282">
        <w:rPr>
          <w:b/>
          <w:color w:val="303B41" w:themeColor="text2"/>
          <w:lang w:val="en-US"/>
        </w:rPr>
        <w:fldChar w:fldCharType="end"/>
      </w:r>
      <w:bookmarkStart w:id="5" w:name="_Toc396132112"/>
      <w:bookmarkStart w:id="6" w:name="_Toc398800908"/>
      <w:bookmarkStart w:id="7" w:name="_Toc372984569"/>
      <w:bookmarkStart w:id="8" w:name="_Toc372984887"/>
      <w:bookmarkEnd w:id="4"/>
      <w:r w:rsidR="00245F65" w:rsidRPr="00413282">
        <w:rPr>
          <w:b/>
          <w:color w:val="303B41" w:themeColor="text2"/>
          <w:lang w:val="en-US"/>
        </w:rPr>
        <w:br w:type="page"/>
      </w:r>
    </w:p>
    <w:p w14:paraId="2EEAE09C" w14:textId="5F7C8E12" w:rsidR="00940BA2" w:rsidRPr="00413282" w:rsidRDefault="00940BA2" w:rsidP="00245F65">
      <w:pPr>
        <w:tabs>
          <w:tab w:val="right" w:leader="dot" w:pos="8647"/>
        </w:tabs>
        <w:rPr>
          <w:b/>
          <w:lang w:val="en-US"/>
        </w:rPr>
      </w:pPr>
      <w:r w:rsidRPr="00413282">
        <w:rPr>
          <w:b/>
          <w:lang w:val="en-US"/>
        </w:rPr>
        <w:lastRenderedPageBreak/>
        <w:t>Abbreviations</w:t>
      </w:r>
      <w:bookmarkEnd w:id="5"/>
      <w:bookmarkEnd w:id="6"/>
      <w:r w:rsidRPr="00413282">
        <w:rPr>
          <w:b/>
          <w:lang w:val="en-US"/>
        </w:rPr>
        <w:t xml:space="preserve"> </w:t>
      </w:r>
    </w:p>
    <w:p w14:paraId="7F877233" w14:textId="0A3512EE" w:rsidR="0094493E" w:rsidRDefault="0094493E" w:rsidP="00940BA2">
      <w:pPr>
        <w:pStyle w:val="Abbreviation"/>
      </w:pPr>
      <w:r>
        <w:t>AU</w:t>
      </w:r>
      <w:r w:rsidRPr="00413282">
        <w:tab/>
      </w:r>
      <w:r>
        <w:t>Amount Used</w:t>
      </w:r>
    </w:p>
    <w:p w14:paraId="1B6FBC01" w14:textId="734D822A" w:rsidR="00940BA2" w:rsidRPr="00413282" w:rsidRDefault="00940BA2" w:rsidP="00940BA2">
      <w:pPr>
        <w:pStyle w:val="Abbreviation"/>
      </w:pPr>
      <w:r w:rsidRPr="00413282">
        <w:t>BU</w:t>
      </w:r>
      <w:r w:rsidRPr="00413282">
        <w:tab/>
        <w:t>Beneficial Use</w:t>
      </w:r>
    </w:p>
    <w:p w14:paraId="288C3846" w14:textId="4B397669" w:rsidR="00940BA2" w:rsidRDefault="00940BA2" w:rsidP="00940BA2">
      <w:pPr>
        <w:pStyle w:val="Abbreviation"/>
        <w:rPr>
          <w:ins w:id="9" w:author="Marina Mautner" w:date="2021-07-08T17:19:00Z"/>
        </w:rPr>
      </w:pPr>
      <w:r w:rsidRPr="00413282">
        <w:t>CDFW</w:t>
      </w:r>
      <w:r w:rsidRPr="00413282">
        <w:tab/>
        <w:t>California Department of Fish &amp; Wildlife</w:t>
      </w:r>
    </w:p>
    <w:p w14:paraId="768089C9" w14:textId="36CA2866" w:rsidR="00DC620A" w:rsidRPr="00DC620A" w:rsidRDefault="00DC620A" w:rsidP="00DC620A">
      <w:pPr>
        <w:pStyle w:val="Abbreviation"/>
      </w:pPr>
      <w:ins w:id="10" w:author="Marina Mautner" w:date="2021-07-08T17:19:00Z">
        <w:r>
          <w:t>DDW</w:t>
        </w:r>
        <w:r>
          <w:tab/>
        </w:r>
        <w:r w:rsidRPr="00DC620A">
          <w:t>Department of Drinking Water</w:t>
        </w:r>
      </w:ins>
    </w:p>
    <w:p w14:paraId="26579AF7" w14:textId="461F6A10" w:rsidR="00940BA2" w:rsidRDefault="00940BA2" w:rsidP="00940BA2">
      <w:pPr>
        <w:pStyle w:val="Abbreviation"/>
      </w:pPr>
      <w:r w:rsidRPr="00413282">
        <w:t>DT</w:t>
      </w:r>
      <w:r w:rsidRPr="00413282">
        <w:tab/>
        <w:t>Diverted Total</w:t>
      </w:r>
    </w:p>
    <w:p w14:paraId="0AC7A065" w14:textId="77777777" w:rsidR="00434BB5" w:rsidRPr="003F17C5" w:rsidRDefault="00434BB5" w:rsidP="00434BB5">
      <w:pPr>
        <w:pStyle w:val="Abbreviation"/>
        <w:rPr>
          <w:lang w:val="en-GB"/>
        </w:rPr>
      </w:pPr>
      <w:r w:rsidRPr="0077798E">
        <w:rPr>
          <w:lang w:val="en-GB"/>
        </w:rPr>
        <w:t>DWR</w:t>
      </w:r>
      <w:r w:rsidRPr="0077798E">
        <w:rPr>
          <w:lang w:val="en-GB"/>
        </w:rPr>
        <w:tab/>
        <w:t>California Department of Water Resources</w:t>
      </w:r>
    </w:p>
    <w:p w14:paraId="09E0BECA" w14:textId="77777777" w:rsidR="00940BA2" w:rsidRPr="00413282" w:rsidRDefault="00940BA2" w:rsidP="00940BA2">
      <w:pPr>
        <w:pStyle w:val="Abbreviation"/>
      </w:pPr>
      <w:r w:rsidRPr="00413282">
        <w:t>eWRIMS</w:t>
      </w:r>
      <w:r w:rsidRPr="00413282">
        <w:tab/>
        <w:t>Electronic Water Rights Information Management System</w:t>
      </w:r>
    </w:p>
    <w:p w14:paraId="0775E1B4" w14:textId="77777777" w:rsidR="00434BB5" w:rsidRDefault="00434BB5" w:rsidP="00434BB5">
      <w:pPr>
        <w:pStyle w:val="Abbreviation"/>
        <w:rPr>
          <w:lang w:val="en-GB"/>
        </w:rPr>
      </w:pPr>
      <w:r w:rsidRPr="0077798E">
        <w:rPr>
          <w:lang w:val="en-GB"/>
        </w:rPr>
        <w:t>LP</w:t>
      </w:r>
      <w:r w:rsidRPr="0077798E">
        <w:rPr>
          <w:lang w:val="en-GB"/>
        </w:rPr>
        <w:tab/>
        <w:t>Linear Programming</w:t>
      </w:r>
    </w:p>
    <w:p w14:paraId="5060703C" w14:textId="77777777" w:rsidR="00434BB5" w:rsidRPr="003F17C5" w:rsidRDefault="00434BB5" w:rsidP="00434BB5">
      <w:pPr>
        <w:pStyle w:val="Abbreviation"/>
        <w:rPr>
          <w:lang w:val="en-GB"/>
        </w:rPr>
      </w:pPr>
      <w:r w:rsidRPr="0077798E">
        <w:rPr>
          <w:lang w:val="en-GB"/>
        </w:rPr>
        <w:t xml:space="preserve">NC RWQCB </w:t>
      </w:r>
      <w:r w:rsidRPr="0077798E">
        <w:rPr>
          <w:lang w:val="en-GB"/>
        </w:rPr>
        <w:tab/>
        <w:t>North Coast Regional Water Quality Control Board</w:t>
      </w:r>
    </w:p>
    <w:p w14:paraId="1EBE9054" w14:textId="77777777" w:rsidR="00434BB5" w:rsidRDefault="00434BB5" w:rsidP="00434BB5">
      <w:pPr>
        <w:pStyle w:val="Abbreviation"/>
      </w:pPr>
      <w:r w:rsidRPr="0077798E">
        <w:t>SEI</w:t>
      </w:r>
      <w:r w:rsidRPr="0077798E">
        <w:tab/>
        <w:t>Stockholm Environment Institute</w:t>
      </w:r>
    </w:p>
    <w:p w14:paraId="0E0402AF" w14:textId="77777777" w:rsidR="00940BA2" w:rsidRPr="00413282" w:rsidRDefault="00940BA2" w:rsidP="00940BA2">
      <w:pPr>
        <w:pStyle w:val="Abbreviation"/>
      </w:pPr>
      <w:r w:rsidRPr="00413282">
        <w:t>SEWAM</w:t>
      </w:r>
      <w:r w:rsidRPr="00413282">
        <w:tab/>
        <w:t>South Fork Eel River Water Allocation Model</w:t>
      </w:r>
    </w:p>
    <w:p w14:paraId="4AE7A8FF" w14:textId="77777777" w:rsidR="00940BA2" w:rsidRPr="00413282" w:rsidRDefault="00940BA2" w:rsidP="00940BA2">
      <w:pPr>
        <w:pStyle w:val="Abbreviation"/>
      </w:pPr>
      <w:r w:rsidRPr="00413282">
        <w:t>SFER</w:t>
      </w:r>
      <w:r w:rsidRPr="00413282">
        <w:tab/>
        <w:t>South Fork Eel River</w:t>
      </w:r>
    </w:p>
    <w:p w14:paraId="344B2C08" w14:textId="77777777" w:rsidR="00940BA2" w:rsidRPr="00413282" w:rsidRDefault="00940BA2" w:rsidP="00940BA2">
      <w:pPr>
        <w:pStyle w:val="Abbreviation"/>
      </w:pPr>
      <w:r w:rsidRPr="00413282">
        <w:t>State Water Board</w:t>
      </w:r>
      <w:r w:rsidRPr="00413282">
        <w:tab/>
        <w:t>State Water Resources Control Board</w:t>
      </w:r>
    </w:p>
    <w:p w14:paraId="217B8C0E" w14:textId="77777777" w:rsidR="00434BB5" w:rsidRPr="0077798E" w:rsidRDefault="00434BB5" w:rsidP="00434BB5">
      <w:pPr>
        <w:pStyle w:val="Abbreviation"/>
        <w:rPr>
          <w:lang w:val="en-GB"/>
        </w:rPr>
      </w:pPr>
      <w:r w:rsidRPr="0077798E">
        <w:rPr>
          <w:lang w:val="en-GB"/>
        </w:rPr>
        <w:t>UDC</w:t>
      </w:r>
      <w:r w:rsidRPr="0077798E">
        <w:rPr>
          <w:lang w:val="en-GB"/>
        </w:rPr>
        <w:tab/>
        <w:t>User-Defined Constraints</w:t>
      </w:r>
    </w:p>
    <w:p w14:paraId="1BB8C93C" w14:textId="77777777" w:rsidR="00434BB5" w:rsidRPr="003F17C5" w:rsidRDefault="00434BB5" w:rsidP="00434BB5">
      <w:pPr>
        <w:pStyle w:val="Abbreviation"/>
        <w:rPr>
          <w:lang w:val="en-GB"/>
        </w:rPr>
      </w:pPr>
      <w:r w:rsidRPr="0077798E">
        <w:rPr>
          <w:lang w:val="en-GB"/>
        </w:rPr>
        <w:t xml:space="preserve">USGS </w:t>
      </w:r>
      <w:r w:rsidRPr="0077798E">
        <w:rPr>
          <w:lang w:val="en-GB"/>
        </w:rPr>
        <w:tab/>
        <w:t>United States Geological Survey</w:t>
      </w:r>
    </w:p>
    <w:p w14:paraId="42E5103D" w14:textId="77777777" w:rsidR="00940BA2" w:rsidRPr="00413282" w:rsidRDefault="00940BA2" w:rsidP="00940BA2">
      <w:pPr>
        <w:pStyle w:val="Abbreviation"/>
      </w:pPr>
      <w:r w:rsidRPr="00413282">
        <w:t>WAP</w:t>
      </w:r>
      <w:r w:rsidRPr="00413282">
        <w:tab/>
        <w:t>California Water Action Plan</w:t>
      </w:r>
    </w:p>
    <w:p w14:paraId="68ACCC20" w14:textId="77777777" w:rsidR="00940BA2" w:rsidRPr="00413282" w:rsidRDefault="00940BA2" w:rsidP="00940BA2">
      <w:pPr>
        <w:pStyle w:val="Abbreviation"/>
      </w:pPr>
      <w:r w:rsidRPr="00413282">
        <w:t>WEAP</w:t>
      </w:r>
      <w:r w:rsidRPr="00413282">
        <w:tab/>
        <w:t>Water Evaluation and Planning</w:t>
      </w:r>
    </w:p>
    <w:p w14:paraId="31D6A925" w14:textId="77777777" w:rsidR="00434BB5" w:rsidRPr="003F17C5" w:rsidRDefault="00434BB5" w:rsidP="00434BB5">
      <w:pPr>
        <w:pStyle w:val="Abbreviation"/>
        <w:rPr>
          <w:lang w:val="en-GB"/>
        </w:rPr>
      </w:pPr>
      <w:r w:rsidRPr="0077798E">
        <w:rPr>
          <w:lang w:val="en-GB"/>
        </w:rPr>
        <w:t>WRUDS</w:t>
      </w:r>
      <w:r w:rsidRPr="0077798E">
        <w:rPr>
          <w:lang w:val="en-GB"/>
        </w:rPr>
        <w:tab/>
        <w:t>Water Rights Use Data Set</w:t>
      </w:r>
    </w:p>
    <w:p w14:paraId="481FCAE8" w14:textId="20C6523C" w:rsidR="00940BA2" w:rsidRPr="00413282" w:rsidRDefault="00940BA2" w:rsidP="00940BA2">
      <w:pPr>
        <w:pStyle w:val="Abbreviation"/>
      </w:pPr>
    </w:p>
    <w:p w14:paraId="5F7B9633" w14:textId="4100FEF6" w:rsidR="00940BA2" w:rsidRPr="00413282" w:rsidRDefault="00940BA2" w:rsidP="008549EE">
      <w:pPr>
        <w:pStyle w:val="TableText"/>
        <w:rPr>
          <w:lang w:val="en-US"/>
        </w:rPr>
      </w:pPr>
      <w:r w:rsidRPr="00413282">
        <w:rPr>
          <w:lang w:val="en-US"/>
        </w:rPr>
        <w:br w:type="page"/>
      </w:r>
    </w:p>
    <w:p w14:paraId="2E9C812F" w14:textId="77777777" w:rsidR="00434BB5" w:rsidRDefault="00434BB5" w:rsidP="00434BB5">
      <w:pPr>
        <w:pStyle w:val="Blankpage"/>
      </w:pPr>
    </w:p>
    <w:p w14:paraId="783F22FE" w14:textId="47A8B7B5" w:rsidR="00245F65" w:rsidRPr="00413282" w:rsidRDefault="00940BA2" w:rsidP="00B43E21">
      <w:pPr>
        <w:pStyle w:val="Blankpage"/>
        <w:sectPr w:rsidR="00245F65" w:rsidRPr="00413282" w:rsidSect="00245F65">
          <w:footerReference w:type="default" r:id="rId16"/>
          <w:footerReference w:type="first" r:id="rId17"/>
          <w:endnotePr>
            <w:numFmt w:val="decimal"/>
          </w:endnotePr>
          <w:pgSz w:w="11901" w:h="16840" w:code="9"/>
          <w:pgMar w:top="1871" w:right="907" w:bottom="1134" w:left="2268" w:header="709" w:footer="709" w:gutter="0"/>
          <w:pgNumType w:fmt="lowerRoman" w:start="2"/>
          <w:cols w:space="708"/>
          <w:docGrid w:linePitch="360"/>
        </w:sectPr>
      </w:pPr>
      <w:r w:rsidRPr="00413282">
        <w:t xml:space="preserve">This page left </w:t>
      </w:r>
      <w:r w:rsidRPr="00B43E21">
        <w:t>blank</w:t>
      </w:r>
      <w:r w:rsidRPr="00413282">
        <w:t xml:space="preserve"> intentionally.</w:t>
      </w:r>
    </w:p>
    <w:p w14:paraId="57C042BA" w14:textId="332CC33C" w:rsidR="00245F65" w:rsidRPr="00413282" w:rsidRDefault="00245F65" w:rsidP="008549EE">
      <w:pPr>
        <w:pStyle w:val="Heading1"/>
        <w:ind w:left="907"/>
        <w:rPr>
          <w:lang w:val="en-US"/>
        </w:rPr>
      </w:pPr>
      <w:bookmarkStart w:id="11" w:name="_Toc13049686"/>
      <w:bookmarkStart w:id="12" w:name="_Ref14858583"/>
      <w:bookmarkStart w:id="13" w:name="_Ref14858654"/>
      <w:bookmarkStart w:id="14" w:name="_Ref17362420"/>
      <w:bookmarkStart w:id="15" w:name="_Toc62220741"/>
      <w:bookmarkEnd w:id="7"/>
      <w:bookmarkEnd w:id="8"/>
      <w:r w:rsidRPr="00413282">
        <w:rPr>
          <w:lang w:val="en-US"/>
        </w:rPr>
        <w:lastRenderedPageBreak/>
        <w:t>Project overview</w:t>
      </w:r>
      <w:bookmarkEnd w:id="11"/>
      <w:bookmarkEnd w:id="12"/>
      <w:bookmarkEnd w:id="13"/>
      <w:bookmarkEnd w:id="14"/>
      <w:bookmarkEnd w:id="15"/>
    </w:p>
    <w:p w14:paraId="38DCB931" w14:textId="16F36C11" w:rsidR="00AF087F" w:rsidRPr="00413282" w:rsidRDefault="00AF087F" w:rsidP="00AF087F">
      <w:pPr>
        <w:rPr>
          <w:lang w:val="en-US"/>
        </w:rPr>
      </w:pPr>
      <w:r w:rsidRPr="00413282">
        <w:rPr>
          <w:lang w:val="en-US"/>
        </w:rPr>
        <w:t>This document describes the development of the daily time-step South Fork Eel River Water Allocation Model (SEWAM) (</w:t>
      </w:r>
      <w:r w:rsidR="001B5844" w:rsidRPr="00413282">
        <w:rPr>
          <w:lang w:val="en-US"/>
        </w:rPr>
        <w:fldChar w:fldCharType="begin"/>
      </w:r>
      <w:r w:rsidR="001B5844" w:rsidRPr="00413282">
        <w:rPr>
          <w:lang w:val="en-US"/>
        </w:rPr>
        <w:instrText xml:space="preserve"> REF _Ref14854517 \h </w:instrText>
      </w:r>
      <w:r w:rsidR="001B5844" w:rsidRPr="00413282">
        <w:rPr>
          <w:lang w:val="en-US"/>
        </w:rPr>
      </w:r>
      <w:r w:rsidR="001B5844" w:rsidRPr="00413282">
        <w:rPr>
          <w:lang w:val="en-US"/>
        </w:rPr>
        <w:fldChar w:fldCharType="separate"/>
      </w:r>
      <w:r w:rsidR="0067763F" w:rsidRPr="00413282">
        <w:rPr>
          <w:lang w:val="en-US"/>
        </w:rPr>
        <w:t xml:space="preserve">Figure </w:t>
      </w:r>
      <w:r w:rsidR="0067763F">
        <w:rPr>
          <w:noProof/>
          <w:lang w:val="en-US"/>
        </w:rPr>
        <w:t>1</w:t>
      </w:r>
      <w:r w:rsidR="0067763F">
        <w:rPr>
          <w:lang w:val="en-US"/>
        </w:rPr>
        <w:t>.</w:t>
      </w:r>
      <w:r w:rsidR="0067763F">
        <w:rPr>
          <w:noProof/>
          <w:lang w:val="en-US"/>
        </w:rPr>
        <w:t>1</w:t>
      </w:r>
      <w:r w:rsidR="001B5844" w:rsidRPr="00413282">
        <w:rPr>
          <w:lang w:val="en-US"/>
        </w:rPr>
        <w:fldChar w:fldCharType="end"/>
      </w:r>
      <w:r w:rsidRPr="00413282">
        <w:rPr>
          <w:lang w:val="en-US"/>
        </w:rPr>
        <w:t>). SEWAM has been developed within the Water Evaluation and Planning system (WEAP) software developed and maintained by the Stockholm Environment Institute (SEI).</w:t>
      </w:r>
    </w:p>
    <w:p w14:paraId="5CD14518" w14:textId="77777777" w:rsidR="00AF087F" w:rsidRPr="00413282" w:rsidRDefault="00AF087F" w:rsidP="00AF087F">
      <w:pPr>
        <w:pStyle w:val="FIgure"/>
        <w:rPr>
          <w:lang w:val="en-US"/>
        </w:rPr>
      </w:pPr>
      <w:r w:rsidRPr="00413282">
        <w:rPr>
          <w:lang w:val="en-US"/>
        </w:rPr>
        <w:t xml:space="preserve"> </w:t>
      </w:r>
      <w:r w:rsidRPr="00413282">
        <w:rPr>
          <w:lang w:val="en-US"/>
        </w:rPr>
        <w:drawing>
          <wp:inline distT="0" distB="0" distL="0" distR="0" wp14:anchorId="57771CDE" wp14:editId="1D43BAF2">
            <wp:extent cx="3719600" cy="4935416"/>
            <wp:effectExtent l="0" t="0" r="0" b="0"/>
            <wp:docPr id="18" name="Picture 18" descr="https://nrm.dfg.ca.gov/FileHandler.ashx?DocumentID=115224&amp;inline&#10;Shaded-relief map of the South Fork Eel River Watershed and South Fork Eel River. Inset map shows the watershed location within the State of Califor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nrm.dfg.ca.gov/FileHandler.ashx?DocumentID=115224&amp;inlin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145" t="622" r="1872" b="925"/>
                    <a:stretch/>
                  </pic:blipFill>
                  <pic:spPr bwMode="auto">
                    <a:xfrm>
                      <a:off x="0" y="0"/>
                      <a:ext cx="3738015" cy="4959850"/>
                    </a:xfrm>
                    <a:prstGeom prst="rect">
                      <a:avLst/>
                    </a:prstGeom>
                    <a:noFill/>
                    <a:ln>
                      <a:noFill/>
                    </a:ln>
                    <a:extLst>
                      <a:ext uri="{53640926-AAD7-44D8-BBD7-CCE9431645EC}">
                        <a14:shadowObscured xmlns:a14="http://schemas.microsoft.com/office/drawing/2010/main"/>
                      </a:ext>
                    </a:extLst>
                  </pic:spPr>
                </pic:pic>
              </a:graphicData>
            </a:graphic>
          </wp:inline>
        </w:drawing>
      </w:r>
    </w:p>
    <w:p w14:paraId="593FC8C1" w14:textId="16624D97" w:rsidR="001468BD" w:rsidRPr="00413282" w:rsidRDefault="00AF087F" w:rsidP="008549EE">
      <w:pPr>
        <w:pStyle w:val="StyleTableFigureTitleAfter0pt"/>
        <w:rPr>
          <w:lang w:val="en-US"/>
        </w:rPr>
      </w:pPr>
      <w:bookmarkStart w:id="16" w:name="_Ref14854517"/>
      <w:r w:rsidRPr="00413282">
        <w:rPr>
          <w:lang w:val="en-US"/>
        </w:rPr>
        <w:t xml:space="preserve">Figure </w:t>
      </w:r>
      <w:r w:rsidR="00753F94">
        <w:rPr>
          <w:lang w:val="en-US"/>
        </w:rPr>
        <w:fldChar w:fldCharType="begin"/>
      </w:r>
      <w:r w:rsidR="00753F94">
        <w:rPr>
          <w:lang w:val="en-US"/>
        </w:rPr>
        <w:instrText xml:space="preserve"> STYLEREF 1 \s </w:instrText>
      </w:r>
      <w:r w:rsidR="00753F94">
        <w:rPr>
          <w:lang w:val="en-US"/>
        </w:rPr>
        <w:fldChar w:fldCharType="separate"/>
      </w:r>
      <w:r w:rsidR="00753F94">
        <w:rPr>
          <w:noProof/>
          <w:lang w:val="en-US"/>
        </w:rPr>
        <w:t>1</w:t>
      </w:r>
      <w:r w:rsidR="00753F94">
        <w:rPr>
          <w:lang w:val="en-US"/>
        </w:rPr>
        <w:fldChar w:fldCharType="end"/>
      </w:r>
      <w:r w:rsidR="00753F94">
        <w:rPr>
          <w:lang w:val="en-US"/>
        </w:rPr>
        <w:t>.</w:t>
      </w:r>
      <w:r w:rsidR="00753F94">
        <w:rPr>
          <w:lang w:val="en-US"/>
        </w:rPr>
        <w:fldChar w:fldCharType="begin"/>
      </w:r>
      <w:r w:rsidR="00753F94">
        <w:rPr>
          <w:lang w:val="en-US"/>
        </w:rPr>
        <w:instrText xml:space="preserve"> SEQ Figure \* ARABIC \s 1 </w:instrText>
      </w:r>
      <w:r w:rsidR="00753F94">
        <w:rPr>
          <w:lang w:val="en-US"/>
        </w:rPr>
        <w:fldChar w:fldCharType="separate"/>
      </w:r>
      <w:r w:rsidR="00753F94">
        <w:rPr>
          <w:noProof/>
          <w:lang w:val="en-US"/>
        </w:rPr>
        <w:t>1</w:t>
      </w:r>
      <w:r w:rsidR="00753F94">
        <w:rPr>
          <w:lang w:val="en-US"/>
        </w:rPr>
        <w:fldChar w:fldCharType="end"/>
      </w:r>
      <w:bookmarkEnd w:id="16"/>
      <w:r w:rsidRPr="00413282">
        <w:rPr>
          <w:lang w:val="en-US"/>
        </w:rPr>
        <w:t xml:space="preserve"> Map of South Fork Eel River </w:t>
      </w:r>
      <w:r w:rsidR="00FD0F07">
        <w:rPr>
          <w:lang w:val="en-US"/>
        </w:rPr>
        <w:t>w</w:t>
      </w:r>
      <w:r w:rsidRPr="00413282">
        <w:rPr>
          <w:lang w:val="en-US"/>
        </w:rPr>
        <w:t>atershed</w:t>
      </w:r>
      <w:r w:rsidR="00AD74F2" w:rsidRPr="00413282">
        <w:rPr>
          <w:lang w:val="en-US"/>
        </w:rPr>
        <w:t>.</w:t>
      </w:r>
      <w:r w:rsidRPr="00413282">
        <w:rPr>
          <w:lang w:val="en-US"/>
        </w:rPr>
        <w:t xml:space="preserve"> </w:t>
      </w:r>
    </w:p>
    <w:p w14:paraId="06B95F27" w14:textId="6534AABE" w:rsidR="00AF087F" w:rsidRPr="00413282" w:rsidRDefault="001468BD" w:rsidP="008549EE">
      <w:pPr>
        <w:pStyle w:val="TableFigureSource"/>
        <w:rPr>
          <w:lang w:val="en-US"/>
        </w:rPr>
      </w:pPr>
      <w:r w:rsidRPr="00413282">
        <w:rPr>
          <w:lang w:val="en-US"/>
        </w:rPr>
        <w:t xml:space="preserve">Source: </w:t>
      </w:r>
      <w:r w:rsidR="00AF087F" w:rsidRPr="00413282">
        <w:rPr>
          <w:lang w:val="en-US"/>
        </w:rPr>
        <w:t>CDFW, 2018</w:t>
      </w:r>
    </w:p>
    <w:p w14:paraId="159C65B6" w14:textId="4A0A0A84" w:rsidR="00A95E29" w:rsidRPr="00413282" w:rsidRDefault="00AF087F" w:rsidP="00AF087F">
      <w:pPr>
        <w:rPr>
          <w:lang w:val="en-US"/>
        </w:rPr>
      </w:pPr>
      <w:r w:rsidRPr="00413282">
        <w:rPr>
          <w:lang w:val="en-US"/>
        </w:rPr>
        <w:t>The California Natural Resources Agency, the California Environmental Protection Agency, and the California Department of Food and Agriculture developed the California Water Action Plan (WAP), released on January 22, 2014 (CNRA, 2014). The WAP has been developed to meet three broad objectives:</w:t>
      </w:r>
    </w:p>
    <w:p w14:paraId="6D2393E8" w14:textId="1671D11D" w:rsidR="00AF087F" w:rsidRPr="00413282" w:rsidRDefault="00AF087F">
      <w:pPr>
        <w:pStyle w:val="ListBullet"/>
      </w:pPr>
      <w:r w:rsidRPr="00413282">
        <w:t>More reliable water supplies;</w:t>
      </w:r>
    </w:p>
    <w:p w14:paraId="08EE2B0A" w14:textId="27701004" w:rsidR="00AF087F" w:rsidRPr="00413282" w:rsidRDefault="00AF087F">
      <w:pPr>
        <w:pStyle w:val="ListBullet"/>
      </w:pPr>
      <w:r w:rsidRPr="00413282">
        <w:t xml:space="preserve">The restoration of important species and habitat; and </w:t>
      </w:r>
    </w:p>
    <w:p w14:paraId="2E97D7D1" w14:textId="6BD2F05B" w:rsidR="00AF087F" w:rsidRPr="00413282" w:rsidRDefault="00AF087F">
      <w:pPr>
        <w:pStyle w:val="ListBullet"/>
      </w:pPr>
      <w:r w:rsidRPr="00413282">
        <w:lastRenderedPageBreak/>
        <w:t>A more resilient, sustainably managed water resources system (water supply, water quality, flood protection, and environment) that can better withstand inevitable and unforeseen pressures in the coming decades.</w:t>
      </w:r>
    </w:p>
    <w:p w14:paraId="52910570" w14:textId="7E424969" w:rsidR="00AF087F" w:rsidRPr="00413282" w:rsidRDefault="00AF087F" w:rsidP="00D23A91">
      <w:pPr>
        <w:rPr>
          <w:lang w:val="en-US"/>
        </w:rPr>
      </w:pPr>
      <w:r w:rsidRPr="00413282">
        <w:rPr>
          <w:lang w:val="en-US"/>
        </w:rPr>
        <w:t>Action Four of the WAP, to “Protect and Restore Important Ecosystems,” contains a sub-action that states the following:</w:t>
      </w:r>
    </w:p>
    <w:p w14:paraId="208A8297" w14:textId="1F1AAC34" w:rsidR="00AF087F" w:rsidRPr="00413282" w:rsidRDefault="00AF087F" w:rsidP="008549EE">
      <w:pPr>
        <w:pStyle w:val="Quote"/>
        <w:rPr>
          <w:lang w:val="en-US"/>
        </w:rPr>
      </w:pPr>
      <w:r w:rsidRPr="00413282">
        <w:rPr>
          <w:lang w:val="en-US"/>
        </w:rPr>
        <w:t>The State Water Resources Control Board and the Department of Fish and Wildlife will implement a suite of individual and coordinated administrative efforts to enhance flows statewide in at least five stream systems that support critical habitat for anadromous fish. These actions include developing defensible, cost-effective, and time-sensitive approaches to establish instream flows using sound science and a transparent public process. When developing and implementing this action, the State Water Resources Control Board and the Department of Fish and Wildlife will consider their public trust responsibility and existing statutory authorities such as maintaining fish in good condition.</w:t>
      </w:r>
    </w:p>
    <w:p w14:paraId="7CC099B8" w14:textId="50072AB8" w:rsidR="00AF087F" w:rsidRPr="00413282" w:rsidRDefault="00AF087F" w:rsidP="00D23A91">
      <w:pPr>
        <w:rPr>
          <w:lang w:val="en-US"/>
        </w:rPr>
      </w:pPr>
      <w:r w:rsidRPr="00413282">
        <w:rPr>
          <w:lang w:val="en-US"/>
        </w:rPr>
        <w:t>Through a coordinated effort between the State Water Resources Control Board (State Water Board) and California Department of Fish and Wildlife (CDFW), the following stream systems have been identified as a starting point for the WAP effort:</w:t>
      </w:r>
    </w:p>
    <w:p w14:paraId="03D610E6" w14:textId="75741B65" w:rsidR="00AF087F" w:rsidRPr="00413282" w:rsidRDefault="00AF087F">
      <w:pPr>
        <w:pStyle w:val="ListBullet"/>
      </w:pPr>
      <w:r w:rsidRPr="00413282">
        <w:t>Shasta River, tributary to the Klamath River, Siskiyou County</w:t>
      </w:r>
    </w:p>
    <w:p w14:paraId="4652EE25" w14:textId="514F7D2C" w:rsidR="00AF087F" w:rsidRPr="00413282" w:rsidRDefault="00AF087F">
      <w:pPr>
        <w:pStyle w:val="ListBullet"/>
      </w:pPr>
      <w:r w:rsidRPr="00413282">
        <w:t>South Fork Eel River, tributary to the Eel River, Humboldt and Mendocino Counties</w:t>
      </w:r>
    </w:p>
    <w:p w14:paraId="7686C9D2" w14:textId="4D70A022" w:rsidR="00AF087F" w:rsidRPr="00413282" w:rsidRDefault="00AF087F">
      <w:pPr>
        <w:pStyle w:val="ListBullet"/>
      </w:pPr>
      <w:r w:rsidRPr="00413282">
        <w:t>Mark West Creek, tributary to the Russian River, Sonoma County</w:t>
      </w:r>
    </w:p>
    <w:p w14:paraId="2BF968F6" w14:textId="1FCCCBC7" w:rsidR="00AF087F" w:rsidRPr="00413282" w:rsidRDefault="00AF087F">
      <w:pPr>
        <w:pStyle w:val="ListBullet"/>
      </w:pPr>
      <w:r w:rsidRPr="00413282">
        <w:t>Mill Creek, tributary to the Sacramento River, Shasta and Tehama Counties</w:t>
      </w:r>
    </w:p>
    <w:p w14:paraId="1A3C7FF5" w14:textId="3E014006" w:rsidR="00AF087F" w:rsidRPr="00413282" w:rsidRDefault="00AF087F">
      <w:pPr>
        <w:pStyle w:val="ListBullet"/>
      </w:pPr>
      <w:r w:rsidRPr="00413282">
        <w:t>Ventura River, Santa Barbara and Ventura Counties</w:t>
      </w:r>
    </w:p>
    <w:p w14:paraId="1E05A4A3" w14:textId="77777777" w:rsidR="00AF087F" w:rsidRPr="00413282" w:rsidRDefault="00AF087F" w:rsidP="00D23A91">
      <w:pPr>
        <w:rPr>
          <w:lang w:val="en-US"/>
        </w:rPr>
      </w:pPr>
      <w:r w:rsidRPr="00413282">
        <w:rPr>
          <w:lang w:val="en-US"/>
        </w:rPr>
        <w:t xml:space="preserve">The State Water Board and CDFW are currently working to identify potential actions that may be taken to enhance and establish instream flow for anadromous fish in these five priority streams and other streams of importance to the WAP objectives. </w:t>
      </w:r>
    </w:p>
    <w:p w14:paraId="5989B164" w14:textId="4B660A51" w:rsidR="00AF087F" w:rsidRPr="00413282" w:rsidRDefault="00AF087F" w:rsidP="00D23A91">
      <w:pPr>
        <w:rPr>
          <w:lang w:val="en-US"/>
        </w:rPr>
      </w:pPr>
      <w:r w:rsidRPr="00413282">
        <w:rPr>
          <w:lang w:val="en-US"/>
        </w:rPr>
        <w:t xml:space="preserve">The development of water allocation models will enable the State Water Board to evaluate the impact of instream flow policy options on water rights holders. A critical step in developing a water allocation model is to estimate </w:t>
      </w:r>
      <w:r w:rsidR="00B40B22">
        <w:rPr>
          <w:lang w:val="en-US"/>
        </w:rPr>
        <w:t xml:space="preserve">diversions </w:t>
      </w:r>
      <w:r w:rsidRPr="00413282">
        <w:rPr>
          <w:lang w:val="en-US"/>
        </w:rPr>
        <w:t>in the subject watershed.</w:t>
      </w:r>
    </w:p>
    <w:p w14:paraId="1244137E" w14:textId="757EBFF3" w:rsidR="008549EE" w:rsidRPr="00413282" w:rsidRDefault="00AF087F" w:rsidP="00D23A91">
      <w:pPr>
        <w:rPr>
          <w:lang w:val="en-US"/>
        </w:rPr>
      </w:pPr>
      <w:r w:rsidRPr="00413282">
        <w:rPr>
          <w:lang w:val="en-US"/>
        </w:rPr>
        <w:t>This document specifically focuses on the South Fork Eel River (SFER) watershed and describes SEWAM as developed in WEAP.</w:t>
      </w:r>
    </w:p>
    <w:p w14:paraId="28CF2FC5" w14:textId="3D6F1A4B" w:rsidR="008549EE" w:rsidRDefault="008549EE">
      <w:pPr>
        <w:spacing w:before="0" w:after="0" w:line="240" w:lineRule="auto"/>
        <w:ind w:right="0"/>
        <w:rPr>
          <w:rFonts w:asciiTheme="majorHAnsi" w:eastAsiaTheme="majorEastAsia" w:hAnsiTheme="majorHAnsi" w:cstheme="majorBidi"/>
          <w:b/>
          <w:color w:val="617076"/>
          <w:sz w:val="27"/>
          <w:szCs w:val="27"/>
          <w:lang w:val="en-US"/>
        </w:rPr>
      </w:pPr>
      <w:r>
        <w:rPr>
          <w:lang w:val="en-US"/>
        </w:rPr>
        <w:br w:type="page"/>
      </w:r>
    </w:p>
    <w:p w14:paraId="31A77FBD" w14:textId="77777777" w:rsidR="004F2B50" w:rsidRPr="00413282" w:rsidRDefault="004F2B50" w:rsidP="000D39CB">
      <w:pPr>
        <w:pStyle w:val="Heading2"/>
        <w:rPr>
          <w:lang w:val="en-US"/>
        </w:rPr>
      </w:pPr>
      <w:bookmarkStart w:id="17" w:name="_Ref14854746"/>
      <w:bookmarkStart w:id="18" w:name="_Toc62220742"/>
      <w:r w:rsidRPr="00413282">
        <w:rPr>
          <w:lang w:val="en-US"/>
        </w:rPr>
        <w:lastRenderedPageBreak/>
        <w:t>Organization and contents of this document</w:t>
      </w:r>
      <w:bookmarkEnd w:id="17"/>
      <w:bookmarkEnd w:id="18"/>
    </w:p>
    <w:p w14:paraId="2AF17F69" w14:textId="77777777" w:rsidR="004F2B50" w:rsidRPr="00413282" w:rsidRDefault="004F2B50" w:rsidP="004F2B50">
      <w:pPr>
        <w:rPr>
          <w:lang w:val="en-US"/>
        </w:rPr>
      </w:pPr>
      <w:r w:rsidRPr="00413282">
        <w:rPr>
          <w:lang w:val="en-US"/>
        </w:rPr>
        <w:t xml:space="preserve">This report describes the methods and assumptions used to develop SEWAM. The first chapters of this document provide background information, including overviews of the project modeling platform and WEAP’s Data View. Later chapters provide context for the SFER watershed. The final chapters in this report discuss model validation and the limitations of SEWAM. </w:t>
      </w:r>
    </w:p>
    <w:p w14:paraId="5B7300B6" w14:textId="389BF8B9" w:rsidR="00D251C6" w:rsidRPr="00413282" w:rsidRDefault="004F2B50" w:rsidP="004F2B50">
      <w:pPr>
        <w:rPr>
          <w:lang w:val="en-US"/>
        </w:rPr>
      </w:pPr>
      <w:r w:rsidRPr="00413282">
        <w:rPr>
          <w:lang w:val="en-US"/>
        </w:rPr>
        <w:t>The contents of each chapter are as follows:</w:t>
      </w:r>
    </w:p>
    <w:p w14:paraId="24CBBAA6" w14:textId="59F111B5" w:rsidR="004F2B50" w:rsidRPr="00413282" w:rsidRDefault="004F2B50" w:rsidP="0099410E">
      <w:pPr>
        <w:rPr>
          <w:lang w:val="en-US"/>
        </w:rPr>
      </w:pPr>
      <w:r w:rsidRPr="00413282">
        <w:rPr>
          <w:b/>
          <w:lang w:val="en-US"/>
        </w:rPr>
        <w:t xml:space="preserve">Chapter </w:t>
      </w:r>
      <w:r w:rsidR="00AD74F2" w:rsidRPr="00413282">
        <w:rPr>
          <w:b/>
          <w:lang w:val="en-US"/>
        </w:rPr>
        <w:fldChar w:fldCharType="begin"/>
      </w:r>
      <w:r w:rsidR="00AD74F2" w:rsidRPr="00413282">
        <w:rPr>
          <w:b/>
          <w:lang w:val="en-US"/>
        </w:rPr>
        <w:instrText xml:space="preserve"> REF _Ref14858583 \n \h </w:instrText>
      </w:r>
      <w:r w:rsidR="00AD74F2" w:rsidRPr="00413282">
        <w:rPr>
          <w:b/>
          <w:lang w:val="en-US"/>
        </w:rPr>
      </w:r>
      <w:r w:rsidR="00AD74F2" w:rsidRPr="00413282">
        <w:rPr>
          <w:b/>
          <w:lang w:val="en-US"/>
        </w:rPr>
        <w:fldChar w:fldCharType="separate"/>
      </w:r>
      <w:r w:rsidR="0067763F">
        <w:rPr>
          <w:b/>
          <w:lang w:val="en-US"/>
        </w:rPr>
        <w:t>1</w:t>
      </w:r>
      <w:r w:rsidR="00AD74F2" w:rsidRPr="00413282">
        <w:rPr>
          <w:b/>
          <w:lang w:val="en-US"/>
        </w:rPr>
        <w:fldChar w:fldCharType="end"/>
      </w:r>
      <w:r w:rsidRPr="00413282">
        <w:rPr>
          <w:b/>
          <w:lang w:val="en-US"/>
        </w:rPr>
        <w:t xml:space="preserve">, </w:t>
      </w:r>
      <w:r w:rsidR="0016539C" w:rsidRPr="00413282">
        <w:rPr>
          <w:b/>
          <w:lang w:val="en-US"/>
        </w:rPr>
        <w:fldChar w:fldCharType="begin"/>
      </w:r>
      <w:r w:rsidR="0016539C" w:rsidRPr="00413282">
        <w:rPr>
          <w:b/>
          <w:lang w:val="en-US"/>
        </w:rPr>
        <w:instrText xml:space="preserve"> REF _Ref14858654 \h </w:instrText>
      </w:r>
      <w:r w:rsidR="0016539C" w:rsidRPr="008549EE">
        <w:rPr>
          <w:b/>
          <w:lang w:val="en-US"/>
        </w:rPr>
        <w:instrText xml:space="preserve"> \* MERGEFORMAT </w:instrText>
      </w:r>
      <w:r w:rsidR="0016539C" w:rsidRPr="00413282">
        <w:rPr>
          <w:b/>
          <w:lang w:val="en-US"/>
        </w:rPr>
      </w:r>
      <w:r w:rsidR="0016539C" w:rsidRPr="00413282">
        <w:rPr>
          <w:b/>
          <w:lang w:val="en-US"/>
        </w:rPr>
        <w:fldChar w:fldCharType="separate"/>
      </w:r>
      <w:r w:rsidR="0067763F" w:rsidRPr="0067763F">
        <w:rPr>
          <w:b/>
          <w:lang w:val="en-US"/>
        </w:rPr>
        <w:t>Project overview</w:t>
      </w:r>
      <w:r w:rsidR="0016539C" w:rsidRPr="00413282">
        <w:rPr>
          <w:b/>
          <w:lang w:val="en-US"/>
        </w:rPr>
        <w:fldChar w:fldCharType="end"/>
      </w:r>
      <w:r w:rsidRPr="00413282">
        <w:rPr>
          <w:lang w:val="en-US"/>
        </w:rPr>
        <w:t>, provides general background and describes the purpose of SEWAM and this document.</w:t>
      </w:r>
    </w:p>
    <w:p w14:paraId="36C43AE9" w14:textId="56B5E5ED" w:rsidR="004F2B50" w:rsidRPr="00413282" w:rsidRDefault="004F2B50" w:rsidP="0099410E">
      <w:pPr>
        <w:rPr>
          <w:lang w:val="en-US"/>
        </w:rPr>
      </w:pPr>
      <w:r w:rsidRPr="00413282">
        <w:rPr>
          <w:b/>
          <w:lang w:val="en-US"/>
        </w:rPr>
        <w:t xml:space="preserve">Chapter </w:t>
      </w:r>
      <w:r w:rsidR="00AD74F2" w:rsidRPr="00413282">
        <w:rPr>
          <w:b/>
          <w:lang w:val="en-US"/>
        </w:rPr>
        <w:fldChar w:fldCharType="begin"/>
      </w:r>
      <w:r w:rsidR="00AD74F2" w:rsidRPr="00413282">
        <w:rPr>
          <w:b/>
          <w:lang w:val="en-US"/>
        </w:rPr>
        <w:instrText xml:space="preserve"> REF _Ref14858593 \n \h </w:instrText>
      </w:r>
      <w:r w:rsidR="00AD74F2" w:rsidRPr="00413282">
        <w:rPr>
          <w:b/>
          <w:lang w:val="en-US"/>
        </w:rPr>
      </w:r>
      <w:r w:rsidR="00AD74F2" w:rsidRPr="00413282">
        <w:rPr>
          <w:b/>
          <w:lang w:val="en-US"/>
        </w:rPr>
        <w:fldChar w:fldCharType="separate"/>
      </w:r>
      <w:r w:rsidR="0067763F">
        <w:rPr>
          <w:b/>
          <w:lang w:val="en-US"/>
        </w:rPr>
        <w:t>2</w:t>
      </w:r>
      <w:r w:rsidR="00AD74F2" w:rsidRPr="00413282">
        <w:rPr>
          <w:b/>
          <w:lang w:val="en-US"/>
        </w:rPr>
        <w:fldChar w:fldCharType="end"/>
      </w:r>
      <w:r w:rsidRPr="00413282">
        <w:rPr>
          <w:b/>
          <w:lang w:val="en-US"/>
        </w:rPr>
        <w:t xml:space="preserve">, </w:t>
      </w:r>
      <w:r w:rsidR="0016539C" w:rsidRPr="00413282">
        <w:rPr>
          <w:b/>
          <w:lang w:val="en-US"/>
        </w:rPr>
        <w:fldChar w:fldCharType="begin"/>
      </w:r>
      <w:r w:rsidR="0016539C" w:rsidRPr="00413282">
        <w:rPr>
          <w:b/>
          <w:lang w:val="en-US"/>
        </w:rPr>
        <w:instrText xml:space="preserve"> REF _Ref14858666 \h </w:instrText>
      </w:r>
      <w:r w:rsidR="0016539C" w:rsidRPr="008549EE">
        <w:rPr>
          <w:b/>
          <w:lang w:val="en-US"/>
        </w:rPr>
        <w:instrText xml:space="preserve"> \* MERGEFORMAT </w:instrText>
      </w:r>
      <w:r w:rsidR="0016539C" w:rsidRPr="00413282">
        <w:rPr>
          <w:b/>
          <w:lang w:val="en-US"/>
        </w:rPr>
      </w:r>
      <w:r w:rsidR="0016539C" w:rsidRPr="00413282">
        <w:rPr>
          <w:b/>
          <w:lang w:val="en-US"/>
        </w:rPr>
        <w:fldChar w:fldCharType="separate"/>
      </w:r>
      <w:r w:rsidR="0067763F" w:rsidRPr="0067763F">
        <w:rPr>
          <w:b/>
          <w:lang w:val="en-US"/>
        </w:rPr>
        <w:t>Water Evaluation and Planning System</w:t>
      </w:r>
      <w:r w:rsidR="0016539C" w:rsidRPr="00413282">
        <w:rPr>
          <w:b/>
          <w:lang w:val="en-US"/>
        </w:rPr>
        <w:fldChar w:fldCharType="end"/>
      </w:r>
      <w:r w:rsidRPr="00413282">
        <w:rPr>
          <w:lang w:val="en-US"/>
        </w:rPr>
        <w:t>, describes the WEAP software used to develop SEWAM.</w:t>
      </w:r>
    </w:p>
    <w:p w14:paraId="2114D6DC" w14:textId="207F0950" w:rsidR="004F2B50" w:rsidRPr="00413282" w:rsidRDefault="004F2B50" w:rsidP="0099410E">
      <w:pPr>
        <w:rPr>
          <w:lang w:val="en-US"/>
        </w:rPr>
      </w:pPr>
      <w:r w:rsidRPr="00413282">
        <w:rPr>
          <w:b/>
          <w:lang w:val="en-US"/>
        </w:rPr>
        <w:t xml:space="preserve">Chapter </w:t>
      </w:r>
      <w:r w:rsidR="00AD74F2" w:rsidRPr="00413282">
        <w:rPr>
          <w:b/>
          <w:lang w:val="en-US"/>
        </w:rPr>
        <w:fldChar w:fldCharType="begin"/>
      </w:r>
      <w:r w:rsidR="00AD74F2" w:rsidRPr="00413282">
        <w:rPr>
          <w:b/>
          <w:lang w:val="en-US"/>
        </w:rPr>
        <w:instrText xml:space="preserve"> REF _Ref14858600 \n \h </w:instrText>
      </w:r>
      <w:r w:rsidR="00AD74F2" w:rsidRPr="00413282">
        <w:rPr>
          <w:b/>
          <w:lang w:val="en-US"/>
        </w:rPr>
      </w:r>
      <w:r w:rsidR="00AD74F2" w:rsidRPr="00413282">
        <w:rPr>
          <w:b/>
          <w:lang w:val="en-US"/>
        </w:rPr>
        <w:fldChar w:fldCharType="separate"/>
      </w:r>
      <w:r w:rsidR="0067763F">
        <w:rPr>
          <w:b/>
          <w:lang w:val="en-US"/>
        </w:rPr>
        <w:t>3</w:t>
      </w:r>
      <w:r w:rsidR="00AD74F2" w:rsidRPr="00413282">
        <w:rPr>
          <w:b/>
          <w:lang w:val="en-US"/>
        </w:rPr>
        <w:fldChar w:fldCharType="end"/>
      </w:r>
      <w:r w:rsidRPr="00413282">
        <w:rPr>
          <w:b/>
          <w:lang w:val="en-US"/>
        </w:rPr>
        <w:t xml:space="preserve">, </w:t>
      </w:r>
      <w:r w:rsidR="0016539C" w:rsidRPr="00413282">
        <w:rPr>
          <w:b/>
          <w:lang w:val="en-US"/>
        </w:rPr>
        <w:fldChar w:fldCharType="begin"/>
      </w:r>
      <w:r w:rsidR="0016539C" w:rsidRPr="00413282">
        <w:rPr>
          <w:b/>
          <w:lang w:val="en-US"/>
        </w:rPr>
        <w:instrText xml:space="preserve"> REF _Ref14858600 \h </w:instrText>
      </w:r>
      <w:r w:rsidR="0016539C" w:rsidRPr="008549EE">
        <w:rPr>
          <w:b/>
          <w:lang w:val="en-US"/>
        </w:rPr>
        <w:instrText xml:space="preserve"> \* MERGEFORMAT </w:instrText>
      </w:r>
      <w:r w:rsidR="0016539C" w:rsidRPr="00413282">
        <w:rPr>
          <w:b/>
          <w:lang w:val="en-US"/>
        </w:rPr>
      </w:r>
      <w:r w:rsidR="0016539C" w:rsidRPr="00413282">
        <w:rPr>
          <w:b/>
          <w:lang w:val="en-US"/>
        </w:rPr>
        <w:fldChar w:fldCharType="separate"/>
      </w:r>
      <w:r w:rsidR="0067763F" w:rsidRPr="0067763F">
        <w:rPr>
          <w:b/>
          <w:lang w:val="en-US"/>
        </w:rPr>
        <w:t>Schematic and model domain</w:t>
      </w:r>
      <w:r w:rsidR="0016539C" w:rsidRPr="00413282">
        <w:rPr>
          <w:b/>
          <w:lang w:val="en-US"/>
        </w:rPr>
        <w:fldChar w:fldCharType="end"/>
      </w:r>
      <w:r w:rsidRPr="00413282">
        <w:rPr>
          <w:lang w:val="en-US"/>
        </w:rPr>
        <w:t>, describes development of the SEWAM schematic, constructed using WEAP’s internal water resources objects.</w:t>
      </w:r>
    </w:p>
    <w:p w14:paraId="37838413" w14:textId="44915214" w:rsidR="004F2B50" w:rsidRPr="00413282" w:rsidRDefault="004F2B50" w:rsidP="0099410E">
      <w:pPr>
        <w:rPr>
          <w:bCs/>
          <w:lang w:val="en-US"/>
        </w:rPr>
      </w:pPr>
      <w:r w:rsidRPr="00413282">
        <w:rPr>
          <w:b/>
          <w:lang w:val="en-US"/>
        </w:rPr>
        <w:t xml:space="preserve">Chapter </w:t>
      </w:r>
      <w:r w:rsidR="0016539C" w:rsidRPr="00413282">
        <w:rPr>
          <w:b/>
          <w:lang w:val="en-US"/>
        </w:rPr>
        <w:fldChar w:fldCharType="begin"/>
      </w:r>
      <w:r w:rsidR="0016539C" w:rsidRPr="00413282">
        <w:rPr>
          <w:b/>
          <w:lang w:val="en-US"/>
        </w:rPr>
        <w:instrText xml:space="preserve"> REF _Ref14858681 \r \h </w:instrText>
      </w:r>
      <w:r w:rsidR="0016539C" w:rsidRPr="008549EE">
        <w:rPr>
          <w:b/>
          <w:lang w:val="en-US"/>
        </w:rPr>
        <w:instrText xml:space="preserve"> \* MERGEFORMAT </w:instrText>
      </w:r>
      <w:r w:rsidR="0016539C" w:rsidRPr="00413282">
        <w:rPr>
          <w:b/>
          <w:lang w:val="en-US"/>
        </w:rPr>
      </w:r>
      <w:r w:rsidR="0016539C" w:rsidRPr="00413282">
        <w:rPr>
          <w:b/>
          <w:lang w:val="en-US"/>
        </w:rPr>
        <w:fldChar w:fldCharType="separate"/>
      </w:r>
      <w:r w:rsidR="0067763F">
        <w:rPr>
          <w:b/>
          <w:lang w:val="en-US"/>
        </w:rPr>
        <w:t>4</w:t>
      </w:r>
      <w:r w:rsidR="0016539C" w:rsidRPr="00413282">
        <w:rPr>
          <w:b/>
          <w:lang w:val="en-US"/>
        </w:rPr>
        <w:fldChar w:fldCharType="end"/>
      </w:r>
      <w:r w:rsidRPr="00413282">
        <w:rPr>
          <w:b/>
          <w:lang w:val="en-US"/>
        </w:rPr>
        <w:t xml:space="preserve">, </w:t>
      </w:r>
      <w:r w:rsidR="0016539C" w:rsidRPr="00413282">
        <w:rPr>
          <w:b/>
          <w:lang w:val="en-US"/>
        </w:rPr>
        <w:fldChar w:fldCharType="begin"/>
      </w:r>
      <w:r w:rsidR="0016539C" w:rsidRPr="00413282">
        <w:rPr>
          <w:b/>
          <w:lang w:val="en-US"/>
        </w:rPr>
        <w:instrText xml:space="preserve"> REF _Ref14858681 \h </w:instrText>
      </w:r>
      <w:r w:rsidR="0016539C" w:rsidRPr="008549EE">
        <w:rPr>
          <w:b/>
          <w:lang w:val="en-US"/>
        </w:rPr>
        <w:instrText xml:space="preserve"> \* MERGEFORMAT </w:instrText>
      </w:r>
      <w:r w:rsidR="0016539C" w:rsidRPr="00413282">
        <w:rPr>
          <w:b/>
          <w:lang w:val="en-US"/>
        </w:rPr>
      </w:r>
      <w:r w:rsidR="0016539C" w:rsidRPr="00413282">
        <w:rPr>
          <w:b/>
          <w:lang w:val="en-US"/>
        </w:rPr>
        <w:fldChar w:fldCharType="separate"/>
      </w:r>
      <w:r w:rsidR="0067763F" w:rsidRPr="0067763F">
        <w:rPr>
          <w:b/>
          <w:lang w:val="en-US"/>
        </w:rPr>
        <w:t>Demand site properties</w:t>
      </w:r>
      <w:r w:rsidR="0016539C" w:rsidRPr="00413282">
        <w:rPr>
          <w:b/>
          <w:lang w:val="en-US"/>
        </w:rPr>
        <w:fldChar w:fldCharType="end"/>
      </w:r>
      <w:r w:rsidRPr="00413282">
        <w:rPr>
          <w:bCs/>
          <w:lang w:val="en-US"/>
        </w:rPr>
        <w:t>, describes the detailed properties of the demand objects in the schematic.</w:t>
      </w:r>
    </w:p>
    <w:p w14:paraId="4B6E91B0" w14:textId="656B2601" w:rsidR="004F2B50" w:rsidRPr="00413282" w:rsidRDefault="004F2B50" w:rsidP="0099410E">
      <w:pPr>
        <w:rPr>
          <w:lang w:val="en-US"/>
        </w:rPr>
      </w:pPr>
      <w:r w:rsidRPr="00413282">
        <w:rPr>
          <w:b/>
          <w:lang w:val="en-US"/>
        </w:rPr>
        <w:t xml:space="preserve">Chapter </w:t>
      </w:r>
      <w:r w:rsidR="0016539C" w:rsidRPr="00413282">
        <w:rPr>
          <w:b/>
          <w:lang w:val="en-US"/>
        </w:rPr>
        <w:fldChar w:fldCharType="begin"/>
      </w:r>
      <w:r w:rsidR="0016539C" w:rsidRPr="00413282">
        <w:rPr>
          <w:b/>
          <w:lang w:val="en-US"/>
        </w:rPr>
        <w:instrText xml:space="preserve"> REF _Ref14855761 \r \h </w:instrText>
      </w:r>
      <w:r w:rsidR="0016539C" w:rsidRPr="008549EE">
        <w:rPr>
          <w:b/>
          <w:lang w:val="en-US"/>
        </w:rPr>
        <w:instrText xml:space="preserve"> \* MERGEFORMAT </w:instrText>
      </w:r>
      <w:r w:rsidR="0016539C" w:rsidRPr="00413282">
        <w:rPr>
          <w:b/>
          <w:lang w:val="en-US"/>
        </w:rPr>
      </w:r>
      <w:r w:rsidR="0016539C" w:rsidRPr="00413282">
        <w:rPr>
          <w:b/>
          <w:lang w:val="en-US"/>
        </w:rPr>
        <w:fldChar w:fldCharType="separate"/>
      </w:r>
      <w:r w:rsidR="0067763F">
        <w:rPr>
          <w:b/>
          <w:lang w:val="en-US"/>
        </w:rPr>
        <w:t>5</w:t>
      </w:r>
      <w:r w:rsidR="0016539C" w:rsidRPr="00413282">
        <w:rPr>
          <w:b/>
          <w:lang w:val="en-US"/>
        </w:rPr>
        <w:fldChar w:fldCharType="end"/>
      </w:r>
      <w:r w:rsidRPr="00413282">
        <w:rPr>
          <w:b/>
          <w:lang w:val="en-US"/>
        </w:rPr>
        <w:t xml:space="preserve">, </w:t>
      </w:r>
      <w:r w:rsidR="0016539C" w:rsidRPr="00413282">
        <w:rPr>
          <w:b/>
          <w:lang w:val="en-US"/>
        </w:rPr>
        <w:fldChar w:fldCharType="begin"/>
      </w:r>
      <w:r w:rsidR="0016539C" w:rsidRPr="00413282">
        <w:rPr>
          <w:b/>
          <w:lang w:val="en-US"/>
        </w:rPr>
        <w:instrText xml:space="preserve"> REF _Ref14855761 \h </w:instrText>
      </w:r>
      <w:r w:rsidR="0016539C" w:rsidRPr="008549EE">
        <w:rPr>
          <w:b/>
          <w:lang w:val="en-US"/>
        </w:rPr>
        <w:instrText xml:space="preserve"> \* MERGEFORMAT </w:instrText>
      </w:r>
      <w:r w:rsidR="0016539C" w:rsidRPr="00413282">
        <w:rPr>
          <w:b/>
          <w:lang w:val="en-US"/>
        </w:rPr>
      </w:r>
      <w:r w:rsidR="0016539C" w:rsidRPr="00413282">
        <w:rPr>
          <w:b/>
          <w:lang w:val="en-US"/>
        </w:rPr>
        <w:fldChar w:fldCharType="separate"/>
      </w:r>
      <w:r w:rsidR="0067763F" w:rsidRPr="0067763F">
        <w:rPr>
          <w:b/>
          <w:lang w:val="en-US"/>
        </w:rPr>
        <w:t>Key expressions</w:t>
      </w:r>
      <w:r w:rsidR="0016539C" w:rsidRPr="00413282">
        <w:rPr>
          <w:b/>
          <w:lang w:val="en-US"/>
        </w:rPr>
        <w:fldChar w:fldCharType="end"/>
      </w:r>
      <w:r w:rsidRPr="00413282">
        <w:rPr>
          <w:lang w:val="en-US"/>
        </w:rPr>
        <w:t>, describes the Key Expressions used in the WEAP data tree.</w:t>
      </w:r>
    </w:p>
    <w:p w14:paraId="2C1B9892" w14:textId="77777777" w:rsidR="0067763F" w:rsidRPr="0067763F" w:rsidRDefault="004F2B50" w:rsidP="0067763F">
      <w:pPr>
        <w:rPr>
          <w:b/>
          <w:lang w:val="en-US"/>
        </w:rPr>
      </w:pPr>
      <w:r w:rsidRPr="00413282">
        <w:rPr>
          <w:b/>
          <w:lang w:val="en-US"/>
        </w:rPr>
        <w:t xml:space="preserve">Chapter </w:t>
      </w:r>
      <w:r w:rsidR="0016539C" w:rsidRPr="00413282">
        <w:rPr>
          <w:b/>
          <w:lang w:val="en-US"/>
        </w:rPr>
        <w:fldChar w:fldCharType="begin"/>
      </w:r>
      <w:r w:rsidR="0016539C" w:rsidRPr="00413282">
        <w:rPr>
          <w:b/>
          <w:lang w:val="en-US"/>
        </w:rPr>
        <w:instrText xml:space="preserve"> REF _Ref14858696 \r \h </w:instrText>
      </w:r>
      <w:r w:rsidR="0016539C" w:rsidRPr="008549EE">
        <w:rPr>
          <w:b/>
          <w:lang w:val="en-US"/>
        </w:rPr>
        <w:instrText xml:space="preserve"> \* MERGEFORMAT </w:instrText>
      </w:r>
      <w:r w:rsidR="0016539C" w:rsidRPr="00413282">
        <w:rPr>
          <w:b/>
          <w:lang w:val="en-US"/>
        </w:rPr>
      </w:r>
      <w:r w:rsidR="0016539C" w:rsidRPr="00413282">
        <w:rPr>
          <w:b/>
          <w:lang w:val="en-US"/>
        </w:rPr>
        <w:fldChar w:fldCharType="separate"/>
      </w:r>
      <w:r w:rsidR="0067763F">
        <w:rPr>
          <w:b/>
          <w:lang w:val="en-US"/>
        </w:rPr>
        <w:t>6</w:t>
      </w:r>
      <w:r w:rsidR="0016539C" w:rsidRPr="00413282">
        <w:rPr>
          <w:b/>
          <w:lang w:val="en-US"/>
        </w:rPr>
        <w:fldChar w:fldCharType="end"/>
      </w:r>
      <w:r w:rsidRPr="00413282">
        <w:rPr>
          <w:b/>
          <w:lang w:val="en-US"/>
        </w:rPr>
        <w:t xml:space="preserve">, </w:t>
      </w:r>
      <w:r w:rsidR="0016539C" w:rsidRPr="00413282">
        <w:rPr>
          <w:b/>
          <w:lang w:val="en-US"/>
        </w:rPr>
        <w:fldChar w:fldCharType="begin"/>
      </w:r>
      <w:r w:rsidR="0016539C" w:rsidRPr="00413282">
        <w:rPr>
          <w:b/>
          <w:lang w:val="en-US"/>
        </w:rPr>
        <w:instrText xml:space="preserve"> REF _Ref14858696 \h </w:instrText>
      </w:r>
      <w:r w:rsidR="0016539C" w:rsidRPr="008549EE">
        <w:rPr>
          <w:b/>
          <w:lang w:val="en-US"/>
        </w:rPr>
        <w:instrText xml:space="preserve"> \* MERGEFORMAT </w:instrText>
      </w:r>
      <w:r w:rsidR="0016539C" w:rsidRPr="00413282">
        <w:rPr>
          <w:b/>
          <w:lang w:val="en-US"/>
        </w:rPr>
      </w:r>
      <w:r w:rsidR="0016539C" w:rsidRPr="00413282">
        <w:rPr>
          <w:b/>
          <w:lang w:val="en-US"/>
        </w:rPr>
        <w:fldChar w:fldCharType="separate"/>
      </w:r>
      <w:r w:rsidR="0067763F" w:rsidRPr="0067763F">
        <w:rPr>
          <w:b/>
          <w:lang w:val="en-US"/>
        </w:rPr>
        <w:t>Model Results</w:t>
      </w:r>
    </w:p>
    <w:p w14:paraId="39B8F3A1" w14:textId="77777777" w:rsidR="0067763F" w:rsidRDefault="0067763F" w:rsidP="00520F87">
      <w:pPr>
        <w:rPr>
          <w:lang w:val="en-US"/>
        </w:rPr>
      </w:pPr>
      <w:r w:rsidRPr="0067763F">
        <w:rPr>
          <w:b/>
          <w:lang w:val="en-US"/>
        </w:rPr>
        <w:t>This</w:t>
      </w:r>
      <w:r>
        <w:rPr>
          <w:lang w:val="en-US"/>
        </w:rPr>
        <w:t xml:space="preserve"> section describes the tags and favorites.</w:t>
      </w:r>
    </w:p>
    <w:p w14:paraId="0767321F" w14:textId="77777777" w:rsidR="0067763F" w:rsidRDefault="0067763F" w:rsidP="00520F87">
      <w:pPr>
        <w:pStyle w:val="Heading2"/>
        <w:rPr>
          <w:lang w:val="en-US"/>
        </w:rPr>
      </w:pPr>
      <w:r>
        <w:rPr>
          <w:lang w:val="en-US"/>
        </w:rPr>
        <w:t>Diverted total results</w:t>
      </w:r>
    </w:p>
    <w:p w14:paraId="1CFA7F71" w14:textId="77777777" w:rsidR="0067763F" w:rsidRDefault="0067763F" w:rsidP="00520F87">
      <w:pPr>
        <w:rPr>
          <w:lang w:val="en-US"/>
        </w:rPr>
      </w:pPr>
      <w:r>
        <w:rPr>
          <w:lang w:val="en-US"/>
        </w:rPr>
        <w:t xml:space="preserve">There are a total of 18 result favorites describing the DT results in WEAP for SEWAM. Each of the 18 result favorites is comprised of a combination of one result variable, demand type, and area, as shown in </w:t>
      </w:r>
      <w:r>
        <w:t xml:space="preserve">Table </w:t>
      </w:r>
      <w:r>
        <w:rPr>
          <w:noProof/>
        </w:rPr>
        <w:t>6</w:t>
      </w:r>
      <w:r>
        <w:t>.</w:t>
      </w:r>
      <w:r>
        <w:rPr>
          <w:noProof/>
        </w:rPr>
        <w:t>1</w:t>
      </w:r>
      <w:r>
        <w:rPr>
          <w:lang w:val="en-US"/>
        </w:rPr>
        <w:t>.</w:t>
      </w:r>
    </w:p>
    <w:p w14:paraId="50F7E406" w14:textId="77777777" w:rsidR="0067763F" w:rsidRDefault="0067763F" w:rsidP="00FA5067">
      <w:pPr>
        <w:pStyle w:val="TableFigureTitle"/>
        <w:spacing w:after="0"/>
      </w:pPr>
      <w:r>
        <w:t xml:space="preserve">Table </w:t>
      </w:r>
      <w:r>
        <w:rPr>
          <w:noProof/>
        </w:rPr>
        <w:t>6</w:t>
      </w:r>
      <w:r>
        <w:t>.</w:t>
      </w:r>
      <w:r>
        <w:rPr>
          <w:noProof/>
        </w:rPr>
        <w:t>1</w:t>
      </w:r>
      <w:r>
        <w:t xml:space="preserve"> Diverted total result combination components</w:t>
      </w:r>
    </w:p>
    <w:p w14:paraId="50F38914" w14:textId="77777777" w:rsidR="0067763F" w:rsidRPr="00FA5067" w:rsidRDefault="0067763F" w:rsidP="00FA5067">
      <w:pPr>
        <w:pStyle w:val="TableFigureTitle"/>
        <w:rPr>
          <w:b w:val="0"/>
          <w:bCs/>
          <w:i/>
          <w:iCs/>
        </w:rPr>
      </w:pPr>
      <w:r w:rsidRPr="00FA5067">
        <w:rPr>
          <w:b w:val="0"/>
          <w:bCs/>
          <w:i/>
          <w:iCs/>
        </w:rPr>
        <w:t xml:space="preserve">Each </w:t>
      </w:r>
      <w:r>
        <w:rPr>
          <w:b w:val="0"/>
          <w:bCs/>
          <w:i/>
          <w:iCs/>
        </w:rPr>
        <w:t>result favorite saved in WEAP is a combination built from one component from each column.</w:t>
      </w:r>
    </w:p>
    <w:tbl>
      <w:tblPr>
        <w:tblStyle w:val="TableGrid"/>
        <w:tblW w:w="7397" w:type="dxa"/>
        <w:tblLook w:val="04A0" w:firstRow="1" w:lastRow="0" w:firstColumn="1" w:lastColumn="0" w:noHBand="0" w:noVBand="1"/>
      </w:tblPr>
      <w:tblGrid>
        <w:gridCol w:w="2013"/>
        <w:gridCol w:w="2415"/>
        <w:gridCol w:w="2969"/>
      </w:tblGrid>
      <w:tr w:rsidR="0067763F" w:rsidRPr="00052AA3" w14:paraId="6B2355E7" w14:textId="77777777" w:rsidTr="00FA5067">
        <w:trPr>
          <w:cnfStyle w:val="100000000000" w:firstRow="1" w:lastRow="0" w:firstColumn="0" w:lastColumn="0" w:oddVBand="0" w:evenVBand="0" w:oddHBand="0" w:evenHBand="0" w:firstRowFirstColumn="0" w:firstRowLastColumn="0" w:lastRowFirstColumn="0" w:lastRowLastColumn="0"/>
          <w:trHeight w:val="199"/>
        </w:trPr>
        <w:tc>
          <w:tcPr>
            <w:tcW w:w="2013" w:type="dxa"/>
            <w:noWrap/>
          </w:tcPr>
          <w:p w14:paraId="29DEA85F" w14:textId="77777777" w:rsidR="0067763F" w:rsidRPr="00FA5067" w:rsidRDefault="0067763F" w:rsidP="00FA5067">
            <w:pPr>
              <w:pStyle w:val="StyleRight0"/>
              <w:jc w:val="center"/>
              <w:rPr>
                <w:b/>
                <w:bCs/>
              </w:rPr>
            </w:pPr>
            <w:r w:rsidRPr="00FA5067">
              <w:rPr>
                <w:b/>
                <w:bCs/>
              </w:rPr>
              <w:t>1. Result Variables</w:t>
            </w:r>
          </w:p>
        </w:tc>
        <w:tc>
          <w:tcPr>
            <w:tcW w:w="2415" w:type="dxa"/>
          </w:tcPr>
          <w:p w14:paraId="5DEE11C3" w14:textId="77777777" w:rsidR="0067763F" w:rsidRPr="00FA5067" w:rsidRDefault="0067763F" w:rsidP="00FA5067">
            <w:pPr>
              <w:pStyle w:val="StyleRight0"/>
              <w:jc w:val="center"/>
              <w:rPr>
                <w:b/>
                <w:bCs/>
              </w:rPr>
            </w:pPr>
            <w:r w:rsidRPr="00FA5067">
              <w:rPr>
                <w:b/>
                <w:bCs/>
              </w:rPr>
              <w:t>2. Demand Types</w:t>
            </w:r>
          </w:p>
        </w:tc>
        <w:tc>
          <w:tcPr>
            <w:tcW w:w="2969" w:type="dxa"/>
          </w:tcPr>
          <w:p w14:paraId="112C4A19" w14:textId="77777777" w:rsidR="0067763F" w:rsidRPr="00FA5067" w:rsidRDefault="0067763F" w:rsidP="00FA5067">
            <w:pPr>
              <w:pStyle w:val="StyleRight0"/>
              <w:jc w:val="center"/>
              <w:rPr>
                <w:b/>
                <w:bCs/>
              </w:rPr>
            </w:pPr>
            <w:r w:rsidRPr="00FA5067">
              <w:rPr>
                <w:b/>
                <w:bCs/>
              </w:rPr>
              <w:t>3. Area</w:t>
            </w:r>
          </w:p>
        </w:tc>
      </w:tr>
      <w:tr w:rsidR="0067763F" w:rsidRPr="00000849" w14:paraId="5E8CF5B5" w14:textId="77777777" w:rsidTr="00FA5067">
        <w:trPr>
          <w:trHeight w:val="199"/>
        </w:trPr>
        <w:tc>
          <w:tcPr>
            <w:tcW w:w="2013" w:type="dxa"/>
            <w:noWrap/>
            <w:hideMark/>
          </w:tcPr>
          <w:p w14:paraId="45A3814B" w14:textId="77777777" w:rsidR="0067763F" w:rsidRPr="00520F87" w:rsidRDefault="0067763F" w:rsidP="00FA5067">
            <w:pPr>
              <w:pStyle w:val="StyleRight0"/>
              <w:rPr>
                <w:color w:val="auto"/>
              </w:rPr>
            </w:pPr>
            <w:r w:rsidRPr="00520F87">
              <w:rPr>
                <w:color w:val="auto"/>
              </w:rPr>
              <w:t>DT Potential</w:t>
            </w:r>
          </w:p>
          <w:p w14:paraId="2CA3F62F" w14:textId="77777777" w:rsidR="0067763F" w:rsidRPr="00520F87" w:rsidRDefault="0067763F" w:rsidP="00FA5067">
            <w:pPr>
              <w:pStyle w:val="StyleRight0"/>
              <w:rPr>
                <w:color w:val="auto"/>
              </w:rPr>
            </w:pPr>
          </w:p>
        </w:tc>
        <w:tc>
          <w:tcPr>
            <w:tcW w:w="2415" w:type="dxa"/>
          </w:tcPr>
          <w:p w14:paraId="29283E0B" w14:textId="77777777" w:rsidR="0067763F" w:rsidRPr="00520F87" w:rsidRDefault="0067763F" w:rsidP="00FA5067">
            <w:pPr>
              <w:pStyle w:val="StyleRight0"/>
            </w:pPr>
            <w:r w:rsidRPr="00520F87">
              <w:t>Cannabis Imagery (Can)</w:t>
            </w:r>
          </w:p>
        </w:tc>
        <w:tc>
          <w:tcPr>
            <w:tcW w:w="2969" w:type="dxa"/>
          </w:tcPr>
          <w:p w14:paraId="07E10517" w14:textId="77777777" w:rsidR="0067763F" w:rsidRPr="00520F87" w:rsidRDefault="0067763F" w:rsidP="00FA5067">
            <w:pPr>
              <w:pStyle w:val="StyleRight0"/>
            </w:pPr>
            <w:r w:rsidRPr="00520F87">
              <w:t>Contributing Area (CA)</w:t>
            </w:r>
          </w:p>
        </w:tc>
      </w:tr>
      <w:tr w:rsidR="0067763F" w:rsidRPr="00000849" w14:paraId="626CE70F" w14:textId="77777777" w:rsidTr="00FA5067">
        <w:trPr>
          <w:trHeight w:val="199"/>
        </w:trPr>
        <w:tc>
          <w:tcPr>
            <w:tcW w:w="2013" w:type="dxa"/>
            <w:noWrap/>
            <w:hideMark/>
          </w:tcPr>
          <w:p w14:paraId="60BAFCFD" w14:textId="77777777" w:rsidR="0067763F" w:rsidRPr="00520F87" w:rsidRDefault="0067763F" w:rsidP="00FA5067">
            <w:pPr>
              <w:pStyle w:val="StyleRight0"/>
              <w:rPr>
                <w:color w:val="auto"/>
              </w:rPr>
            </w:pPr>
            <w:r w:rsidRPr="00520F87">
              <w:rPr>
                <w:color w:val="auto"/>
              </w:rPr>
              <w:t>DT Supplied</w:t>
            </w:r>
          </w:p>
        </w:tc>
        <w:tc>
          <w:tcPr>
            <w:tcW w:w="2415" w:type="dxa"/>
          </w:tcPr>
          <w:p w14:paraId="008866C2" w14:textId="77777777" w:rsidR="0067763F" w:rsidRPr="00520F87" w:rsidRDefault="0067763F" w:rsidP="00FA5067">
            <w:pPr>
              <w:pStyle w:val="StyleRight0"/>
            </w:pPr>
            <w:r w:rsidRPr="00520F87">
              <w:t>eWRIMS (eWR)</w:t>
            </w:r>
          </w:p>
        </w:tc>
        <w:tc>
          <w:tcPr>
            <w:tcW w:w="2969" w:type="dxa"/>
          </w:tcPr>
          <w:p w14:paraId="0BDAC2B9" w14:textId="77777777" w:rsidR="0067763F" w:rsidRPr="00520F87" w:rsidRDefault="0067763F" w:rsidP="00FA5067">
            <w:pPr>
              <w:pStyle w:val="StyleRight0"/>
            </w:pPr>
            <w:r w:rsidRPr="00520F87">
              <w:t>Intermediate Area (INT)</w:t>
            </w:r>
          </w:p>
        </w:tc>
      </w:tr>
      <w:tr w:rsidR="0067763F" w14:paraId="73F68D7B" w14:textId="77777777" w:rsidTr="00FA5067">
        <w:trPr>
          <w:trHeight w:val="199"/>
        </w:trPr>
        <w:tc>
          <w:tcPr>
            <w:tcW w:w="2013" w:type="dxa"/>
            <w:noWrap/>
          </w:tcPr>
          <w:p w14:paraId="06E9041B" w14:textId="77777777" w:rsidR="0067763F" w:rsidRPr="00520F87" w:rsidRDefault="0067763F" w:rsidP="00FA5067">
            <w:pPr>
              <w:pStyle w:val="StyleRight0"/>
              <w:rPr>
                <w:color w:val="auto"/>
              </w:rPr>
            </w:pPr>
          </w:p>
        </w:tc>
        <w:tc>
          <w:tcPr>
            <w:tcW w:w="2415" w:type="dxa"/>
          </w:tcPr>
          <w:p w14:paraId="344F2CEB" w14:textId="77777777" w:rsidR="0067763F" w:rsidRPr="00520F87" w:rsidRDefault="0067763F" w:rsidP="00FA5067">
            <w:pPr>
              <w:pStyle w:val="StyleRight0"/>
            </w:pPr>
            <w:r w:rsidRPr="00520F87">
              <w:t>Illegal Domestic (IlD)</w:t>
            </w:r>
          </w:p>
        </w:tc>
        <w:tc>
          <w:tcPr>
            <w:tcW w:w="2969" w:type="dxa"/>
          </w:tcPr>
          <w:p w14:paraId="5C7AF42F" w14:textId="77777777" w:rsidR="0067763F" w:rsidRPr="00520F87" w:rsidRDefault="0067763F" w:rsidP="00FA5067">
            <w:pPr>
              <w:pStyle w:val="StyleRight0"/>
            </w:pPr>
            <w:r w:rsidRPr="00520F87">
              <w:t>Local Subwatershed (Local)</w:t>
            </w:r>
          </w:p>
        </w:tc>
      </w:tr>
    </w:tbl>
    <w:p w14:paraId="549EA2CA" w14:textId="77777777" w:rsidR="0067763F" w:rsidRDefault="0067763F" w:rsidP="00520F87">
      <w:pPr>
        <w:rPr>
          <w:lang w:val="en-US"/>
        </w:rPr>
      </w:pPr>
      <w:r>
        <w:rPr>
          <w:lang w:val="en-US"/>
        </w:rPr>
        <w:lastRenderedPageBreak/>
        <w:t xml:space="preserve">While the demand types refer to the cannabis imagery, eWRIMS, and illegal domestic demands, as covered in chapter 7, the result variables and area terms in </w:t>
      </w:r>
      <w:r>
        <w:t xml:space="preserve">Table </w:t>
      </w:r>
      <w:r>
        <w:rPr>
          <w:noProof/>
        </w:rPr>
        <w:t>6</w:t>
      </w:r>
      <w:r>
        <w:t>.</w:t>
      </w:r>
      <w:r>
        <w:rPr>
          <w:noProof/>
        </w:rPr>
        <w:t>1</w:t>
      </w:r>
      <w:r>
        <w:rPr>
          <w:lang w:val="en-US"/>
        </w:rPr>
        <w:t xml:space="preserve"> are defined below:</w:t>
      </w:r>
    </w:p>
    <w:p w14:paraId="64D80A01" w14:textId="77777777" w:rsidR="0067763F" w:rsidRPr="00FA5067" w:rsidRDefault="0067763F" w:rsidP="00FA5067">
      <w:pPr>
        <w:ind w:left="720" w:hanging="360"/>
        <w:rPr>
          <w:lang w:val="en-US"/>
        </w:rPr>
      </w:pPr>
      <w:r w:rsidRPr="00FA5067">
        <w:rPr>
          <w:lang w:val="en-US"/>
        </w:rPr>
        <w:t>Result Variables</w:t>
      </w:r>
    </w:p>
    <w:p w14:paraId="4F04B469" w14:textId="77777777" w:rsidR="0067763F" w:rsidRDefault="0067763F" w:rsidP="00FA5067">
      <w:pPr>
        <w:pStyle w:val="ListParagraph"/>
        <w:numPr>
          <w:ilvl w:val="0"/>
          <w:numId w:val="45"/>
        </w:numPr>
        <w:rPr>
          <w:lang w:val="en-US"/>
        </w:rPr>
      </w:pPr>
      <w:r>
        <w:rPr>
          <w:lang w:val="en-US"/>
        </w:rPr>
        <w:t>DT Potential:</w:t>
      </w:r>
    </w:p>
    <w:p w14:paraId="0289F724" w14:textId="09990669" w:rsidR="0067763F" w:rsidRDefault="0067763F" w:rsidP="00FA5067">
      <w:pPr>
        <w:pStyle w:val="ListParagraph"/>
        <w:numPr>
          <w:ilvl w:val="1"/>
          <w:numId w:val="45"/>
        </w:numPr>
        <w:rPr>
          <w:lang w:val="en-US"/>
        </w:rPr>
      </w:pPr>
      <w:r>
        <w:rPr>
          <w:lang w:val="en-US"/>
        </w:rPr>
        <w:t>Refers to the flow of water requested to be diverted out of the stream via</w:t>
      </w:r>
      <w:r w:rsidR="00026B80">
        <w:rPr>
          <w:lang w:val="en-US"/>
        </w:rPr>
        <w:t xml:space="preserve"> the DT transmission link (see </w:t>
      </w:r>
      <w:r>
        <w:rPr>
          <w:lang w:val="en-US"/>
        </w:rPr>
        <w:t>of each demand site</w:t>
      </w:r>
      <w:r w:rsidR="00026B80">
        <w:rPr>
          <w:lang w:val="en-US"/>
        </w:rPr>
        <w:t>)</w:t>
      </w:r>
      <w:r>
        <w:rPr>
          <w:lang w:val="en-US"/>
        </w:rPr>
        <w:t xml:space="preserve">. </w:t>
      </w:r>
    </w:p>
    <w:p w14:paraId="01DACF23" w14:textId="77777777" w:rsidR="0067763F" w:rsidRDefault="0067763F" w:rsidP="0067763F">
      <w:pPr>
        <w:pStyle w:val="ListParagraph"/>
        <w:numPr>
          <w:ilvl w:val="0"/>
          <w:numId w:val="45"/>
        </w:numPr>
        <w:rPr>
          <w:lang w:val="en-US"/>
        </w:rPr>
      </w:pPr>
      <w:r>
        <w:rPr>
          <w:lang w:val="en-US"/>
        </w:rPr>
        <w:t>DT Supplied</w:t>
      </w:r>
    </w:p>
    <w:p w14:paraId="424927E4" w14:textId="77777777" w:rsidR="0067763F" w:rsidRPr="0067763F" w:rsidRDefault="0067763F" w:rsidP="0067763F">
      <w:pPr>
        <w:pStyle w:val="ListParagraph"/>
        <w:numPr>
          <w:ilvl w:val="1"/>
          <w:numId w:val="45"/>
        </w:numPr>
        <w:rPr>
          <w:lang w:val="en-US"/>
        </w:rPr>
      </w:pPr>
    </w:p>
    <w:p w14:paraId="0B8C2CD2" w14:textId="77777777" w:rsidR="0067763F" w:rsidRPr="00FA5067" w:rsidRDefault="0067763F" w:rsidP="00FA5067">
      <w:pPr>
        <w:rPr>
          <w:lang w:val="en-US"/>
        </w:rPr>
      </w:pPr>
    </w:p>
    <w:p w14:paraId="1BA01BB4" w14:textId="77777777" w:rsidR="0067763F" w:rsidRPr="00520F87" w:rsidRDefault="0067763F" w:rsidP="00520F87">
      <w:pPr>
        <w:pStyle w:val="ListParagraph"/>
        <w:numPr>
          <w:ilvl w:val="0"/>
          <w:numId w:val="45"/>
        </w:numPr>
        <w:rPr>
          <w:lang w:val="en-US"/>
        </w:rPr>
      </w:pPr>
      <w:r>
        <w:rPr>
          <w:lang w:val="en-US"/>
        </w:rPr>
        <w:t>DT_Potential_Can_CA</w:t>
      </w:r>
    </w:p>
    <w:p w14:paraId="685390B2" w14:textId="77777777" w:rsidR="0067763F" w:rsidRDefault="0067763F" w:rsidP="00520F87">
      <w:pPr>
        <w:pStyle w:val="ListParagraph"/>
        <w:numPr>
          <w:ilvl w:val="0"/>
          <w:numId w:val="45"/>
        </w:numPr>
        <w:rPr>
          <w:lang w:val="en-US"/>
        </w:rPr>
      </w:pPr>
      <w:r>
        <w:rPr>
          <w:lang w:val="en-US"/>
        </w:rPr>
        <w:t>DT_Potential_Can_INT</w:t>
      </w:r>
    </w:p>
    <w:p w14:paraId="68E2E15E" w14:textId="77777777" w:rsidR="0067763F" w:rsidRPr="00520F87" w:rsidRDefault="0067763F" w:rsidP="00520F87">
      <w:pPr>
        <w:pStyle w:val="ListParagraph"/>
        <w:numPr>
          <w:ilvl w:val="0"/>
          <w:numId w:val="45"/>
        </w:numPr>
        <w:rPr>
          <w:lang w:val="en-US"/>
        </w:rPr>
      </w:pPr>
      <w:r w:rsidRPr="00520F87">
        <w:rPr>
          <w:lang w:val="en-US"/>
        </w:rPr>
        <w:t>DT_Potential_Can_Local</w:t>
      </w:r>
    </w:p>
    <w:p w14:paraId="62ECB1C8" w14:textId="77777777" w:rsidR="0067763F" w:rsidRPr="00520F87" w:rsidRDefault="0067763F" w:rsidP="00520F87">
      <w:pPr>
        <w:pStyle w:val="ListParagraph"/>
        <w:numPr>
          <w:ilvl w:val="0"/>
          <w:numId w:val="45"/>
        </w:numPr>
        <w:rPr>
          <w:lang w:val="en-US"/>
        </w:rPr>
      </w:pPr>
      <w:r w:rsidRPr="00520F87">
        <w:rPr>
          <w:lang w:val="en-US"/>
        </w:rPr>
        <w:t>DT_Potential_eWR_CA</w:t>
      </w:r>
    </w:p>
    <w:p w14:paraId="2D6D2F4E" w14:textId="77777777" w:rsidR="0067763F" w:rsidRPr="00520F87" w:rsidRDefault="0067763F" w:rsidP="00520F87">
      <w:pPr>
        <w:pStyle w:val="ListParagraph"/>
        <w:numPr>
          <w:ilvl w:val="0"/>
          <w:numId w:val="45"/>
        </w:numPr>
        <w:rPr>
          <w:lang w:val="en-US"/>
        </w:rPr>
      </w:pPr>
      <w:r w:rsidRPr="00520F87">
        <w:rPr>
          <w:lang w:val="en-US"/>
        </w:rPr>
        <w:t>DT_Potential_eWR_INT</w:t>
      </w:r>
    </w:p>
    <w:p w14:paraId="50BCA185" w14:textId="77777777" w:rsidR="0067763F" w:rsidRPr="00520F87" w:rsidRDefault="0067763F" w:rsidP="00520F87">
      <w:pPr>
        <w:pStyle w:val="ListParagraph"/>
        <w:numPr>
          <w:ilvl w:val="0"/>
          <w:numId w:val="45"/>
        </w:numPr>
        <w:rPr>
          <w:lang w:val="en-US"/>
        </w:rPr>
      </w:pPr>
      <w:r w:rsidRPr="00520F87">
        <w:rPr>
          <w:lang w:val="en-US"/>
        </w:rPr>
        <w:t>DT_Potential_eWR_Local</w:t>
      </w:r>
    </w:p>
    <w:p w14:paraId="6F8D5184" w14:textId="77777777" w:rsidR="0067763F" w:rsidRPr="00520F87" w:rsidRDefault="0067763F" w:rsidP="00520F87">
      <w:pPr>
        <w:pStyle w:val="ListParagraph"/>
        <w:numPr>
          <w:ilvl w:val="0"/>
          <w:numId w:val="45"/>
        </w:numPr>
        <w:rPr>
          <w:lang w:val="en-US"/>
        </w:rPr>
      </w:pPr>
      <w:r w:rsidRPr="00520F87">
        <w:rPr>
          <w:lang w:val="en-US"/>
        </w:rPr>
        <w:t>DT_Potential_IlD_CA</w:t>
      </w:r>
    </w:p>
    <w:p w14:paraId="1B7D2BDE" w14:textId="77777777" w:rsidR="0067763F" w:rsidRPr="00520F87" w:rsidRDefault="0067763F" w:rsidP="00520F87">
      <w:pPr>
        <w:pStyle w:val="ListParagraph"/>
        <w:numPr>
          <w:ilvl w:val="0"/>
          <w:numId w:val="45"/>
        </w:numPr>
        <w:rPr>
          <w:lang w:val="en-US"/>
        </w:rPr>
      </w:pPr>
      <w:r w:rsidRPr="00520F87">
        <w:rPr>
          <w:lang w:val="en-US"/>
        </w:rPr>
        <w:t>DT_Potential_IlD_INT</w:t>
      </w:r>
    </w:p>
    <w:p w14:paraId="2C08A151" w14:textId="77777777" w:rsidR="0067763F" w:rsidRPr="00520F87" w:rsidRDefault="0067763F" w:rsidP="00520F87">
      <w:pPr>
        <w:pStyle w:val="ListParagraph"/>
        <w:numPr>
          <w:ilvl w:val="0"/>
          <w:numId w:val="45"/>
        </w:numPr>
        <w:rPr>
          <w:lang w:val="en-US"/>
        </w:rPr>
      </w:pPr>
      <w:r w:rsidRPr="00520F87">
        <w:rPr>
          <w:lang w:val="en-US"/>
        </w:rPr>
        <w:t>DT_Potential_Ild_Local</w:t>
      </w:r>
    </w:p>
    <w:p w14:paraId="622166B5" w14:textId="77777777" w:rsidR="0067763F" w:rsidRPr="00520F87" w:rsidRDefault="0067763F" w:rsidP="00520F87">
      <w:pPr>
        <w:pStyle w:val="ListParagraph"/>
        <w:numPr>
          <w:ilvl w:val="0"/>
          <w:numId w:val="45"/>
        </w:numPr>
        <w:rPr>
          <w:lang w:val="en-US"/>
        </w:rPr>
      </w:pPr>
      <w:r w:rsidRPr="00520F87">
        <w:rPr>
          <w:lang w:val="en-US"/>
        </w:rPr>
        <w:t>DT_Supplied_Can_CA</w:t>
      </w:r>
    </w:p>
    <w:p w14:paraId="366E1621" w14:textId="77777777" w:rsidR="0067763F" w:rsidRDefault="0067763F" w:rsidP="00520F87">
      <w:pPr>
        <w:pStyle w:val="ListParagraph"/>
        <w:numPr>
          <w:ilvl w:val="0"/>
          <w:numId w:val="45"/>
        </w:numPr>
        <w:rPr>
          <w:lang w:val="en-US"/>
        </w:rPr>
      </w:pPr>
      <w:r w:rsidRPr="00520F87">
        <w:rPr>
          <w:lang w:val="en-US"/>
        </w:rPr>
        <w:t>DT_Supplied_Can_INT</w:t>
      </w:r>
    </w:p>
    <w:p w14:paraId="3853CACD" w14:textId="77777777" w:rsidR="0067763F" w:rsidRPr="00520F87" w:rsidRDefault="0067763F" w:rsidP="00520F87">
      <w:pPr>
        <w:pStyle w:val="ListParagraph"/>
        <w:numPr>
          <w:ilvl w:val="0"/>
          <w:numId w:val="45"/>
        </w:numPr>
        <w:rPr>
          <w:lang w:val="en-US"/>
        </w:rPr>
      </w:pPr>
      <w:r w:rsidRPr="00520F87">
        <w:rPr>
          <w:lang w:val="en-US"/>
        </w:rPr>
        <w:t>DT_Supplied_Can_Local</w:t>
      </w:r>
    </w:p>
    <w:p w14:paraId="0197FA03" w14:textId="77777777" w:rsidR="0067763F" w:rsidRPr="00520F87" w:rsidRDefault="0067763F" w:rsidP="00520F87">
      <w:pPr>
        <w:pStyle w:val="ListParagraph"/>
        <w:numPr>
          <w:ilvl w:val="0"/>
          <w:numId w:val="45"/>
        </w:numPr>
        <w:rPr>
          <w:lang w:val="en-US"/>
        </w:rPr>
      </w:pPr>
      <w:r w:rsidRPr="00520F87">
        <w:rPr>
          <w:lang w:val="en-US"/>
        </w:rPr>
        <w:t>DT_Supplied_eWR_CA</w:t>
      </w:r>
    </w:p>
    <w:p w14:paraId="3E5EE8E8" w14:textId="77777777" w:rsidR="0067763F" w:rsidRPr="00520F87" w:rsidRDefault="0067763F" w:rsidP="00520F87">
      <w:pPr>
        <w:pStyle w:val="ListParagraph"/>
        <w:numPr>
          <w:ilvl w:val="0"/>
          <w:numId w:val="45"/>
        </w:numPr>
        <w:rPr>
          <w:lang w:val="en-US"/>
        </w:rPr>
      </w:pPr>
      <w:r w:rsidRPr="00520F87">
        <w:rPr>
          <w:lang w:val="en-US"/>
        </w:rPr>
        <w:t>DT_Supplied_eWR_INT</w:t>
      </w:r>
    </w:p>
    <w:p w14:paraId="5A19DF60" w14:textId="77777777" w:rsidR="0067763F" w:rsidRPr="00520F87" w:rsidRDefault="0067763F" w:rsidP="00520F87">
      <w:pPr>
        <w:pStyle w:val="ListParagraph"/>
        <w:numPr>
          <w:ilvl w:val="0"/>
          <w:numId w:val="45"/>
        </w:numPr>
        <w:rPr>
          <w:lang w:val="en-US"/>
        </w:rPr>
      </w:pPr>
      <w:r w:rsidRPr="00520F87">
        <w:rPr>
          <w:lang w:val="en-US"/>
        </w:rPr>
        <w:t>DT_Supplied_eWR_Local</w:t>
      </w:r>
    </w:p>
    <w:p w14:paraId="2D9B5C0A" w14:textId="77777777" w:rsidR="0067763F" w:rsidRPr="00520F87" w:rsidRDefault="0067763F" w:rsidP="00520F87">
      <w:pPr>
        <w:pStyle w:val="ListParagraph"/>
        <w:numPr>
          <w:ilvl w:val="0"/>
          <w:numId w:val="45"/>
        </w:numPr>
        <w:rPr>
          <w:lang w:val="en-US"/>
        </w:rPr>
      </w:pPr>
      <w:r w:rsidRPr="00520F87">
        <w:rPr>
          <w:lang w:val="en-US"/>
        </w:rPr>
        <w:t>DT_Supplied_IlD_CA</w:t>
      </w:r>
    </w:p>
    <w:p w14:paraId="3C26B045" w14:textId="77777777" w:rsidR="0067763F" w:rsidRPr="00520F87" w:rsidRDefault="0067763F" w:rsidP="00520F87">
      <w:pPr>
        <w:pStyle w:val="ListParagraph"/>
        <w:numPr>
          <w:ilvl w:val="0"/>
          <w:numId w:val="45"/>
        </w:numPr>
        <w:rPr>
          <w:lang w:val="en-US"/>
        </w:rPr>
      </w:pPr>
      <w:r w:rsidRPr="00520F87">
        <w:rPr>
          <w:lang w:val="en-US"/>
        </w:rPr>
        <w:t>DT_Supplied_IlD_INT</w:t>
      </w:r>
    </w:p>
    <w:p w14:paraId="3345093B" w14:textId="77777777" w:rsidR="0067763F" w:rsidRPr="00520F87" w:rsidRDefault="0067763F" w:rsidP="00520F87">
      <w:pPr>
        <w:pStyle w:val="ListParagraph"/>
        <w:numPr>
          <w:ilvl w:val="0"/>
          <w:numId w:val="45"/>
        </w:numPr>
        <w:rPr>
          <w:lang w:val="en-US"/>
        </w:rPr>
      </w:pPr>
      <w:r w:rsidRPr="00520F87">
        <w:rPr>
          <w:lang w:val="en-US"/>
        </w:rPr>
        <w:t>DT_Supplied_ILD_Local</w:t>
      </w:r>
    </w:p>
    <w:p w14:paraId="7A7FDED1" w14:textId="77777777" w:rsidR="0067763F" w:rsidRPr="00520F87" w:rsidRDefault="0067763F" w:rsidP="00520F87">
      <w:pPr>
        <w:pStyle w:val="ListParagraph"/>
        <w:numPr>
          <w:ilvl w:val="0"/>
          <w:numId w:val="45"/>
        </w:numPr>
        <w:rPr>
          <w:lang w:val="en-US"/>
        </w:rPr>
      </w:pPr>
      <w:r w:rsidRPr="00520F87">
        <w:rPr>
          <w:lang w:val="en-US"/>
        </w:rPr>
        <w:t>Flow Requirement Coverage</w:t>
      </w:r>
    </w:p>
    <w:p w14:paraId="1693F595" w14:textId="77777777" w:rsidR="0067763F" w:rsidRPr="00520F87" w:rsidRDefault="0067763F" w:rsidP="00520F87">
      <w:pPr>
        <w:pStyle w:val="ListParagraph"/>
        <w:numPr>
          <w:ilvl w:val="0"/>
          <w:numId w:val="45"/>
        </w:numPr>
        <w:rPr>
          <w:lang w:val="en-US"/>
        </w:rPr>
      </w:pPr>
      <w:r w:rsidRPr="00520F87">
        <w:rPr>
          <w:lang w:val="en-US"/>
        </w:rPr>
        <w:t>Instream Flow Requirement</w:t>
      </w:r>
    </w:p>
    <w:p w14:paraId="45412022" w14:textId="77777777" w:rsidR="0067763F" w:rsidRPr="00520F87" w:rsidRDefault="0067763F" w:rsidP="00520F87">
      <w:pPr>
        <w:pStyle w:val="ListParagraph"/>
        <w:numPr>
          <w:ilvl w:val="0"/>
          <w:numId w:val="45"/>
        </w:numPr>
        <w:rPr>
          <w:lang w:val="en-US"/>
        </w:rPr>
      </w:pPr>
      <w:r w:rsidRPr="00520F87">
        <w:rPr>
          <w:lang w:val="en-US"/>
        </w:rPr>
        <w:t>Reservoir Storage Volume</w:t>
      </w:r>
    </w:p>
    <w:p w14:paraId="6E7A8B5F" w14:textId="77777777" w:rsidR="0067763F" w:rsidRPr="00520F87" w:rsidRDefault="0067763F" w:rsidP="00520F87">
      <w:pPr>
        <w:pStyle w:val="ListParagraph"/>
        <w:numPr>
          <w:ilvl w:val="0"/>
          <w:numId w:val="45"/>
        </w:numPr>
        <w:rPr>
          <w:lang w:val="en-US"/>
        </w:rPr>
      </w:pPr>
      <w:r w:rsidRPr="00520F87">
        <w:rPr>
          <w:lang w:val="en-US"/>
        </w:rPr>
        <w:t>Streamflow</w:t>
      </w:r>
    </w:p>
    <w:p w14:paraId="6E419F3D" w14:textId="77777777" w:rsidR="0067763F" w:rsidRDefault="0067763F" w:rsidP="00520F87">
      <w:pPr>
        <w:rPr>
          <w:lang w:val="en-US"/>
        </w:rPr>
      </w:pPr>
      <w:r>
        <w:rPr>
          <w:lang w:val="en-US"/>
        </w:rPr>
        <w:t>Unmet Flow Requirement</w:t>
      </w:r>
    </w:p>
    <w:p w14:paraId="6686DE5E" w14:textId="77777777" w:rsidR="0067763F" w:rsidRPr="00520F87" w:rsidRDefault="0067763F" w:rsidP="00520F87">
      <w:pPr>
        <w:rPr>
          <w:lang w:val="en-US"/>
        </w:rPr>
      </w:pPr>
    </w:p>
    <w:p w14:paraId="5F0DBC0D" w14:textId="77777777" w:rsidR="0067763F" w:rsidRDefault="0067763F" w:rsidP="00520F87">
      <w:pPr>
        <w:rPr>
          <w:lang w:val="en-US"/>
        </w:rPr>
      </w:pPr>
    </w:p>
    <w:p w14:paraId="2CF41AE3" w14:textId="77777777" w:rsidR="0067763F" w:rsidRPr="00520F87" w:rsidRDefault="0067763F" w:rsidP="00520F87">
      <w:pPr>
        <w:rPr>
          <w:lang w:val="en-US"/>
        </w:rPr>
      </w:pPr>
    </w:p>
    <w:p w14:paraId="2BB839FA" w14:textId="77777777" w:rsidR="0067763F" w:rsidRPr="00520F87" w:rsidRDefault="0067763F" w:rsidP="00520F87">
      <w:pPr>
        <w:rPr>
          <w:lang w:val="en-US"/>
        </w:rPr>
      </w:pPr>
    </w:p>
    <w:p w14:paraId="5594F88C" w14:textId="77777777" w:rsidR="0067763F" w:rsidRPr="00520F87" w:rsidRDefault="0067763F" w:rsidP="00520F87">
      <w:pPr>
        <w:pStyle w:val="Heading2"/>
        <w:rPr>
          <w:lang w:val="en-US"/>
        </w:rPr>
      </w:pPr>
      <w:r>
        <w:rPr>
          <w:lang w:val="en-US"/>
        </w:rPr>
        <w:lastRenderedPageBreak/>
        <w:t>Model Tagsn</w:t>
      </w:r>
    </w:p>
    <w:p w14:paraId="4F0FECB3" w14:textId="77777777" w:rsidR="0067763F" w:rsidRPr="00520F87" w:rsidRDefault="0067763F" w:rsidP="00520F87">
      <w:pPr>
        <w:rPr>
          <w:lang w:val="en-US"/>
        </w:rPr>
      </w:pPr>
    </w:p>
    <w:p w14:paraId="30F860B3" w14:textId="77777777" w:rsidR="0067763F" w:rsidRPr="00520F87" w:rsidRDefault="0067763F" w:rsidP="00520F87">
      <w:pPr>
        <w:rPr>
          <w:lang w:val="en-US"/>
        </w:rPr>
      </w:pPr>
    </w:p>
    <w:p w14:paraId="6BD7DD09" w14:textId="4DF1B319" w:rsidR="004F2B50" w:rsidRPr="00413282" w:rsidRDefault="0067763F" w:rsidP="0099410E">
      <w:pPr>
        <w:rPr>
          <w:lang w:val="en-US"/>
        </w:rPr>
      </w:pPr>
      <w:r w:rsidRPr="00413282">
        <w:rPr>
          <w:lang w:val="en-US"/>
        </w:rPr>
        <w:t>Water Use Report</w:t>
      </w:r>
      <w:r w:rsidR="0016539C" w:rsidRPr="00413282">
        <w:rPr>
          <w:b/>
          <w:lang w:val="en-US"/>
        </w:rPr>
        <w:fldChar w:fldCharType="end"/>
      </w:r>
      <w:r w:rsidR="004F2B50" w:rsidRPr="00413282">
        <w:rPr>
          <w:lang w:val="en-US"/>
        </w:rPr>
        <w:t>, describes the assumptions and methods for estimating water demands of Electronic Water Rights Information Management System (eWRIMS) applications and cannabis imagery areas.</w:t>
      </w:r>
    </w:p>
    <w:p w14:paraId="534782C7" w14:textId="4A603014" w:rsidR="004F2B50" w:rsidRPr="00413282" w:rsidRDefault="004F2B50" w:rsidP="0099410E">
      <w:pPr>
        <w:rPr>
          <w:lang w:val="en-US"/>
        </w:rPr>
      </w:pPr>
      <w:r w:rsidRPr="00413282">
        <w:rPr>
          <w:b/>
          <w:bCs/>
          <w:lang w:val="en-US"/>
        </w:rPr>
        <w:t xml:space="preserve">Chapter </w:t>
      </w:r>
      <w:r w:rsidR="0016539C" w:rsidRPr="00413282">
        <w:rPr>
          <w:b/>
          <w:bCs/>
          <w:lang w:val="en-US"/>
        </w:rPr>
        <w:fldChar w:fldCharType="begin"/>
      </w:r>
      <w:r w:rsidR="0016539C" w:rsidRPr="00413282">
        <w:rPr>
          <w:b/>
          <w:bCs/>
          <w:lang w:val="en-US"/>
        </w:rPr>
        <w:instrText xml:space="preserve"> REF _Ref14858769 \r \h </w:instrText>
      </w:r>
      <w:r w:rsidR="0016539C" w:rsidRPr="008549EE">
        <w:rPr>
          <w:b/>
          <w:bCs/>
          <w:lang w:val="en-US"/>
        </w:rPr>
        <w:instrText xml:space="preserve"> \* MERGEFORMAT </w:instrText>
      </w:r>
      <w:r w:rsidR="0016539C" w:rsidRPr="00413282">
        <w:rPr>
          <w:b/>
          <w:bCs/>
          <w:lang w:val="en-US"/>
        </w:rPr>
      </w:r>
      <w:r w:rsidR="0016539C" w:rsidRPr="00413282">
        <w:rPr>
          <w:b/>
          <w:bCs/>
          <w:lang w:val="en-US"/>
        </w:rPr>
        <w:fldChar w:fldCharType="separate"/>
      </w:r>
      <w:r w:rsidR="0067763F">
        <w:rPr>
          <w:b/>
          <w:bCs/>
          <w:lang w:val="en-US"/>
        </w:rPr>
        <w:t>8</w:t>
      </w:r>
      <w:r w:rsidR="0016539C" w:rsidRPr="00413282">
        <w:rPr>
          <w:b/>
          <w:bCs/>
          <w:lang w:val="en-US"/>
        </w:rPr>
        <w:fldChar w:fldCharType="end"/>
      </w:r>
      <w:r w:rsidRPr="00413282">
        <w:rPr>
          <w:b/>
          <w:bCs/>
          <w:lang w:val="en-US"/>
        </w:rPr>
        <w:t xml:space="preserve">, </w:t>
      </w:r>
      <w:r w:rsidR="0016539C" w:rsidRPr="00413282">
        <w:rPr>
          <w:b/>
          <w:bCs/>
          <w:lang w:val="en-US"/>
        </w:rPr>
        <w:fldChar w:fldCharType="begin"/>
      </w:r>
      <w:r w:rsidR="0016539C" w:rsidRPr="00413282">
        <w:rPr>
          <w:b/>
          <w:bCs/>
          <w:lang w:val="en-US"/>
        </w:rPr>
        <w:instrText xml:space="preserve"> REF _Ref14858705 \h </w:instrText>
      </w:r>
      <w:r w:rsidR="0016539C" w:rsidRPr="008549EE">
        <w:rPr>
          <w:b/>
          <w:bCs/>
          <w:lang w:val="en-US"/>
        </w:rPr>
        <w:instrText xml:space="preserve"> \* MERGEFORMAT </w:instrText>
      </w:r>
      <w:r w:rsidR="0016539C" w:rsidRPr="00413282">
        <w:rPr>
          <w:b/>
          <w:bCs/>
          <w:lang w:val="en-US"/>
        </w:rPr>
      </w:r>
      <w:r w:rsidR="0016539C" w:rsidRPr="00413282">
        <w:rPr>
          <w:b/>
          <w:bCs/>
          <w:lang w:val="en-US"/>
        </w:rPr>
        <w:fldChar w:fldCharType="separate"/>
      </w:r>
      <w:r w:rsidR="0067763F" w:rsidRPr="0067763F">
        <w:rPr>
          <w:b/>
          <w:lang w:val="en-US"/>
        </w:rPr>
        <w:t>References</w:t>
      </w:r>
      <w:r w:rsidR="0016539C" w:rsidRPr="00413282">
        <w:rPr>
          <w:b/>
          <w:bCs/>
          <w:lang w:val="en-US"/>
        </w:rPr>
        <w:fldChar w:fldCharType="end"/>
      </w:r>
      <w:r w:rsidRPr="00413282">
        <w:rPr>
          <w:b/>
          <w:bCs/>
          <w:lang w:val="en-US"/>
        </w:rPr>
        <w:t xml:space="preserve">, </w:t>
      </w:r>
      <w:r w:rsidRPr="00413282">
        <w:rPr>
          <w:lang w:val="en-US"/>
        </w:rPr>
        <w:t>presents sources cited in this report.</w:t>
      </w:r>
    </w:p>
    <w:p w14:paraId="754749E9" w14:textId="5AE8C7F4" w:rsidR="004F2B50" w:rsidRPr="00413282" w:rsidRDefault="004F2B50" w:rsidP="000D39CB">
      <w:pPr>
        <w:pStyle w:val="Heading2"/>
        <w:rPr>
          <w:lang w:val="en-US"/>
        </w:rPr>
      </w:pPr>
      <w:bookmarkStart w:id="19" w:name="_Toc62220743"/>
      <w:r w:rsidRPr="00413282">
        <w:rPr>
          <w:lang w:val="en-US"/>
        </w:rPr>
        <w:t>Water Evaluation and Planning System</w:t>
      </w:r>
      <w:bookmarkEnd w:id="19"/>
    </w:p>
    <w:p w14:paraId="2F4BB329" w14:textId="67214941" w:rsidR="004F2B50" w:rsidRPr="00413282" w:rsidRDefault="004F2B50" w:rsidP="004F2B50">
      <w:pPr>
        <w:rPr>
          <w:lang w:val="en-US"/>
        </w:rPr>
      </w:pPr>
      <w:r w:rsidRPr="00413282">
        <w:rPr>
          <w:lang w:val="en-US"/>
        </w:rPr>
        <w:t xml:space="preserve">The WEAP software has been under development by SEI for nearly 20 years. The software provides a comprehensive suite of tools for simulating water resources systems including rainfall-runoff hydrology, water resources infrastructure; agricultural, urban, and environmental demands; and the ability to apply complex operating rules and constraints to water allocation. The water allocation problem is solved using linear programming (LP) defined by user-specified demand priorities, water supply preferences, and user-defined constraints (UDC). The software is well documented and has a well-developed training tutorial provided on the WEAP21 website. Through an arrangement with (DWR), the software is provided without charge to all California public agencies. Information on the software and download links is available at </w:t>
      </w:r>
      <w:hyperlink r:id="rId19" w:history="1">
        <w:r w:rsidRPr="00413282">
          <w:rPr>
            <w:rStyle w:val="Hyperlink"/>
            <w:lang w:val="en-US"/>
          </w:rPr>
          <w:t>www.</w:t>
        </w:r>
        <w:r w:rsidR="00AA7394" w:rsidRPr="00413282">
          <w:rPr>
            <w:rStyle w:val="Hyperlink"/>
            <w:lang w:val="en-US"/>
          </w:rPr>
          <w:t>WEAP</w:t>
        </w:r>
        <w:r w:rsidRPr="00413282">
          <w:rPr>
            <w:rStyle w:val="Hyperlink"/>
            <w:lang w:val="en-US"/>
          </w:rPr>
          <w:t>21.org</w:t>
        </w:r>
      </w:hyperlink>
      <w:r w:rsidRPr="00413282">
        <w:rPr>
          <w:lang w:val="en-US"/>
        </w:rPr>
        <w:t xml:space="preserve">. </w:t>
      </w:r>
    </w:p>
    <w:p w14:paraId="58EFD346" w14:textId="789BD470" w:rsidR="004F2B50" w:rsidRPr="00413282" w:rsidRDefault="004F2B50" w:rsidP="00A10C96">
      <w:pPr>
        <w:pStyle w:val="Heading2"/>
        <w:rPr>
          <w:lang w:val="en-US"/>
        </w:rPr>
      </w:pPr>
      <w:bookmarkStart w:id="20" w:name="_Toc13049690"/>
      <w:bookmarkStart w:id="21" w:name="_Toc62220744"/>
      <w:r w:rsidRPr="00413282">
        <w:rPr>
          <w:lang w:val="en-US"/>
        </w:rPr>
        <w:t>Acknowledgements</w:t>
      </w:r>
      <w:bookmarkEnd w:id="20"/>
      <w:bookmarkEnd w:id="21"/>
    </w:p>
    <w:p w14:paraId="52A19EAF" w14:textId="62FCBF81" w:rsidR="004F2B50" w:rsidRPr="00413282" w:rsidRDefault="004F2B50" w:rsidP="004F2B50">
      <w:pPr>
        <w:rPr>
          <w:lang w:val="en-US"/>
        </w:rPr>
      </w:pPr>
      <w:r w:rsidRPr="00B40B22">
        <w:rPr>
          <w:lang w:val="en-US"/>
        </w:rPr>
        <w:t>The SEWAM development team would like to acknowledge the assistance provided by State Water</w:t>
      </w:r>
      <w:r w:rsidRPr="00413282">
        <w:rPr>
          <w:lang w:val="en-US"/>
        </w:rPr>
        <w:t xml:space="preserve"> Board staff in accessing and understanding the water rights information in the eWRIMS database.</w:t>
      </w:r>
    </w:p>
    <w:p w14:paraId="497C8801" w14:textId="77777777" w:rsidR="00A2329E" w:rsidRPr="00413282" w:rsidRDefault="00A2329E" w:rsidP="002F6683">
      <w:pPr>
        <w:pStyle w:val="Heading1"/>
        <w:ind w:left="907"/>
        <w:rPr>
          <w:lang w:val="en-US"/>
        </w:rPr>
      </w:pPr>
      <w:bookmarkStart w:id="22" w:name="_Toc14859805"/>
      <w:bookmarkStart w:id="23" w:name="_Toc14859810"/>
      <w:bookmarkStart w:id="24" w:name="_Toc14859815"/>
      <w:bookmarkStart w:id="25" w:name="_Toc14859820"/>
      <w:bookmarkStart w:id="26" w:name="_Toc13049691"/>
      <w:bookmarkStart w:id="27" w:name="_Ref14858593"/>
      <w:bookmarkStart w:id="28" w:name="_Ref14858666"/>
      <w:bookmarkStart w:id="29" w:name="_Toc62220745"/>
      <w:bookmarkEnd w:id="22"/>
      <w:bookmarkEnd w:id="23"/>
      <w:bookmarkEnd w:id="24"/>
      <w:bookmarkEnd w:id="25"/>
      <w:r w:rsidRPr="00413282">
        <w:rPr>
          <w:lang w:val="en-US"/>
        </w:rPr>
        <w:lastRenderedPageBreak/>
        <w:t>Water Evaluation and Planning System</w:t>
      </w:r>
      <w:bookmarkEnd w:id="26"/>
      <w:bookmarkEnd w:id="27"/>
      <w:bookmarkEnd w:id="28"/>
      <w:bookmarkEnd w:id="29"/>
    </w:p>
    <w:p w14:paraId="24B0E57E" w14:textId="6E35F499" w:rsidR="00A2329E" w:rsidRPr="00413282" w:rsidRDefault="00A2329E" w:rsidP="0099410E">
      <w:pPr>
        <w:rPr>
          <w:i/>
          <w:lang w:val="en-US"/>
        </w:rPr>
      </w:pPr>
      <w:bookmarkStart w:id="30" w:name="_Toc372984576"/>
      <w:bookmarkStart w:id="31" w:name="_Toc372984894"/>
      <w:r w:rsidRPr="002F6683">
        <w:rPr>
          <w:i/>
          <w:lang w:val="en-US"/>
        </w:rPr>
        <w:t>The text of this chapter first appeared in various chapters of the California Water Plan, Update 2013 document on WEAP (Joyce et al., 2010). The same information is provided in the SacWAM documentation, prepared for the State Water Resources Control Board. Minor edits have been made for consistency with the rest of this document.</w:t>
      </w:r>
    </w:p>
    <w:p w14:paraId="26F57A7C" w14:textId="739A4B67" w:rsidR="0099410E" w:rsidRPr="00413282" w:rsidRDefault="0099410E" w:rsidP="0099410E">
      <w:pPr>
        <w:rPr>
          <w:lang w:val="en-US"/>
        </w:rPr>
      </w:pPr>
      <w:r w:rsidRPr="00413282">
        <w:rPr>
          <w:lang w:val="en-US"/>
        </w:rPr>
        <w:t>This chapter presents an overview of the WEAP modeling environment. Focus is given to WEAP’s scenario analysis capabilities, water allocation logic, and hydrologic calculations.</w:t>
      </w:r>
    </w:p>
    <w:p w14:paraId="2D3312D0" w14:textId="48499707" w:rsidR="0099410E" w:rsidRPr="00413282" w:rsidRDefault="0099410E" w:rsidP="000D39CB">
      <w:pPr>
        <w:pStyle w:val="Heading2"/>
        <w:rPr>
          <w:lang w:val="en-US"/>
        </w:rPr>
      </w:pPr>
      <w:bookmarkStart w:id="32" w:name="_Toc13049692"/>
      <w:bookmarkStart w:id="33" w:name="_Toc62220746"/>
      <w:bookmarkEnd w:id="30"/>
      <w:bookmarkEnd w:id="31"/>
      <w:r w:rsidRPr="00413282">
        <w:rPr>
          <w:lang w:val="en-US"/>
        </w:rPr>
        <w:t>General description</w:t>
      </w:r>
      <w:bookmarkEnd w:id="32"/>
      <w:bookmarkEnd w:id="33"/>
    </w:p>
    <w:p w14:paraId="1DD823A9" w14:textId="4179FCA6" w:rsidR="0099410E" w:rsidRPr="00413282" w:rsidRDefault="0099410E" w:rsidP="0099410E">
      <w:pPr>
        <w:rPr>
          <w:lang w:val="en-US"/>
        </w:rPr>
      </w:pPr>
      <w:r w:rsidRPr="00413282">
        <w:rPr>
          <w:lang w:val="en-US"/>
        </w:rPr>
        <w:t xml:space="preserve">WEAP is a comprehensive, fully-integrated river basin analysis tool. It is a simulation model that includes a robust and flexible representation of water demands from different sectors, and the ability to program operating rules for infrastructure elements such as reservoirs, canals, and hydropower projects (Purkey and Huber-Lee, 2006; Purkey et al., 2007; Yates, Purkey et al., 2005; Yates, Sieber et al., 2005; Yates et al., 2008; and Yates et al., 2009). Additionally, it has watershed snow accumulation snowmelt and rainfall-runoff modeling capabilities that allow all portions of the water infrastructure and demand to be dynamically nested within the underlying hydrological processes. This functionality allows the modeler to analyze how specific configurations of infrastructure, operating rules, and operational priorities will affect water uses as diverse as instream flows, irrigated agriculture, and municipal water supply under the umbrella of input weather data and physical watershed conditions. </w:t>
      </w:r>
    </w:p>
    <w:p w14:paraId="2F40DE76" w14:textId="77777777" w:rsidR="0099410E" w:rsidRPr="00413282" w:rsidRDefault="0099410E" w:rsidP="0099410E">
      <w:pPr>
        <w:rPr>
          <w:lang w:val="en-US"/>
        </w:rPr>
      </w:pPr>
      <w:r w:rsidRPr="00413282">
        <w:rPr>
          <w:lang w:val="en-US"/>
        </w:rPr>
        <w:t>The WEAP software is organized into five views, as follows:</w:t>
      </w:r>
    </w:p>
    <w:p w14:paraId="66A316CE" w14:textId="77777777" w:rsidR="0099410E" w:rsidRPr="00413282" w:rsidRDefault="0099410E" w:rsidP="002F6683">
      <w:pPr>
        <w:pStyle w:val="ListBullets"/>
        <w:rPr>
          <w:lang w:val="en-US"/>
        </w:rPr>
      </w:pPr>
      <w:r w:rsidRPr="00413282">
        <w:rPr>
          <w:b/>
          <w:lang w:val="en-US"/>
        </w:rPr>
        <w:t>Schematic View</w:t>
      </w:r>
      <w:r w:rsidRPr="00413282">
        <w:rPr>
          <w:lang w:val="en-US"/>
        </w:rPr>
        <w:t>, in which the spatial layout of the model is created, edited, and viewed.</w:t>
      </w:r>
    </w:p>
    <w:p w14:paraId="19AEC7B0" w14:textId="77777777" w:rsidR="0099410E" w:rsidRPr="00413282" w:rsidRDefault="0099410E" w:rsidP="002F6683">
      <w:pPr>
        <w:pStyle w:val="ListBullets"/>
        <w:rPr>
          <w:lang w:val="en-US"/>
        </w:rPr>
      </w:pPr>
      <w:r w:rsidRPr="00413282">
        <w:rPr>
          <w:b/>
          <w:lang w:val="en-US"/>
        </w:rPr>
        <w:t>Data View</w:t>
      </w:r>
      <w:r w:rsidRPr="00413282">
        <w:rPr>
          <w:lang w:val="en-US"/>
        </w:rPr>
        <w:t xml:space="preserve">, consisting of a hierarchical tree that organizes modeling data into six major categories: Key Assumptions, Demand Sites and Catchments, Hydrology, Supply and Resources, Water Quality, Other Assumptions, and User-Defined LP Constraints. </w:t>
      </w:r>
    </w:p>
    <w:p w14:paraId="612F5F29" w14:textId="77777777" w:rsidR="0099410E" w:rsidRPr="00413282" w:rsidRDefault="0099410E" w:rsidP="002F6683">
      <w:pPr>
        <w:pStyle w:val="ListBullets"/>
        <w:rPr>
          <w:lang w:val="en-US"/>
        </w:rPr>
      </w:pPr>
      <w:r w:rsidRPr="00413282">
        <w:rPr>
          <w:b/>
          <w:lang w:val="en-US"/>
        </w:rPr>
        <w:t>Results View</w:t>
      </w:r>
      <w:r w:rsidRPr="00413282">
        <w:rPr>
          <w:lang w:val="en-US"/>
        </w:rPr>
        <w:t>, which allows detailed and flexible display of all model outputs in customizable charts and tables. Multiple modeling scenarios can be concurrently displayed. It includes a Favorites option that saves useful charts, including chart formatting.</w:t>
      </w:r>
    </w:p>
    <w:p w14:paraId="716298E2" w14:textId="7FDE4863" w:rsidR="0099410E" w:rsidRPr="00413282" w:rsidRDefault="0099410E" w:rsidP="002F6683">
      <w:pPr>
        <w:pStyle w:val="ListBullets"/>
        <w:rPr>
          <w:lang w:val="en-US"/>
        </w:rPr>
      </w:pPr>
      <w:r w:rsidRPr="00413282">
        <w:rPr>
          <w:b/>
          <w:lang w:val="en-US"/>
        </w:rPr>
        <w:t>Scenario Explorer View</w:t>
      </w:r>
      <w:r w:rsidRPr="00413282">
        <w:rPr>
          <w:lang w:val="en-US"/>
        </w:rPr>
        <w:t>, in which results or data across many scenarios can be grouped together to show the relative impacts of multiple scenarios.</w:t>
      </w:r>
    </w:p>
    <w:p w14:paraId="6E901301" w14:textId="77777777" w:rsidR="0099410E" w:rsidRPr="00413282" w:rsidRDefault="0099410E" w:rsidP="002F6683">
      <w:pPr>
        <w:pStyle w:val="ListBullets"/>
        <w:rPr>
          <w:lang w:val="en-US"/>
        </w:rPr>
      </w:pPr>
      <w:r w:rsidRPr="00413282">
        <w:rPr>
          <w:b/>
          <w:lang w:val="en-US"/>
        </w:rPr>
        <w:t>Notes View</w:t>
      </w:r>
      <w:r w:rsidRPr="00413282">
        <w:rPr>
          <w:lang w:val="en-US"/>
        </w:rPr>
        <w:t xml:space="preserve">, a word-processing tool for making notes or documenting aspects of the modeling input and analysis. </w:t>
      </w:r>
    </w:p>
    <w:p w14:paraId="283605C6" w14:textId="0D8C073D" w:rsidR="0099410E" w:rsidRPr="00413282" w:rsidRDefault="0099410E" w:rsidP="0099410E">
      <w:pPr>
        <w:rPr>
          <w:lang w:val="en-US"/>
        </w:rPr>
      </w:pPr>
      <w:r w:rsidRPr="00413282">
        <w:rPr>
          <w:lang w:val="en-US"/>
        </w:rPr>
        <w:t>Information on navigating and using the WEAP views can be found in the following documents, which are available at www.</w:t>
      </w:r>
      <w:r w:rsidR="00AA7394" w:rsidRPr="00413282">
        <w:rPr>
          <w:lang w:val="en-US"/>
        </w:rPr>
        <w:t>WEAP</w:t>
      </w:r>
      <w:r w:rsidRPr="00413282">
        <w:rPr>
          <w:lang w:val="en-US"/>
        </w:rPr>
        <w:t xml:space="preserve">21.org: </w:t>
      </w:r>
    </w:p>
    <w:p w14:paraId="3B8852DF" w14:textId="08FDB2FA" w:rsidR="0099410E" w:rsidRPr="00413282" w:rsidRDefault="0099410E" w:rsidP="002F6683">
      <w:pPr>
        <w:pStyle w:val="ListBullets"/>
        <w:rPr>
          <w:lang w:val="en-US"/>
        </w:rPr>
      </w:pPr>
      <w:r w:rsidRPr="00413282">
        <w:rPr>
          <w:lang w:val="en-US"/>
        </w:rPr>
        <w:t xml:space="preserve">WEAP User Guide </w:t>
      </w:r>
    </w:p>
    <w:p w14:paraId="77E01BF6" w14:textId="1B30565E" w:rsidR="0099410E" w:rsidRPr="00413282" w:rsidRDefault="0099410E" w:rsidP="002F6683">
      <w:pPr>
        <w:pStyle w:val="ListBullets"/>
        <w:rPr>
          <w:lang w:val="en-US"/>
        </w:rPr>
      </w:pPr>
      <w:r w:rsidRPr="00413282">
        <w:rPr>
          <w:lang w:val="en-US"/>
        </w:rPr>
        <w:t>WEAP Tutorial</w:t>
      </w:r>
    </w:p>
    <w:p w14:paraId="3F378965" w14:textId="2E065A60" w:rsidR="0099410E" w:rsidRPr="00413282" w:rsidRDefault="0099410E" w:rsidP="00A10C96">
      <w:pPr>
        <w:pStyle w:val="Heading2"/>
        <w:rPr>
          <w:lang w:val="en-US"/>
        </w:rPr>
      </w:pPr>
      <w:bookmarkStart w:id="34" w:name="_Toc13049694"/>
      <w:bookmarkStart w:id="35" w:name="_Toc62220747"/>
      <w:r w:rsidRPr="00413282">
        <w:rPr>
          <w:lang w:val="en-US"/>
        </w:rPr>
        <w:lastRenderedPageBreak/>
        <w:t>Approach</w:t>
      </w:r>
      <w:bookmarkEnd w:id="34"/>
      <w:bookmarkEnd w:id="35"/>
    </w:p>
    <w:p w14:paraId="021D0B23" w14:textId="2D2CEACD" w:rsidR="0099410E" w:rsidRPr="00413282" w:rsidRDefault="0099410E" w:rsidP="0099410E">
      <w:pPr>
        <w:rPr>
          <w:lang w:val="en-US"/>
        </w:rPr>
      </w:pPr>
      <w:r w:rsidRPr="00413282">
        <w:rPr>
          <w:lang w:val="en-US"/>
        </w:rPr>
        <w:t xml:space="preserve">The development of all WEAP applications follows a standard approach, as illustrated in </w:t>
      </w:r>
      <w:r w:rsidR="001B5844" w:rsidRPr="00413282">
        <w:rPr>
          <w:lang w:val="en-US"/>
        </w:rPr>
        <w:fldChar w:fldCharType="begin"/>
      </w:r>
      <w:r w:rsidR="001B5844" w:rsidRPr="00413282">
        <w:rPr>
          <w:lang w:val="en-US"/>
        </w:rPr>
        <w:instrText xml:space="preserve"> REF _Ref14854496 \h </w:instrText>
      </w:r>
      <w:r w:rsidR="001B5844" w:rsidRPr="00413282">
        <w:rPr>
          <w:lang w:val="en-US"/>
        </w:rPr>
      </w:r>
      <w:r w:rsidR="001B5844" w:rsidRPr="00413282">
        <w:rPr>
          <w:lang w:val="en-US"/>
        </w:rPr>
        <w:fldChar w:fldCharType="separate"/>
      </w:r>
      <w:r w:rsidR="0067763F" w:rsidRPr="00413282">
        <w:rPr>
          <w:lang w:val="en-US"/>
        </w:rPr>
        <w:t xml:space="preserve">Figure </w:t>
      </w:r>
      <w:r w:rsidR="0067763F">
        <w:rPr>
          <w:noProof/>
          <w:lang w:val="en-US"/>
        </w:rPr>
        <w:t>2</w:t>
      </w:r>
      <w:r w:rsidR="0067763F">
        <w:rPr>
          <w:lang w:val="en-US"/>
        </w:rPr>
        <w:t>.</w:t>
      </w:r>
      <w:r w:rsidR="0067763F">
        <w:rPr>
          <w:noProof/>
          <w:lang w:val="en-US"/>
        </w:rPr>
        <w:t>1</w:t>
      </w:r>
      <w:r w:rsidR="001B5844" w:rsidRPr="00413282">
        <w:rPr>
          <w:lang w:val="en-US"/>
        </w:rPr>
        <w:fldChar w:fldCharType="end"/>
      </w:r>
      <w:r w:rsidRPr="00413282">
        <w:rPr>
          <w:lang w:val="en-US"/>
        </w:rPr>
        <w:t>. The first step in this approach is the study definition, wherein the spatial extent and system components of the area of interest are defined and the time horizon of the analysis is set. The user subsequently defines system components (e.g., rivers, agricultural and urban demands) and the network configuration connecting these components. Following the study definition, the current accounts are defined, which is a baseline representation of the system – including existing operating rules to manage both supplies and demands. The current accounts serve as the point of departure for developing scenarios, which characterize alternative sets of future assumptions pertaining to regulations, infrastructure, water demands, and water supplies. Finally, the scenarios are evaluated regarding water sufficiency, costs and benefits, compatibility with environmental targets, and sensitivity to uncertainty in key variables. In this context, scenarios represent evaluations of water management alternatives under uncertain future conditions. The steps in the analytical sequence are described in greater detail in the following sections.</w:t>
      </w:r>
    </w:p>
    <w:p w14:paraId="6FA548CC" w14:textId="77777777" w:rsidR="0099410E" w:rsidRPr="00413282" w:rsidRDefault="0099410E" w:rsidP="0099410E">
      <w:pPr>
        <w:pStyle w:val="FIgure"/>
        <w:rPr>
          <w:lang w:val="en-US"/>
        </w:rPr>
      </w:pPr>
      <w:r w:rsidRPr="00413282">
        <w:rPr>
          <w:lang w:val="en-US"/>
        </w:rPr>
        <w:drawing>
          <wp:inline distT="0" distB="0" distL="0" distR="0" wp14:anchorId="7C977591" wp14:editId="568FDED0">
            <wp:extent cx="2568794" cy="3121572"/>
            <wp:effectExtent l="19050" t="19050" r="22225" b="22225"/>
            <wp:docPr id="755" name="Picture 755" descr="Chart of the components fo a Water Evaluation and Planning system application: Study Definition includes Spatial Boundary, Time Horizon, System Components, Network Configuration. Current Accounts includes Demand, Reservoir Characteristics, River Simulation, Pollutant Generation, Resources and Supplies, Wastewater Treatment. Scenarios includes Demographic and Economic Activity; Patterns of Water Use; Pollution Generation; Water System Infrastructure; Hydropower; Allocation, Pricing, and Environmental Policy; Component Costs; Hydrology. Evaluation includes Water Sufficiency, Pollutant Loadings, Ecosystem Requirements, Sensitivity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1293" r="21859"/>
                    <a:stretch/>
                  </pic:blipFill>
                  <pic:spPr bwMode="auto">
                    <a:xfrm>
                      <a:off x="0" y="0"/>
                      <a:ext cx="2580256" cy="3135500"/>
                    </a:xfrm>
                    <a:prstGeom prst="rect">
                      <a:avLst/>
                    </a:prstGeom>
                    <a:ln w="3175" cap="sq">
                      <a:solidFill>
                        <a:srgbClr val="000000"/>
                      </a:solidFill>
                      <a:prstDash val="solid"/>
                      <a:miter lim="800000"/>
                    </a:ln>
                    <a:effectLst/>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pic:spPr>
                </pic:pic>
              </a:graphicData>
            </a:graphic>
          </wp:inline>
        </w:drawing>
      </w:r>
    </w:p>
    <w:p w14:paraId="128D94CF" w14:textId="08C46CC1" w:rsidR="0099410E" w:rsidRPr="00413282" w:rsidRDefault="001468BD" w:rsidP="0099410E">
      <w:pPr>
        <w:pStyle w:val="TableFigureTitle"/>
        <w:rPr>
          <w:lang w:val="en-US"/>
        </w:rPr>
      </w:pPr>
      <w:bookmarkStart w:id="36" w:name="_Ref14854496"/>
      <w:r w:rsidRPr="00413282">
        <w:rPr>
          <w:lang w:val="en-US"/>
        </w:rPr>
        <w:t xml:space="preserve">Figure </w:t>
      </w:r>
      <w:r w:rsidR="00753F94">
        <w:rPr>
          <w:lang w:val="en-US"/>
        </w:rPr>
        <w:fldChar w:fldCharType="begin"/>
      </w:r>
      <w:r w:rsidR="00753F94">
        <w:rPr>
          <w:lang w:val="en-US"/>
        </w:rPr>
        <w:instrText xml:space="preserve"> STYLEREF 1 \s </w:instrText>
      </w:r>
      <w:r w:rsidR="00753F94">
        <w:rPr>
          <w:lang w:val="en-US"/>
        </w:rPr>
        <w:fldChar w:fldCharType="separate"/>
      </w:r>
      <w:r w:rsidR="00753F94">
        <w:rPr>
          <w:noProof/>
          <w:lang w:val="en-US"/>
        </w:rPr>
        <w:t>2</w:t>
      </w:r>
      <w:r w:rsidR="00753F94">
        <w:rPr>
          <w:lang w:val="en-US"/>
        </w:rPr>
        <w:fldChar w:fldCharType="end"/>
      </w:r>
      <w:r w:rsidR="00753F94">
        <w:rPr>
          <w:lang w:val="en-US"/>
        </w:rPr>
        <w:t>.</w:t>
      </w:r>
      <w:r w:rsidR="00753F94">
        <w:rPr>
          <w:lang w:val="en-US"/>
        </w:rPr>
        <w:fldChar w:fldCharType="begin"/>
      </w:r>
      <w:r w:rsidR="00753F94">
        <w:rPr>
          <w:lang w:val="en-US"/>
        </w:rPr>
        <w:instrText xml:space="preserve"> SEQ Figure \* ARABIC \s 1 </w:instrText>
      </w:r>
      <w:r w:rsidR="00753F94">
        <w:rPr>
          <w:lang w:val="en-US"/>
        </w:rPr>
        <w:fldChar w:fldCharType="separate"/>
      </w:r>
      <w:r w:rsidR="00753F94">
        <w:rPr>
          <w:noProof/>
          <w:lang w:val="en-US"/>
        </w:rPr>
        <w:t>1</w:t>
      </w:r>
      <w:r w:rsidR="00753F94">
        <w:rPr>
          <w:lang w:val="en-US"/>
        </w:rPr>
        <w:fldChar w:fldCharType="end"/>
      </w:r>
      <w:bookmarkEnd w:id="36"/>
      <w:r w:rsidRPr="00413282">
        <w:rPr>
          <w:lang w:val="en-US"/>
        </w:rPr>
        <w:t xml:space="preserve"> Components of a Water Evaluation and Planning system application</w:t>
      </w:r>
      <w:r w:rsidR="00AD74F2" w:rsidRPr="00413282">
        <w:rPr>
          <w:lang w:val="en-US"/>
        </w:rPr>
        <w:t>.</w:t>
      </w:r>
    </w:p>
    <w:p w14:paraId="2EB52E36" w14:textId="24606CE1" w:rsidR="0099410E" w:rsidRPr="00413282" w:rsidRDefault="0099410E" w:rsidP="00A10C96">
      <w:pPr>
        <w:pStyle w:val="Heading2"/>
        <w:rPr>
          <w:lang w:val="en-US"/>
        </w:rPr>
      </w:pPr>
      <w:bookmarkStart w:id="37" w:name="_Toc13049695"/>
      <w:bookmarkStart w:id="38" w:name="_Toc62220748"/>
      <w:r w:rsidRPr="00413282">
        <w:rPr>
          <w:lang w:val="en-US"/>
        </w:rPr>
        <w:t>Study definition</w:t>
      </w:r>
      <w:bookmarkEnd w:id="37"/>
      <w:bookmarkEnd w:id="38"/>
    </w:p>
    <w:p w14:paraId="6A2583AD" w14:textId="17B9BF39" w:rsidR="0099410E" w:rsidRPr="00413282" w:rsidRDefault="0099410E" w:rsidP="0099410E">
      <w:pPr>
        <w:rPr>
          <w:lang w:val="en-US"/>
        </w:rPr>
      </w:pPr>
      <w:r w:rsidRPr="00413282">
        <w:rPr>
          <w:lang w:val="en-US"/>
        </w:rPr>
        <w:t>Evaluating the implications of storage regulation, streamflows, and diversions along a river, and water resources management criteria requires consideration of the entire land area that contributes flow to the river (i.e., the river basin). Within WEAP, it is necessary to set the spatial scope of the analysis by defining the boundaries of the river basin. Within these boundaries, there are smaller rivers and streams (or tributaries) that flow into the main river of interest. Because these tributaries determine the distribution of water throughout the whole basin, it is also necessary to divide the study area into subbasins, or catchments, such that the spatial variability of streamflows can be characterized.</w:t>
      </w:r>
    </w:p>
    <w:p w14:paraId="614306EB" w14:textId="36D985E3" w:rsidR="0099410E" w:rsidRPr="00413282" w:rsidRDefault="0099410E" w:rsidP="00A10C96">
      <w:pPr>
        <w:pStyle w:val="Heading2"/>
        <w:rPr>
          <w:lang w:val="en-US"/>
        </w:rPr>
      </w:pPr>
      <w:bookmarkStart w:id="39" w:name="_Toc13049696"/>
      <w:bookmarkStart w:id="40" w:name="_Toc62220749"/>
      <w:r w:rsidRPr="00413282">
        <w:rPr>
          <w:lang w:val="en-US"/>
        </w:rPr>
        <w:lastRenderedPageBreak/>
        <w:t>Current accounts</w:t>
      </w:r>
      <w:bookmarkEnd w:id="39"/>
      <w:bookmarkEnd w:id="40"/>
    </w:p>
    <w:p w14:paraId="636D5CCE" w14:textId="77777777" w:rsidR="0099410E" w:rsidRPr="00413282" w:rsidRDefault="0099410E" w:rsidP="0099410E">
      <w:pPr>
        <w:rPr>
          <w:lang w:val="en-US"/>
        </w:rPr>
      </w:pPr>
      <w:r w:rsidRPr="00413282">
        <w:rPr>
          <w:lang w:val="en-US"/>
        </w:rPr>
        <w:t>Current accounts represent the basic definition of the water system as it currently exists. Current accounts include specification of supply and demand infrastructure (e.g., reservoirs, pipelines, treatment plants). Establishing current accounts also requires the user to calibrate system data and assumptions to accurately mimic the observed operation of the system. This calibration process also includes setting parameters for defined catchments so that WEAP can simulate snowmelt and rainfall-runoff using input climate data (i.e., temperature and precipitation), and estimate evaporative water demand in the delineated basins.</w:t>
      </w:r>
    </w:p>
    <w:p w14:paraId="758E3934" w14:textId="77777777" w:rsidR="0099410E" w:rsidRPr="00413282" w:rsidRDefault="0099410E" w:rsidP="000D39CB">
      <w:pPr>
        <w:pStyle w:val="Heading3"/>
        <w:rPr>
          <w:lang w:val="en-US"/>
        </w:rPr>
      </w:pPr>
      <w:bookmarkStart w:id="41" w:name="_Toc13049697"/>
      <w:bookmarkStart w:id="42" w:name="_Toc62220750"/>
      <w:r w:rsidRPr="00413282">
        <w:rPr>
          <w:lang w:val="en-US"/>
        </w:rPr>
        <w:t>Scenarios</w:t>
      </w:r>
      <w:bookmarkEnd w:id="41"/>
      <w:bookmarkEnd w:id="42"/>
    </w:p>
    <w:p w14:paraId="6C356F15" w14:textId="53F94A67" w:rsidR="0099410E" w:rsidRPr="00413282" w:rsidRDefault="0099410E" w:rsidP="0099410E">
      <w:pPr>
        <w:rPr>
          <w:lang w:val="en-US"/>
        </w:rPr>
      </w:pPr>
      <w:r w:rsidRPr="00413282">
        <w:rPr>
          <w:lang w:val="en-US"/>
        </w:rPr>
        <w:t>At the heart of WEAP is the concept of scenario analysis. Scenarios are story-lines of a future system’s evolvement over time. The scenarios can address a broad range of What If questions. In this manner, the implications of changes to the system can be evaluated, and subsequently how policy and/or technical interventions may mitigate these changes. For example, WEAP may be used to evaluate the water supply and demand changes for a range of future changes in demography, land use, and climate. In the case of SEWAM, the model will be used to study various instream flow requirement scenarios and their impacts on water storage, water availability, and streamflows.</w:t>
      </w:r>
    </w:p>
    <w:p w14:paraId="58F367BF" w14:textId="77777777" w:rsidR="0099410E" w:rsidRPr="00413282" w:rsidRDefault="0099410E" w:rsidP="000D39CB">
      <w:pPr>
        <w:pStyle w:val="Heading3"/>
        <w:rPr>
          <w:lang w:val="en-US"/>
        </w:rPr>
      </w:pPr>
      <w:bookmarkStart w:id="43" w:name="_Toc13049698"/>
      <w:bookmarkStart w:id="44" w:name="_Toc62220751"/>
      <w:r w:rsidRPr="00413282">
        <w:rPr>
          <w:lang w:val="en-US"/>
        </w:rPr>
        <w:t>Evaluation</w:t>
      </w:r>
      <w:bookmarkEnd w:id="43"/>
      <w:bookmarkEnd w:id="44"/>
    </w:p>
    <w:p w14:paraId="0CDFF29E" w14:textId="77777777" w:rsidR="0099410E" w:rsidRPr="00413282" w:rsidRDefault="0099410E" w:rsidP="0099410E">
      <w:pPr>
        <w:rPr>
          <w:lang w:val="en-US"/>
        </w:rPr>
      </w:pPr>
      <w:r w:rsidRPr="00413282">
        <w:rPr>
          <w:lang w:val="en-US"/>
        </w:rPr>
        <w:t>Once the performance of a set of response packages has been simulated within the context of future scenarios, the response packages can be compared relative to key metrics. Typically, these metrics relate to water supply reliability, water allocation equity, ecosystem sustainability, and cost. However, any number of performance metrics can be defined and quantified within WEAP.</w:t>
      </w:r>
    </w:p>
    <w:p w14:paraId="7B2AEC47" w14:textId="5898C8C0" w:rsidR="0099410E" w:rsidRPr="00413282" w:rsidRDefault="0099410E" w:rsidP="00A10C96">
      <w:pPr>
        <w:pStyle w:val="Heading2"/>
        <w:rPr>
          <w:lang w:val="en-US"/>
        </w:rPr>
      </w:pPr>
      <w:bookmarkStart w:id="45" w:name="_Toc13049699"/>
      <w:bookmarkStart w:id="46" w:name="_Toc62220752"/>
      <w:r w:rsidRPr="00413282">
        <w:rPr>
          <w:lang w:val="en-US"/>
        </w:rPr>
        <w:t>Water allocation</w:t>
      </w:r>
      <w:bookmarkEnd w:id="45"/>
      <w:bookmarkEnd w:id="46"/>
    </w:p>
    <w:p w14:paraId="38B753C8" w14:textId="77777777" w:rsidR="0099410E" w:rsidRPr="00413282" w:rsidRDefault="0099410E" w:rsidP="0099410E">
      <w:pPr>
        <w:rPr>
          <w:lang w:val="en-US"/>
        </w:rPr>
      </w:pPr>
      <w:r w:rsidRPr="00413282">
        <w:rPr>
          <w:lang w:val="en-US"/>
        </w:rPr>
        <w:t>Two user-defined priority systems are used to determine allocations of water supplies to meet demands (modeled as demand sites and as catchment objects for irrigation), instream flow requirements, and for filling (or draining) reservoirs. These are: (1) demand priorities, and (2) supply preferences.</w:t>
      </w:r>
    </w:p>
    <w:p w14:paraId="6C160063" w14:textId="0C4CFC57" w:rsidR="0099410E" w:rsidRPr="00413282" w:rsidRDefault="0099410E" w:rsidP="0099410E">
      <w:pPr>
        <w:rPr>
          <w:lang w:val="en-US"/>
        </w:rPr>
      </w:pPr>
      <w:r w:rsidRPr="00413282">
        <w:rPr>
          <w:lang w:val="en-US"/>
        </w:rPr>
        <w:t xml:space="preserve">A demand priority is attached to a demand site, catchment, reservoir, or flow requirement, and may range from 1 to </w:t>
      </w:r>
      <w:r w:rsidR="002F6683">
        <w:rPr>
          <w:lang w:val="en-US"/>
        </w:rPr>
        <w:t>9</w:t>
      </w:r>
      <w:r w:rsidRPr="00413282">
        <w:rPr>
          <w:lang w:val="en-US"/>
        </w:rPr>
        <w:t>99</w:t>
      </w:r>
      <w:r w:rsidR="002F6683">
        <w:rPr>
          <w:lang w:val="en-US"/>
        </w:rPr>
        <w:t>,999,999</w:t>
      </w:r>
      <w:r w:rsidRPr="00413282">
        <w:rPr>
          <w:lang w:val="en-US"/>
        </w:rPr>
        <w:t>, with 1 being the highest priority and 99</w:t>
      </w:r>
      <w:r w:rsidR="002F6683">
        <w:rPr>
          <w:lang w:val="en-US"/>
        </w:rPr>
        <w:t>9,999,999</w:t>
      </w:r>
      <w:r w:rsidRPr="00413282">
        <w:rPr>
          <w:lang w:val="en-US"/>
        </w:rPr>
        <w:t xml:space="preserve"> the lowest.</w:t>
      </w:r>
      <w:r w:rsidRPr="00413282">
        <w:rPr>
          <w:rStyle w:val="FootnoteReference"/>
          <w:lang w:val="en-US"/>
        </w:rPr>
        <w:footnoteReference w:id="1"/>
      </w:r>
      <w:r w:rsidRPr="00413282">
        <w:rPr>
          <w:lang w:val="en-US"/>
        </w:rPr>
        <w:t xml:space="preserve"> Demand sites can share the same priority, which is useful in representing a system of water rights, where water users are defined by their water entitlement and/or seniority. In cases of water shortage, higher priority users are satisfied as fully as possible before lower priority users are considered. If priorities are the same, shortage will be shared proportionally (as a percentage of their water demands).</w:t>
      </w:r>
    </w:p>
    <w:p w14:paraId="2319C2EA" w14:textId="77777777" w:rsidR="0099410E" w:rsidRPr="00413282" w:rsidRDefault="0099410E" w:rsidP="0099410E">
      <w:pPr>
        <w:rPr>
          <w:lang w:val="en-US"/>
        </w:rPr>
      </w:pPr>
      <w:r w:rsidRPr="00413282">
        <w:rPr>
          <w:lang w:val="en-US"/>
        </w:rPr>
        <w:lastRenderedPageBreak/>
        <w:t>When demand sites or catchments are connected to more than one supply source, supply preferences determine the order of withdrawal. Like demand priorities, supply preferences are assigned a value between 1 and 999 999 999, with lower numbers indicating preferred water sources. The assignment of these preferences usually reflects economic, environmental, historical, legal, and/or political realities. Several water sources may be available when a preferred water source is insufficient to satisfy all of an area’s water demands. WEAP treats additional sources as supplemental supplies and will draw from these sources only after it encounters a capacity constraint (expressed as either a maximum flow volume or a maximum percent of demand) associated with a preferred water source.</w:t>
      </w:r>
    </w:p>
    <w:p w14:paraId="2E5742AE" w14:textId="77777777" w:rsidR="0099410E" w:rsidRPr="00413282" w:rsidRDefault="0099410E" w:rsidP="0099410E">
      <w:pPr>
        <w:rPr>
          <w:lang w:val="en-US"/>
        </w:rPr>
      </w:pPr>
      <w:r w:rsidRPr="00413282">
        <w:rPr>
          <w:lang w:val="en-US"/>
        </w:rPr>
        <w:t>WEAP’s allocation routine uses demand priorities and supply preferences to balance water supplies and demands. To do this, WEAP must assess the available water supplies during each time step. While total supplies may be enough to meet all the demands within the system, it is often the case that operational considerations prevent the release of water to do so. These rules are usually intended to preserve water in times of shortage so that long-term delivery reliability is maximized for the highest priority water users (often indoor urban demands). WEAP can represent this controlled release of stored water using its built-in reservoir routines.</w:t>
      </w:r>
    </w:p>
    <w:p w14:paraId="64A5E579" w14:textId="06CEEBEF" w:rsidR="0099410E" w:rsidRPr="00413282" w:rsidRDefault="0099410E" w:rsidP="0099410E">
      <w:pPr>
        <w:rPr>
          <w:lang w:val="en-US"/>
        </w:rPr>
      </w:pPr>
      <w:r w:rsidRPr="00413282">
        <w:rPr>
          <w:lang w:val="en-US"/>
        </w:rPr>
        <w:t>WEAP uses generic reservoir objects, which divide storage into four zones, or pools, as illustrated in</w:t>
      </w:r>
      <w:r w:rsidR="001B5844" w:rsidRPr="00413282">
        <w:rPr>
          <w:lang w:val="en-US"/>
        </w:rPr>
        <w:t xml:space="preserve"> </w:t>
      </w:r>
      <w:r w:rsidR="001B5844" w:rsidRPr="00413282">
        <w:rPr>
          <w:lang w:val="en-US"/>
        </w:rPr>
        <w:fldChar w:fldCharType="begin"/>
      </w:r>
      <w:r w:rsidR="001B5844" w:rsidRPr="00413282">
        <w:rPr>
          <w:lang w:val="en-US"/>
        </w:rPr>
        <w:instrText xml:space="preserve"> REF _Ref14854659 \h </w:instrText>
      </w:r>
      <w:r w:rsidR="001B5844" w:rsidRPr="00413282">
        <w:rPr>
          <w:lang w:val="en-US"/>
        </w:rPr>
      </w:r>
      <w:r w:rsidR="001B5844" w:rsidRPr="00413282">
        <w:rPr>
          <w:lang w:val="en-US"/>
        </w:rPr>
        <w:fldChar w:fldCharType="separate"/>
      </w:r>
      <w:r w:rsidR="0067763F" w:rsidRPr="00413282">
        <w:rPr>
          <w:lang w:val="en-US"/>
        </w:rPr>
        <w:t xml:space="preserve">Figure </w:t>
      </w:r>
      <w:r w:rsidR="0067763F">
        <w:rPr>
          <w:noProof/>
          <w:lang w:val="en-US"/>
        </w:rPr>
        <w:t>2</w:t>
      </w:r>
      <w:r w:rsidR="0067763F">
        <w:rPr>
          <w:lang w:val="en-US"/>
        </w:rPr>
        <w:t>.</w:t>
      </w:r>
      <w:r w:rsidR="0067763F">
        <w:rPr>
          <w:noProof/>
          <w:lang w:val="en-US"/>
        </w:rPr>
        <w:t>2</w:t>
      </w:r>
      <w:r w:rsidR="001B5844" w:rsidRPr="00413282">
        <w:rPr>
          <w:lang w:val="en-US"/>
        </w:rPr>
        <w:fldChar w:fldCharType="end"/>
      </w:r>
      <w:r w:rsidRPr="00413282">
        <w:rPr>
          <w:lang w:val="en-US"/>
        </w:rPr>
        <w:t>. These include, from top to bottom, the flood-control zone, conservation zone, buffer zone, and inactive zone. The conservation and buffer pools together constitute a reservoir’s active storage. WEAP always evacuates the flood-control zone, so that the volume of water in a reservoir cannot exceed the top of the conservation pool. The size of each of these pools can change throughout the year per regulatory requirements, such as flood control rule curves.</w:t>
      </w:r>
    </w:p>
    <w:p w14:paraId="3941928D" w14:textId="77777777" w:rsidR="0099410E" w:rsidRPr="00413282" w:rsidRDefault="0099410E" w:rsidP="0099410E">
      <w:pPr>
        <w:pStyle w:val="FIgure"/>
        <w:rPr>
          <w:lang w:val="en-US"/>
        </w:rPr>
      </w:pPr>
      <w:r w:rsidRPr="00413282">
        <w:rPr>
          <w:lang w:val="en-US"/>
        </w:rPr>
        <w:drawing>
          <wp:inline distT="0" distB="0" distL="0" distR="0" wp14:anchorId="20AA80A4" wp14:editId="004BB5F7">
            <wp:extent cx="3566160" cy="2127885"/>
            <wp:effectExtent l="19050" t="19050" r="15240" b="24765"/>
            <wp:docPr id="9292" name="Picture 9292" descr="Graphic showing reservoir zones used in WEAP. Starting from the bottom of the graphic, the Inactive Zone is from the base of the reservoir to the Top of Inactive line; the Buffer Zone is from the Top of Inactive to the Top of Buffer; the Conservation Zone is from the Top of Buffer to the Top of Conservation; the Flood Control Zone is from the Top of Conservation to the Total Storage 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66160" cy="2127885"/>
                    </a:xfrm>
                    <a:prstGeom prst="rect">
                      <a:avLst/>
                    </a:prstGeom>
                    <a:ln w="3175" cap="sq">
                      <a:solidFill>
                        <a:srgbClr val="000000"/>
                      </a:solidFill>
                      <a:prstDash val="solid"/>
                      <a:miter lim="800000"/>
                    </a:ln>
                    <a:effectLst/>
                  </pic:spPr>
                </pic:pic>
              </a:graphicData>
            </a:graphic>
          </wp:inline>
        </w:drawing>
      </w:r>
    </w:p>
    <w:p w14:paraId="4B61521C" w14:textId="17A2E55F" w:rsidR="0099410E" w:rsidRPr="00413282" w:rsidRDefault="001468BD" w:rsidP="0099410E">
      <w:pPr>
        <w:pStyle w:val="TableFigureTitle"/>
        <w:rPr>
          <w:lang w:val="en-US"/>
        </w:rPr>
      </w:pPr>
      <w:bookmarkStart w:id="47" w:name="_Ref14854659"/>
      <w:r w:rsidRPr="00413282">
        <w:rPr>
          <w:lang w:val="en-US"/>
        </w:rPr>
        <w:t xml:space="preserve">Figure </w:t>
      </w:r>
      <w:r w:rsidR="00753F94">
        <w:rPr>
          <w:lang w:val="en-US"/>
        </w:rPr>
        <w:fldChar w:fldCharType="begin"/>
      </w:r>
      <w:r w:rsidR="00753F94">
        <w:rPr>
          <w:lang w:val="en-US"/>
        </w:rPr>
        <w:instrText xml:space="preserve"> STYLEREF 1 \s </w:instrText>
      </w:r>
      <w:r w:rsidR="00753F94">
        <w:rPr>
          <w:lang w:val="en-US"/>
        </w:rPr>
        <w:fldChar w:fldCharType="separate"/>
      </w:r>
      <w:r w:rsidR="00753F94">
        <w:rPr>
          <w:noProof/>
          <w:lang w:val="en-US"/>
        </w:rPr>
        <w:t>2</w:t>
      </w:r>
      <w:r w:rsidR="00753F94">
        <w:rPr>
          <w:lang w:val="en-US"/>
        </w:rPr>
        <w:fldChar w:fldCharType="end"/>
      </w:r>
      <w:r w:rsidR="00753F94">
        <w:rPr>
          <w:lang w:val="en-US"/>
        </w:rPr>
        <w:t>.</w:t>
      </w:r>
      <w:r w:rsidR="00753F94">
        <w:rPr>
          <w:lang w:val="en-US"/>
        </w:rPr>
        <w:fldChar w:fldCharType="begin"/>
      </w:r>
      <w:r w:rsidR="00753F94">
        <w:rPr>
          <w:lang w:val="en-US"/>
        </w:rPr>
        <w:instrText xml:space="preserve"> SEQ Figure \* ARABIC \s 1 </w:instrText>
      </w:r>
      <w:r w:rsidR="00753F94">
        <w:rPr>
          <w:lang w:val="en-US"/>
        </w:rPr>
        <w:fldChar w:fldCharType="separate"/>
      </w:r>
      <w:r w:rsidR="00753F94">
        <w:rPr>
          <w:noProof/>
          <w:lang w:val="en-US"/>
        </w:rPr>
        <w:t>2</w:t>
      </w:r>
      <w:r w:rsidR="00753F94">
        <w:rPr>
          <w:lang w:val="en-US"/>
        </w:rPr>
        <w:fldChar w:fldCharType="end"/>
      </w:r>
      <w:bookmarkEnd w:id="47"/>
      <w:r w:rsidRPr="00413282">
        <w:rPr>
          <w:lang w:val="en-US"/>
        </w:rPr>
        <w:t xml:space="preserve"> Reservoir zones in </w:t>
      </w:r>
      <w:r w:rsidR="00362351">
        <w:rPr>
          <w:lang w:val="en-US"/>
        </w:rPr>
        <w:t>WEAP</w:t>
      </w:r>
      <w:r w:rsidR="00AD74F2" w:rsidRPr="00413282">
        <w:rPr>
          <w:lang w:val="en-US"/>
        </w:rPr>
        <w:t>.</w:t>
      </w:r>
    </w:p>
    <w:p w14:paraId="30615299" w14:textId="56BEAEE4" w:rsidR="0099410E" w:rsidRPr="00413282" w:rsidRDefault="0099410E" w:rsidP="0099410E">
      <w:pPr>
        <w:rPr>
          <w:lang w:val="en-US"/>
        </w:rPr>
      </w:pPr>
      <w:r w:rsidRPr="00413282">
        <w:rPr>
          <w:lang w:val="en-US"/>
        </w:rPr>
        <w:t xml:space="preserve">WEAP allows reservoirs to freely release water from the conservation pool to fully meet downstream requirements. Once the reservoir storage level drops into the buffer pool, the release is restricted according to the buffer coefficient, to conserve the reservoir’s dwindling supplies. The buffer coefficient is the fraction of the water in the buffer zone available each month for release. Thus, a coefficient close to one will cause demands to be met more fully, while rapidly emptying the buffer zone. A coefficient close to zero will leave demands unmet while preserving the storage in the buffer zone. Alternatively, the conservation zone and </w:t>
      </w:r>
      <w:r w:rsidRPr="00413282">
        <w:rPr>
          <w:lang w:val="en-US"/>
        </w:rPr>
        <w:lastRenderedPageBreak/>
        <w:t>buffer zone may be assigned different priorities to represent changing priorities as storage reserves dwindle. Water in the inactive pool is not available for allocation, although under extreme conditions evaporation may draw the reservoir below the top of the inactive pool.</w:t>
      </w:r>
    </w:p>
    <w:p w14:paraId="1FF019C1" w14:textId="7C40E700" w:rsidR="0099410E" w:rsidRPr="00413282" w:rsidRDefault="0099410E" w:rsidP="00A10C96">
      <w:pPr>
        <w:pStyle w:val="Heading2"/>
        <w:rPr>
          <w:lang w:val="en-US"/>
        </w:rPr>
      </w:pPr>
      <w:bookmarkStart w:id="48" w:name="_Toc13049700"/>
      <w:bookmarkStart w:id="49" w:name="_Toc62220753"/>
      <w:r w:rsidRPr="00413282">
        <w:rPr>
          <w:lang w:val="en-US"/>
        </w:rPr>
        <w:t>Hydrology</w:t>
      </w:r>
      <w:bookmarkEnd w:id="48"/>
      <w:bookmarkEnd w:id="49"/>
    </w:p>
    <w:p w14:paraId="10D974D1" w14:textId="1E34EA71" w:rsidR="00E57259" w:rsidRPr="00413282" w:rsidRDefault="00B40B22" w:rsidP="00B40B22">
      <w:pPr>
        <w:rPr>
          <w:lang w:val="en-US"/>
        </w:rPr>
      </w:pPr>
      <w:r>
        <w:rPr>
          <w:lang w:val="en-US"/>
        </w:rPr>
        <w:t xml:space="preserve">Although WEAP is capable of modeling hydrology inflows using catchment objects, this section has been removed for the SEWAM documentation. In SEWAM, the hydrology inflows are imported from an external model, which will be described in </w:t>
      </w:r>
      <w:r w:rsidR="007E0C51">
        <w:rPr>
          <w:lang w:val="en-US"/>
        </w:rPr>
        <w:t xml:space="preserve">section </w:t>
      </w:r>
      <w:r w:rsidR="007E0C51">
        <w:rPr>
          <w:highlight w:val="yellow"/>
          <w:lang w:val="en-US"/>
        </w:rPr>
        <w:fldChar w:fldCharType="begin"/>
      </w:r>
      <w:r w:rsidR="007E0C51">
        <w:rPr>
          <w:lang w:val="en-US"/>
        </w:rPr>
        <w:instrText xml:space="preserve"> REF _Ref62051217 \w \h </w:instrText>
      </w:r>
      <w:r w:rsidR="007E0C51">
        <w:rPr>
          <w:highlight w:val="yellow"/>
          <w:lang w:val="en-US"/>
        </w:rPr>
      </w:r>
      <w:r w:rsidR="007E0C51">
        <w:rPr>
          <w:highlight w:val="yellow"/>
          <w:lang w:val="en-US"/>
        </w:rPr>
        <w:fldChar w:fldCharType="separate"/>
      </w:r>
      <w:r w:rsidR="0067763F">
        <w:rPr>
          <w:lang w:val="en-US"/>
        </w:rPr>
        <w:t>3.3</w:t>
      </w:r>
      <w:r w:rsidR="007E0C51">
        <w:rPr>
          <w:highlight w:val="yellow"/>
          <w:lang w:val="en-US"/>
        </w:rPr>
        <w:fldChar w:fldCharType="end"/>
      </w:r>
      <w:r w:rsidR="007E0C51">
        <w:rPr>
          <w:lang w:val="en-US"/>
        </w:rPr>
        <w:t>.</w:t>
      </w:r>
    </w:p>
    <w:p w14:paraId="480FC3FD" w14:textId="364DD2FF" w:rsidR="00E57259" w:rsidRPr="00413282" w:rsidRDefault="00E57259" w:rsidP="00A10C96">
      <w:pPr>
        <w:pStyle w:val="Heading2"/>
        <w:rPr>
          <w:lang w:val="en-US"/>
        </w:rPr>
      </w:pPr>
      <w:bookmarkStart w:id="50" w:name="_Toc13049701"/>
      <w:bookmarkStart w:id="51" w:name="_Toc62220754"/>
      <w:r w:rsidRPr="00413282">
        <w:rPr>
          <w:lang w:val="en-US"/>
        </w:rPr>
        <w:t>Solution methodology</w:t>
      </w:r>
      <w:bookmarkEnd w:id="50"/>
      <w:bookmarkEnd w:id="51"/>
    </w:p>
    <w:p w14:paraId="1FDEA1DF" w14:textId="77777777" w:rsidR="00E57259" w:rsidRPr="00413282" w:rsidRDefault="00E57259" w:rsidP="00E57259">
      <w:pPr>
        <w:rPr>
          <w:lang w:val="en-US"/>
        </w:rPr>
      </w:pPr>
      <w:r w:rsidRPr="00413282">
        <w:rPr>
          <w:lang w:val="en-US"/>
        </w:rPr>
        <w:t xml:space="preserve">At each time step, WEAP first computes the horizontal and vertical fluxes using the catchment objects, which it passes to each river and groundwater object. Next, water allocations are made for the given time step by passing constraints related to the characteristics of reservoirs and the distribution network, environmental regulations, and the priorities and preferences assigned to demand sites to a linear programming optimization routine that maximizes demand satisfaction to the greatest extent possible (Yates, Sieber et al., 2005). All flows are assumed to occur instantaneously; thus, demand sites can withdraw water from the river, use some of the water consumptively, and optionally return the remainder to a receiving water body in the same time step. As constrained by the network topology, the model can also allocate water to meet any demand in the system, without regard to travel time. Thus, the model time step should be at least the length of the water residence time within the study area. </w:t>
      </w:r>
    </w:p>
    <w:p w14:paraId="3AF49D23" w14:textId="77777777" w:rsidR="00E57259" w:rsidRPr="00413282" w:rsidRDefault="00E57259" w:rsidP="00E57259">
      <w:pPr>
        <w:rPr>
          <w:lang w:val="en-US"/>
        </w:rPr>
      </w:pPr>
      <w:r w:rsidRPr="00413282">
        <w:rPr>
          <w:lang w:val="en-US"/>
        </w:rPr>
        <w:t xml:space="preserve">A form of linear programming known as mixed integer programming (MIP) is used to solve the water allocation problem whose objective is to maximize satisfaction of demand, subject to supply priorities, demand site preferences, mass balances, and other constraints. The constraint set is iteratively defined within each time step to sequentially consider the ranking of the demand priorities and supply preferences. The approach has some attributes of a more traditional dynamic programming algorithm, where the model is solved in sequence based on the knowledge of values derived from the previous variables and equations. Individual demand sites, reservoirs, and in-stream flow requirements are assigned a </w:t>
      </w:r>
      <w:bookmarkStart w:id="52" w:name="_Hlk12953887"/>
      <w:r w:rsidRPr="00413282">
        <w:rPr>
          <w:lang w:val="en-US"/>
        </w:rPr>
        <w:t xml:space="preserve">unique priority number, which are integers that range from 1 (highest priority) to 99 (lowest priority). Those entities with a Priority 1 ranking are members of Equity Group 1, those with a Priority 2 ranking are members of Equity Group 2, and so on. The MIP constraint set is written to supply an equal percentage of water to the members of each Equity Group. This is done by adding to the MIP for each demand site: </w:t>
      </w:r>
    </w:p>
    <w:p w14:paraId="553D193C" w14:textId="77777777" w:rsidR="00E57259" w:rsidRPr="00413282" w:rsidRDefault="00E57259" w:rsidP="001B5844">
      <w:pPr>
        <w:pStyle w:val="ListParagraph"/>
        <w:rPr>
          <w:lang w:val="en-US"/>
        </w:rPr>
      </w:pPr>
      <w:r w:rsidRPr="00413282">
        <w:rPr>
          <w:lang w:val="en-US"/>
        </w:rPr>
        <w:t>A percent coverage variable, i.e., the percent of total demand satisfied at a given time step.</w:t>
      </w:r>
    </w:p>
    <w:p w14:paraId="23FE049D" w14:textId="77777777" w:rsidR="00E57259" w:rsidRPr="00413282" w:rsidRDefault="00E57259" w:rsidP="001B5844">
      <w:pPr>
        <w:pStyle w:val="ListParagraph"/>
        <w:rPr>
          <w:lang w:val="en-US"/>
        </w:rPr>
      </w:pPr>
      <w:r w:rsidRPr="00413282">
        <w:rPr>
          <w:lang w:val="en-US"/>
        </w:rPr>
        <w:t>An equity constraint that equally satisfies all demands within each Equity Group in terms of percentage of satisfied demand.</w:t>
      </w:r>
    </w:p>
    <w:p w14:paraId="6303D180" w14:textId="77777777" w:rsidR="00E57259" w:rsidRPr="00413282" w:rsidRDefault="00E57259" w:rsidP="001B5844">
      <w:pPr>
        <w:pStyle w:val="ListParagraph"/>
        <w:rPr>
          <w:lang w:val="en-US"/>
        </w:rPr>
      </w:pPr>
      <w:r w:rsidRPr="00413282">
        <w:rPr>
          <w:lang w:val="en-US"/>
        </w:rPr>
        <w:t>A coverage constraint which ensure the appropriate amount of water supplied to a demand site or the meeting of an instream flow requirement.</w:t>
      </w:r>
    </w:p>
    <w:p w14:paraId="24890CDE" w14:textId="77777777" w:rsidR="00E57259" w:rsidRPr="00413282" w:rsidRDefault="00E57259" w:rsidP="00E57259">
      <w:pPr>
        <w:rPr>
          <w:lang w:val="en-US"/>
        </w:rPr>
      </w:pPr>
      <w:r w:rsidRPr="00413282">
        <w:rPr>
          <w:lang w:val="en-US"/>
        </w:rPr>
        <w:t xml:space="preserve">The MIP is solved at least once for each Equity Group that maximizes coverage to demand sites within that Equity Group. When solving for Priority 1, WEAP will suspend </w:t>
      </w:r>
      <w:bookmarkEnd w:id="52"/>
      <w:r w:rsidRPr="00413282">
        <w:rPr>
          <w:lang w:val="en-US"/>
        </w:rPr>
        <w:t xml:space="preserve">(in the MIP) allocations to demands with Priority 2 and lower. Then, after Priority 1 allocations have been </w:t>
      </w:r>
      <w:r w:rsidRPr="00413282">
        <w:rPr>
          <w:lang w:val="en-US"/>
        </w:rPr>
        <w:lastRenderedPageBreak/>
        <w:t>made that ensure equity among all Priority 1 members, Priority 2 demands are activated (but 3 and lower are still not set). Like demand priorities, supply preferences apply an integer ranking scheme to define which sources will supply a single demand site. Often, irrigation districts (ID) and municipalities will rely on multiple sources to meet their demands, so there is a need for a mechanism in the allocation scheme to handle these choices. To achieve this effect in the allocation algorithm, each supply to the same demand site is assigned a preference rank, and within the given priority, the MIP algorithm iterates across each supply preference to maximize coverage at each demand site. In addition, the user can constrain the flow through any transmission link to a maximum volume or a percent of demand, to reflect physical (e.g., pipe or pump capacities) or contractual limits, or preferences on mixing of supplies. These constraints, if they exist, are added to the MIP.</w:t>
      </w:r>
    </w:p>
    <w:p w14:paraId="38BF73AB" w14:textId="77777777" w:rsidR="00E57259" w:rsidRPr="00413282" w:rsidRDefault="00E57259" w:rsidP="00E57259">
      <w:pPr>
        <w:rPr>
          <w:lang w:val="en-US"/>
        </w:rPr>
      </w:pPr>
      <w:r w:rsidRPr="00413282">
        <w:rPr>
          <w:lang w:val="en-US"/>
        </w:rPr>
        <w:t>Upon solution of the MIP, the shadow prices on the equity constraints are examined and if non-zero for a demand site, then the water supplied for this demand site is optimal for the current constraint set. The supply set from the optimal solution of the current MIP, its equity constraint removed, and the LP is solved again for the current Equity Group and the equity constraints re-examined. This is repeated until the equity constraint for each demand site returns a positive shadow price, and their supplies set.</w:t>
      </w:r>
    </w:p>
    <w:p w14:paraId="23C54ADA" w14:textId="77777777" w:rsidR="00E57259" w:rsidRPr="00413282" w:rsidRDefault="00E57259" w:rsidP="00E57259">
      <w:pPr>
        <w:rPr>
          <w:lang w:val="en-US"/>
        </w:rPr>
      </w:pPr>
      <w:r w:rsidRPr="00413282">
        <w:rPr>
          <w:lang w:val="en-US"/>
        </w:rPr>
        <w:t>The MIP then iterates across the supply preferences, and this too is repeated until all the demand sites have an assigned water supply for the given Equity Group. The algorithm then proceeds to the next Equity Group. Once all Equity Groups are solved at the current time step, the algorithm proceeds to the next time step where time dependent demands and constraints are updated, and the procedure repeats.</w:t>
      </w:r>
    </w:p>
    <w:p w14:paraId="13850488" w14:textId="77777777" w:rsidR="00D14111" w:rsidRPr="00413282" w:rsidRDefault="00D14111" w:rsidP="000D39CB">
      <w:pPr>
        <w:pStyle w:val="Heading1"/>
        <w:rPr>
          <w:lang w:val="en-US"/>
        </w:rPr>
      </w:pPr>
      <w:bookmarkStart w:id="53" w:name="_Ref14858600"/>
      <w:bookmarkStart w:id="54" w:name="_Toc62220755"/>
      <w:r w:rsidRPr="00413282">
        <w:rPr>
          <w:lang w:val="en-US"/>
        </w:rPr>
        <w:lastRenderedPageBreak/>
        <w:t>Schematic and model domain</w:t>
      </w:r>
      <w:bookmarkEnd w:id="53"/>
      <w:bookmarkEnd w:id="54"/>
    </w:p>
    <w:p w14:paraId="710B8834" w14:textId="0F94FC98" w:rsidR="00D14111" w:rsidRDefault="00D14111" w:rsidP="00D14111">
      <w:pPr>
        <w:rPr>
          <w:lang w:val="en-US"/>
        </w:rPr>
      </w:pPr>
      <w:r w:rsidRPr="00413282">
        <w:rPr>
          <w:lang w:val="en-US"/>
        </w:rPr>
        <w:t xml:space="preserve">The SEWAM schematic in WEAP </w:t>
      </w:r>
      <w:r w:rsidR="00CA001F" w:rsidRPr="00413282">
        <w:rPr>
          <w:lang w:val="en-US"/>
        </w:rPr>
        <w:t xml:space="preserve">is </w:t>
      </w:r>
      <w:r w:rsidRPr="00413282">
        <w:rPr>
          <w:lang w:val="en-US"/>
        </w:rPr>
        <w:t xml:space="preserve">a geographically based, high-resolution representation of diversion points and inflows to tributaries of </w:t>
      </w:r>
      <w:r w:rsidR="003A58CF" w:rsidRPr="00413282">
        <w:rPr>
          <w:lang w:val="en-US"/>
        </w:rPr>
        <w:t>SFER</w:t>
      </w:r>
      <w:r w:rsidRPr="00413282">
        <w:rPr>
          <w:lang w:val="en-US"/>
        </w:rPr>
        <w:t xml:space="preserve">. This chapter provides an overview of </w:t>
      </w:r>
      <w:r w:rsidR="003A58CF" w:rsidRPr="00413282">
        <w:rPr>
          <w:lang w:val="en-US"/>
        </w:rPr>
        <w:t>the</w:t>
      </w:r>
      <w:r w:rsidRPr="00413282">
        <w:rPr>
          <w:lang w:val="en-US"/>
        </w:rPr>
        <w:t xml:space="preserve"> schematic and discusses physical elements of the model and the model’s geographic extent. Operational logic and simulation details are described in later chapters.</w:t>
      </w:r>
    </w:p>
    <w:p w14:paraId="627538F0" w14:textId="633ABA55" w:rsidR="00D14111" w:rsidRPr="00413282" w:rsidRDefault="00D14111" w:rsidP="00D14111">
      <w:pPr>
        <w:rPr>
          <w:lang w:val="en-US"/>
        </w:rPr>
      </w:pPr>
      <w:r w:rsidRPr="00413282">
        <w:rPr>
          <w:lang w:val="en-US"/>
        </w:rPr>
        <w:t xml:space="preserve">The development of all WEAP applications follows a standard approach. The first step in this approach is the Study Definition, wherein the spatial extent and system components of the area of interest are defined and the time horizon of the analysis is set. Subsequently, System Components (e.g., rivers, reservoirs, agricultural and urban demands) and the network configuration connecting these components are defined. </w:t>
      </w:r>
      <w:r w:rsidR="003A58CF" w:rsidRPr="00413282">
        <w:rPr>
          <w:lang w:val="en-US"/>
        </w:rPr>
        <w:t>Next</w:t>
      </w:r>
      <w:r w:rsidRPr="00413282">
        <w:rPr>
          <w:lang w:val="en-US"/>
        </w:rPr>
        <w:t>, the model’s Current Accounts are defined</w:t>
      </w:r>
      <w:r w:rsidR="003A58CF" w:rsidRPr="00413282">
        <w:rPr>
          <w:lang w:val="en-US"/>
        </w:rPr>
        <w:t xml:space="preserve"> to</w:t>
      </w:r>
      <w:r w:rsidRPr="00413282">
        <w:rPr>
          <w:lang w:val="en-US"/>
        </w:rPr>
        <w:t xml:space="preserve"> represent the system under existing conditions – including operating rules to manage both water supplies and water demands. Current Accounts serve as the point of departure for developing scenarios, which characterize alternative sets of assumptions pertaining to policies, regulatory requirements, and water infrastructure. </w:t>
      </w:r>
    </w:p>
    <w:p w14:paraId="46162761" w14:textId="77777777" w:rsidR="00D14111" w:rsidRPr="00413282" w:rsidRDefault="00D14111" w:rsidP="000D39CB">
      <w:pPr>
        <w:pStyle w:val="Heading2"/>
        <w:rPr>
          <w:lang w:val="en-US"/>
        </w:rPr>
      </w:pPr>
      <w:bookmarkStart w:id="55" w:name="_Toc62220756"/>
      <w:r w:rsidRPr="00413282">
        <w:rPr>
          <w:lang w:val="en-US"/>
        </w:rPr>
        <w:t>Study definition</w:t>
      </w:r>
      <w:bookmarkEnd w:id="55"/>
    </w:p>
    <w:p w14:paraId="5AF1860F" w14:textId="2ACD7F49" w:rsidR="00D14111" w:rsidRPr="00413282" w:rsidRDefault="00D14111" w:rsidP="00D14111">
      <w:pPr>
        <w:rPr>
          <w:lang w:val="en-US"/>
        </w:rPr>
      </w:pPr>
      <w:r w:rsidRPr="00413282">
        <w:rPr>
          <w:lang w:val="en-US"/>
        </w:rPr>
        <w:t xml:space="preserve">The SEWAM domain, described in </w:t>
      </w:r>
      <w:r w:rsidR="00FA5321">
        <w:rPr>
          <w:lang w:val="en-US"/>
        </w:rPr>
        <w:t>section</w:t>
      </w:r>
      <w:r w:rsidRPr="00413282">
        <w:rPr>
          <w:lang w:val="en-US"/>
        </w:rPr>
        <w:t xml:space="preserve"> </w:t>
      </w:r>
      <w:r w:rsidR="001B5844" w:rsidRPr="00413282">
        <w:rPr>
          <w:lang w:val="en-US"/>
        </w:rPr>
        <w:fldChar w:fldCharType="begin"/>
      </w:r>
      <w:r w:rsidR="001B5844" w:rsidRPr="00413282">
        <w:rPr>
          <w:lang w:val="en-US"/>
        </w:rPr>
        <w:instrText xml:space="preserve"> REF _Ref14854746 \n \h </w:instrText>
      </w:r>
      <w:r w:rsidR="001B5844" w:rsidRPr="00413282">
        <w:rPr>
          <w:lang w:val="en-US"/>
        </w:rPr>
      </w:r>
      <w:r w:rsidR="001B5844" w:rsidRPr="00413282">
        <w:rPr>
          <w:lang w:val="en-US"/>
        </w:rPr>
        <w:fldChar w:fldCharType="separate"/>
      </w:r>
      <w:r w:rsidR="0067763F">
        <w:rPr>
          <w:lang w:val="en-US"/>
        </w:rPr>
        <w:t>1.1</w:t>
      </w:r>
      <w:r w:rsidR="001B5844" w:rsidRPr="00413282">
        <w:rPr>
          <w:lang w:val="en-US"/>
        </w:rPr>
        <w:fldChar w:fldCharType="end"/>
      </w:r>
      <w:r w:rsidR="001B5844" w:rsidRPr="00413282">
        <w:rPr>
          <w:lang w:val="en-US"/>
        </w:rPr>
        <w:t xml:space="preserve"> </w:t>
      </w:r>
      <w:r w:rsidRPr="00413282">
        <w:rPr>
          <w:lang w:val="en-US"/>
        </w:rPr>
        <w:t>and presented</w:t>
      </w:r>
      <w:r w:rsidR="00B40B22">
        <w:rPr>
          <w:lang w:val="en-US"/>
        </w:rPr>
        <w:t xml:space="preserve"> previously</w:t>
      </w:r>
      <w:r w:rsidRPr="00413282">
        <w:rPr>
          <w:lang w:val="en-US"/>
        </w:rPr>
        <w:t xml:space="preserve"> in </w:t>
      </w:r>
      <w:r w:rsidR="001B5844" w:rsidRPr="00413282">
        <w:rPr>
          <w:lang w:val="en-US"/>
        </w:rPr>
        <w:fldChar w:fldCharType="begin"/>
      </w:r>
      <w:r w:rsidR="001B5844" w:rsidRPr="00413282">
        <w:rPr>
          <w:lang w:val="en-US"/>
        </w:rPr>
        <w:instrText xml:space="preserve"> REF _Ref14854517 \h </w:instrText>
      </w:r>
      <w:r w:rsidR="001B5844" w:rsidRPr="00413282">
        <w:rPr>
          <w:lang w:val="en-US"/>
        </w:rPr>
      </w:r>
      <w:r w:rsidR="001B5844" w:rsidRPr="00413282">
        <w:rPr>
          <w:lang w:val="en-US"/>
        </w:rPr>
        <w:fldChar w:fldCharType="separate"/>
      </w:r>
      <w:r w:rsidR="0067763F" w:rsidRPr="00413282">
        <w:rPr>
          <w:lang w:val="en-US"/>
        </w:rPr>
        <w:t xml:space="preserve">Figure </w:t>
      </w:r>
      <w:r w:rsidR="0067763F">
        <w:rPr>
          <w:noProof/>
          <w:lang w:val="en-US"/>
        </w:rPr>
        <w:t>1</w:t>
      </w:r>
      <w:r w:rsidR="0067763F">
        <w:rPr>
          <w:lang w:val="en-US"/>
        </w:rPr>
        <w:t>.</w:t>
      </w:r>
      <w:r w:rsidR="0067763F">
        <w:rPr>
          <w:noProof/>
          <w:lang w:val="en-US"/>
        </w:rPr>
        <w:t>1</w:t>
      </w:r>
      <w:r w:rsidR="001B5844" w:rsidRPr="00413282">
        <w:rPr>
          <w:lang w:val="en-US"/>
        </w:rPr>
        <w:fldChar w:fldCharType="end"/>
      </w:r>
      <w:r w:rsidR="001B5844" w:rsidRPr="00413282">
        <w:rPr>
          <w:lang w:val="en-US"/>
        </w:rPr>
        <w:t xml:space="preserve"> </w:t>
      </w:r>
      <w:r w:rsidRPr="00413282">
        <w:rPr>
          <w:lang w:val="en-US"/>
        </w:rPr>
        <w:t>includes the entire SFER watershed. GIS shapefiles used in the construction of the model are stored within the SEWAM data directory and can be displayed in the model’s schematic view. The shapefiles provide visual cues in understanding and interpreting the schematic.</w:t>
      </w:r>
    </w:p>
    <w:p w14:paraId="7EB0D4C6" w14:textId="77777777" w:rsidR="00D14111" w:rsidRPr="00413282" w:rsidRDefault="00D14111" w:rsidP="000D39CB">
      <w:pPr>
        <w:pStyle w:val="Heading2"/>
        <w:rPr>
          <w:lang w:val="en-US"/>
        </w:rPr>
      </w:pPr>
      <w:bookmarkStart w:id="56" w:name="_Toc62220757"/>
      <w:r w:rsidRPr="00413282">
        <w:rPr>
          <w:lang w:val="en-US"/>
        </w:rPr>
        <w:t>System component overview</w:t>
      </w:r>
      <w:bookmarkEnd w:id="56"/>
    </w:p>
    <w:p w14:paraId="60DF9C46" w14:textId="04230123" w:rsidR="00D14111" w:rsidRPr="00413282" w:rsidRDefault="00D14111" w:rsidP="00D14111">
      <w:pPr>
        <w:rPr>
          <w:lang w:val="en-US"/>
        </w:rPr>
      </w:pPr>
      <w:r w:rsidRPr="00413282">
        <w:rPr>
          <w:lang w:val="en-US"/>
        </w:rPr>
        <w:t xml:space="preserve">The SEWAM schematic is built using components that define the water supply system and the water demands. The WEAP palette of components is shown in </w:t>
      </w:r>
      <w:r w:rsidR="001B5844" w:rsidRPr="00413282">
        <w:rPr>
          <w:lang w:val="en-US"/>
        </w:rPr>
        <w:fldChar w:fldCharType="begin"/>
      </w:r>
      <w:r w:rsidR="001B5844" w:rsidRPr="00413282">
        <w:rPr>
          <w:lang w:val="en-US"/>
        </w:rPr>
        <w:instrText xml:space="preserve"> REF _Ref14854469 \h </w:instrText>
      </w:r>
      <w:r w:rsidR="001B5844" w:rsidRPr="00413282">
        <w:rPr>
          <w:lang w:val="en-US"/>
        </w:rPr>
      </w:r>
      <w:r w:rsidR="001B5844" w:rsidRPr="00413282">
        <w:rPr>
          <w:lang w:val="en-US"/>
        </w:rPr>
        <w:fldChar w:fldCharType="separate"/>
      </w:r>
      <w:r w:rsidR="0067763F" w:rsidRPr="00413282">
        <w:rPr>
          <w:lang w:val="en-US"/>
        </w:rPr>
        <w:t xml:space="preserve">Figure </w:t>
      </w:r>
      <w:r w:rsidR="0067763F">
        <w:rPr>
          <w:noProof/>
          <w:lang w:val="en-US"/>
        </w:rPr>
        <w:t>3</w:t>
      </w:r>
      <w:r w:rsidR="0067763F">
        <w:rPr>
          <w:lang w:val="en-US"/>
        </w:rPr>
        <w:t>.</w:t>
      </w:r>
      <w:r w:rsidR="0067763F">
        <w:rPr>
          <w:noProof/>
          <w:lang w:val="en-US"/>
        </w:rPr>
        <w:t>1</w:t>
      </w:r>
      <w:r w:rsidR="001B5844" w:rsidRPr="00413282">
        <w:rPr>
          <w:lang w:val="en-US"/>
        </w:rPr>
        <w:fldChar w:fldCharType="end"/>
      </w:r>
      <w:r w:rsidRPr="00413282">
        <w:rPr>
          <w:lang w:val="en-US"/>
        </w:rPr>
        <w:t>. The following sections describe each component as it is used in SEWAM.</w:t>
      </w:r>
    </w:p>
    <w:p w14:paraId="5E8F62CB" w14:textId="7125CA05" w:rsidR="00D14111" w:rsidRPr="00413282" w:rsidRDefault="00D14111" w:rsidP="001B5844">
      <w:pPr>
        <w:pStyle w:val="FIgure"/>
        <w:rPr>
          <w:lang w:val="en-US"/>
        </w:rPr>
      </w:pPr>
      <w:r w:rsidRPr="00413282">
        <w:rPr>
          <w:lang w:val="en-US"/>
        </w:rPr>
        <w:t xml:space="preserve"> </w:t>
      </w:r>
      <w:r w:rsidR="00F6390F">
        <w:rPr>
          <w:lang w:val="en-US"/>
        </w:rPr>
        <w:drawing>
          <wp:inline distT="0" distB="0" distL="0" distR="0" wp14:anchorId="51C4241E" wp14:editId="6EB7E1AF">
            <wp:extent cx="2155372" cy="1812471"/>
            <wp:effectExtent l="0" t="0" r="0" b="0"/>
            <wp:docPr id="71" name="Picture 71" descr="List of WEAP object types present in SEWAM, including River, Reservoir, Groundwater, Demand Site, Transmission Link, Return Flow, Flow Requirement, and Streamflow Gau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List of WEAP object types present in SEWAM, including River, Reservoir, Groundwater, Demand Site, Transmission Link, Return Flow, Flow Requirement, and Streamflow Gauge."/>
                    <pic:cNvPicPr/>
                  </pic:nvPicPr>
                  <pic:blipFill>
                    <a:blip r:embed="rId22"/>
                    <a:stretch>
                      <a:fillRect/>
                    </a:stretch>
                  </pic:blipFill>
                  <pic:spPr>
                    <a:xfrm>
                      <a:off x="0" y="0"/>
                      <a:ext cx="2182756" cy="1835498"/>
                    </a:xfrm>
                    <a:prstGeom prst="rect">
                      <a:avLst/>
                    </a:prstGeom>
                  </pic:spPr>
                </pic:pic>
              </a:graphicData>
            </a:graphic>
          </wp:inline>
        </w:drawing>
      </w:r>
    </w:p>
    <w:p w14:paraId="7D7B1C71" w14:textId="3F96BFCC" w:rsidR="00D14111" w:rsidRPr="00413282" w:rsidRDefault="001468BD" w:rsidP="00D14111">
      <w:pPr>
        <w:pStyle w:val="TableFigureTitle"/>
        <w:rPr>
          <w:lang w:val="en-US"/>
        </w:rPr>
      </w:pPr>
      <w:bookmarkStart w:id="57" w:name="_Ref14854469"/>
      <w:r w:rsidRPr="00413282">
        <w:rPr>
          <w:lang w:val="en-US"/>
        </w:rPr>
        <w:t xml:space="preserve">Figure </w:t>
      </w:r>
      <w:r w:rsidR="00753F94">
        <w:rPr>
          <w:lang w:val="en-US"/>
        </w:rPr>
        <w:fldChar w:fldCharType="begin"/>
      </w:r>
      <w:r w:rsidR="00753F94">
        <w:rPr>
          <w:lang w:val="en-US"/>
        </w:rPr>
        <w:instrText xml:space="preserve"> STYLEREF 1 \s </w:instrText>
      </w:r>
      <w:r w:rsidR="00753F94">
        <w:rPr>
          <w:lang w:val="en-US"/>
        </w:rPr>
        <w:fldChar w:fldCharType="separate"/>
      </w:r>
      <w:r w:rsidR="00753F94">
        <w:rPr>
          <w:noProof/>
          <w:lang w:val="en-US"/>
        </w:rPr>
        <w:t>3</w:t>
      </w:r>
      <w:r w:rsidR="00753F94">
        <w:rPr>
          <w:lang w:val="en-US"/>
        </w:rPr>
        <w:fldChar w:fldCharType="end"/>
      </w:r>
      <w:r w:rsidR="00753F94">
        <w:rPr>
          <w:lang w:val="en-US"/>
        </w:rPr>
        <w:t>.</w:t>
      </w:r>
      <w:r w:rsidR="00753F94">
        <w:rPr>
          <w:lang w:val="en-US"/>
        </w:rPr>
        <w:fldChar w:fldCharType="begin"/>
      </w:r>
      <w:r w:rsidR="00753F94">
        <w:rPr>
          <w:lang w:val="en-US"/>
        </w:rPr>
        <w:instrText xml:space="preserve"> SEQ Figure \* ARABIC \s 1 </w:instrText>
      </w:r>
      <w:r w:rsidR="00753F94">
        <w:rPr>
          <w:lang w:val="en-US"/>
        </w:rPr>
        <w:fldChar w:fldCharType="separate"/>
      </w:r>
      <w:r w:rsidR="00753F94">
        <w:rPr>
          <w:noProof/>
          <w:lang w:val="en-US"/>
        </w:rPr>
        <w:t>1</w:t>
      </w:r>
      <w:r w:rsidR="00753F94">
        <w:rPr>
          <w:lang w:val="en-US"/>
        </w:rPr>
        <w:fldChar w:fldCharType="end"/>
      </w:r>
      <w:bookmarkEnd w:id="57"/>
      <w:r w:rsidRPr="00413282">
        <w:rPr>
          <w:lang w:val="en-US"/>
        </w:rPr>
        <w:t xml:space="preserve"> Palette of schematic components in </w:t>
      </w:r>
      <w:r w:rsidR="00AA7394" w:rsidRPr="00413282">
        <w:rPr>
          <w:lang w:val="en-US"/>
        </w:rPr>
        <w:t>WEAP</w:t>
      </w:r>
      <w:r w:rsidR="00AD74F2" w:rsidRPr="00413282">
        <w:rPr>
          <w:lang w:val="en-US"/>
        </w:rPr>
        <w:t>.</w:t>
      </w:r>
    </w:p>
    <w:p w14:paraId="32BA0A77" w14:textId="77777777" w:rsidR="00D14111" w:rsidRPr="00950867" w:rsidRDefault="00D14111" w:rsidP="000D39CB">
      <w:pPr>
        <w:pStyle w:val="Heading2"/>
        <w:rPr>
          <w:highlight w:val="green"/>
          <w:lang w:val="en-US"/>
        </w:rPr>
      </w:pPr>
      <w:bookmarkStart w:id="58" w:name="_Ref62051217"/>
      <w:bookmarkStart w:id="59" w:name="_Toc62220758"/>
      <w:r w:rsidRPr="00950867">
        <w:rPr>
          <w:highlight w:val="green"/>
          <w:lang w:val="en-US"/>
        </w:rPr>
        <w:t>Rivers</w:t>
      </w:r>
      <w:bookmarkEnd w:id="58"/>
      <w:bookmarkEnd w:id="59"/>
    </w:p>
    <w:p w14:paraId="263037E5" w14:textId="7B7EA7F1" w:rsidR="00D14111" w:rsidRPr="00413282" w:rsidRDefault="00D14111" w:rsidP="00D14111">
      <w:pPr>
        <w:rPr>
          <w:lang w:val="en-US"/>
        </w:rPr>
      </w:pPr>
      <w:r w:rsidRPr="00413282">
        <w:rPr>
          <w:lang w:val="en-US"/>
        </w:rPr>
        <w:t>Schematic construction began with defining rivers. Shapefiles of the rivers and tributaries provided from Paradigm Environmental were traced to add these features to the WEAP schematic. Names of the tributaries came from the USGS National Map platform.</w:t>
      </w:r>
      <w:r w:rsidR="00380448">
        <w:rPr>
          <w:lang w:val="en-US"/>
        </w:rPr>
        <w:t xml:space="preserve"> Unnamed tributaries are delineated in SEWAM as “Trib_” followed by the subwatershed number. </w:t>
      </w:r>
    </w:p>
    <w:p w14:paraId="62911968" w14:textId="4909D97C" w:rsidR="00451536" w:rsidRPr="00950867" w:rsidRDefault="00451536" w:rsidP="00D14111">
      <w:pPr>
        <w:rPr>
          <w:lang w:val="en-US"/>
        </w:rPr>
      </w:pPr>
      <w:r w:rsidRPr="00950867">
        <w:rPr>
          <w:lang w:val="en-US"/>
        </w:rPr>
        <w:lastRenderedPageBreak/>
        <w:t xml:space="preserve">For each of the 392 </w:t>
      </w:r>
      <w:r w:rsidR="00E53E51" w:rsidRPr="00950867">
        <w:rPr>
          <w:lang w:val="en-US"/>
        </w:rPr>
        <w:t>subwatersheds that feed the stream network, the hydrology is populated with three sets of daily flows- the surface water inflow, groundwater inflow, and groundwater outflow. The surface water inflows are contained within the fictitious river inflow arc object for each subwatershed</w:t>
      </w:r>
      <w:r w:rsidR="00415D52">
        <w:rPr>
          <w:lang w:val="en-US"/>
        </w:rPr>
        <w:t>.</w:t>
      </w:r>
      <w:r w:rsidR="00E53E51" w:rsidRPr="00950867">
        <w:rPr>
          <w:lang w:val="en-US"/>
        </w:rPr>
        <w:t xml:space="preserve"> </w:t>
      </w:r>
      <w:r w:rsidR="004D4613" w:rsidRPr="00950867">
        <w:rPr>
          <w:lang w:val="en-US"/>
        </w:rPr>
        <w:t xml:space="preserve">The input file in the WEAP model folder </w:t>
      </w:r>
      <w:r w:rsidR="004D4613" w:rsidRPr="00950867">
        <w:rPr>
          <w:i/>
          <w:iCs/>
          <w:lang w:val="en-US"/>
        </w:rPr>
        <w:t>Data\Hydrology\Daily_Surface_Inflow_AF.csv</w:t>
      </w:r>
      <w:r w:rsidR="004D4613" w:rsidRPr="00950867">
        <w:rPr>
          <w:lang w:val="en-US"/>
        </w:rPr>
        <w:t xml:space="preserve"> contain the surface water inflows.</w:t>
      </w:r>
      <w:r w:rsidR="00E53E51" w:rsidRPr="00950867">
        <w:rPr>
          <w:lang w:val="en-US"/>
        </w:rPr>
        <w:t xml:space="preserve"> The groundwater inflow and groundwater outflow enter the model domain in the reach of the river or tributary immediately downstream of the fictitious inflow arc in each subwatershed. </w:t>
      </w:r>
      <w:r w:rsidR="004D4613" w:rsidRPr="00950867">
        <w:rPr>
          <w:lang w:val="en-US"/>
        </w:rPr>
        <w:t xml:space="preserve">The input file in the WEAP model folder </w:t>
      </w:r>
      <w:r w:rsidR="004D4613" w:rsidRPr="00950867">
        <w:rPr>
          <w:i/>
          <w:iCs/>
          <w:lang w:val="en-US"/>
        </w:rPr>
        <w:t>Data\Hydrology\Daily_Groundwater_Exchange_AF.csv</w:t>
      </w:r>
      <w:r w:rsidR="004D4613" w:rsidRPr="00950867">
        <w:rPr>
          <w:lang w:val="en-US"/>
        </w:rPr>
        <w:t xml:space="preserve"> contain the groundwater inflows and outflows.</w:t>
      </w:r>
      <w:r w:rsidR="003051AD" w:rsidRPr="00950867">
        <w:rPr>
          <w:lang w:val="en-US"/>
        </w:rPr>
        <w:t xml:space="preserve"> </w:t>
      </w:r>
      <w:r w:rsidR="00E53E51" w:rsidRPr="00950867">
        <w:rPr>
          <w:lang w:val="en-US"/>
        </w:rPr>
        <w:t>The daily flows were calculated by Paradigm Environmental using the US Environmental Protection Agency’s Loading Simulation Program C (LSPC) watershed modeling system.</w:t>
      </w:r>
      <w:r w:rsidR="00415D52">
        <w:rPr>
          <w:lang w:val="en-US"/>
        </w:rPr>
        <w:t xml:space="preserve"> </w:t>
      </w:r>
      <w:r w:rsidR="00415D52" w:rsidRPr="00950867">
        <w:rPr>
          <w:lang w:val="en-US"/>
        </w:rPr>
        <w:fldChar w:fldCharType="begin"/>
      </w:r>
      <w:r w:rsidR="00415D52" w:rsidRPr="00950867">
        <w:rPr>
          <w:lang w:val="en-US"/>
        </w:rPr>
        <w:instrText xml:space="preserve"> REF _Ref14854781 \h  \* MERGEFORMAT </w:instrText>
      </w:r>
      <w:r w:rsidR="00415D52" w:rsidRPr="00950867">
        <w:rPr>
          <w:lang w:val="en-US"/>
        </w:rPr>
      </w:r>
      <w:r w:rsidR="00415D52" w:rsidRPr="00950867">
        <w:rPr>
          <w:lang w:val="en-US"/>
        </w:rPr>
        <w:fldChar w:fldCharType="separate"/>
      </w:r>
      <w:r w:rsidR="0067763F" w:rsidRPr="00413282">
        <w:rPr>
          <w:lang w:val="en-US"/>
        </w:rPr>
        <w:t xml:space="preserve">Figure </w:t>
      </w:r>
      <w:r w:rsidR="0067763F">
        <w:rPr>
          <w:noProof/>
          <w:lang w:val="en-US"/>
        </w:rPr>
        <w:t>3.2</w:t>
      </w:r>
      <w:r w:rsidR="00415D52" w:rsidRPr="00950867">
        <w:rPr>
          <w:lang w:val="en-US"/>
        </w:rPr>
        <w:fldChar w:fldCharType="end"/>
      </w:r>
      <w:r w:rsidR="00415D52">
        <w:rPr>
          <w:lang w:val="en-US"/>
        </w:rPr>
        <w:t xml:space="preserve"> depicts an example WEAP river schematic for a subwatershed. For the complete picture of how the hydrology flows interact with the demands in the schematic, see </w:t>
      </w:r>
      <w:r w:rsidR="00415D52">
        <w:rPr>
          <w:lang w:val="en-US"/>
        </w:rPr>
        <w:fldChar w:fldCharType="begin"/>
      </w:r>
      <w:r w:rsidR="00415D52">
        <w:rPr>
          <w:lang w:val="en-US"/>
        </w:rPr>
        <w:instrText xml:space="preserve"> REF _Ref62119384 \h </w:instrText>
      </w:r>
      <w:r w:rsidR="00415D52">
        <w:rPr>
          <w:lang w:val="en-US"/>
        </w:rPr>
      </w:r>
      <w:r w:rsidR="00415D52">
        <w:rPr>
          <w:lang w:val="en-US"/>
        </w:rPr>
        <w:fldChar w:fldCharType="separate"/>
      </w:r>
      <w:r w:rsidR="0067763F">
        <w:t xml:space="preserve">Figure </w:t>
      </w:r>
      <w:r w:rsidR="0067763F">
        <w:rPr>
          <w:noProof/>
        </w:rPr>
        <w:t>3</w:t>
      </w:r>
      <w:r w:rsidR="0067763F">
        <w:t>.</w:t>
      </w:r>
      <w:r w:rsidR="0067763F">
        <w:rPr>
          <w:noProof/>
        </w:rPr>
        <w:t>8</w:t>
      </w:r>
      <w:r w:rsidR="00415D52">
        <w:rPr>
          <w:lang w:val="en-US"/>
        </w:rPr>
        <w:fldChar w:fldCharType="end"/>
      </w:r>
      <w:r w:rsidR="00415D52">
        <w:rPr>
          <w:lang w:val="en-US"/>
        </w:rPr>
        <w:t>.</w:t>
      </w:r>
    </w:p>
    <w:p w14:paraId="0A023976" w14:textId="6D6F32DA" w:rsidR="00D14111" w:rsidRPr="00413282" w:rsidRDefault="00415D52" w:rsidP="00D14111">
      <w:pPr>
        <w:pStyle w:val="FIgure"/>
        <w:rPr>
          <w:lang w:val="en-US"/>
        </w:rPr>
      </w:pPr>
      <w:r>
        <w:rPr>
          <w:lang w:val="en-US"/>
        </w:rPr>
        <w:drawing>
          <wp:inline distT="0" distB="0" distL="0" distR="0" wp14:anchorId="0F4C3742" wp14:editId="05357A72">
            <wp:extent cx="5059006" cy="3263900"/>
            <wp:effectExtent l="19050" t="19050" r="27940" b="12700"/>
            <wp:docPr id="110" name="Picture 110" descr="WEAP schematic shows that the local surface water inflow enters the river inflow arc representing the tributary for each subwatershed. The local groundwater interactions occur on the mainstem river downstream of the confluence with the river inflow a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WEAP schematic shows that the local surface water inflow enters the river inflow arc representing the tributary for each subwatershed. The local groundwater interactions occur on the mainstem river downstream of the confluence with the river inflow arc."/>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72333" cy="3272498"/>
                    </a:xfrm>
                    <a:prstGeom prst="rect">
                      <a:avLst/>
                    </a:prstGeom>
                    <a:noFill/>
                    <a:ln>
                      <a:solidFill>
                        <a:schemeClr val="tx1"/>
                      </a:solidFill>
                    </a:ln>
                  </pic:spPr>
                </pic:pic>
              </a:graphicData>
            </a:graphic>
          </wp:inline>
        </w:drawing>
      </w:r>
    </w:p>
    <w:p w14:paraId="17A182BF" w14:textId="6FD9D7AA" w:rsidR="00D14111" w:rsidRPr="00413282" w:rsidRDefault="00D14111" w:rsidP="002F6683">
      <w:pPr>
        <w:pStyle w:val="TableFigureTitle"/>
        <w:rPr>
          <w:lang w:val="en-US"/>
        </w:rPr>
      </w:pPr>
      <w:bookmarkStart w:id="60" w:name="_Ref14854781"/>
      <w:r w:rsidRPr="00413282">
        <w:rPr>
          <w:lang w:val="en-US"/>
        </w:rPr>
        <w:t xml:space="preserve">Figure </w:t>
      </w:r>
      <w:r w:rsidR="00753F94">
        <w:rPr>
          <w:lang w:val="en-US"/>
        </w:rPr>
        <w:fldChar w:fldCharType="begin"/>
      </w:r>
      <w:r w:rsidR="00753F94">
        <w:rPr>
          <w:lang w:val="en-US"/>
        </w:rPr>
        <w:instrText xml:space="preserve"> STYLEREF 1 \s </w:instrText>
      </w:r>
      <w:r w:rsidR="00753F94">
        <w:rPr>
          <w:lang w:val="en-US"/>
        </w:rPr>
        <w:fldChar w:fldCharType="separate"/>
      </w:r>
      <w:r w:rsidR="00753F94">
        <w:rPr>
          <w:noProof/>
          <w:lang w:val="en-US"/>
        </w:rPr>
        <w:t>3</w:t>
      </w:r>
      <w:r w:rsidR="00753F94">
        <w:rPr>
          <w:lang w:val="en-US"/>
        </w:rPr>
        <w:fldChar w:fldCharType="end"/>
      </w:r>
      <w:r w:rsidR="00753F94">
        <w:rPr>
          <w:lang w:val="en-US"/>
        </w:rPr>
        <w:t>.</w:t>
      </w:r>
      <w:r w:rsidR="00753F94">
        <w:rPr>
          <w:lang w:val="en-US"/>
        </w:rPr>
        <w:fldChar w:fldCharType="begin"/>
      </w:r>
      <w:r w:rsidR="00753F94">
        <w:rPr>
          <w:lang w:val="en-US"/>
        </w:rPr>
        <w:instrText xml:space="preserve"> SEQ Figure \* ARABIC \s 1 </w:instrText>
      </w:r>
      <w:r w:rsidR="00753F94">
        <w:rPr>
          <w:lang w:val="en-US"/>
        </w:rPr>
        <w:fldChar w:fldCharType="separate"/>
      </w:r>
      <w:r w:rsidR="00753F94">
        <w:rPr>
          <w:noProof/>
          <w:lang w:val="en-US"/>
        </w:rPr>
        <w:t>2</w:t>
      </w:r>
      <w:r w:rsidR="00753F94">
        <w:rPr>
          <w:lang w:val="en-US"/>
        </w:rPr>
        <w:fldChar w:fldCharType="end"/>
      </w:r>
      <w:bookmarkEnd w:id="60"/>
      <w:r w:rsidRPr="00413282">
        <w:rPr>
          <w:lang w:val="en-US"/>
        </w:rPr>
        <w:t xml:space="preserve"> </w:t>
      </w:r>
      <w:r w:rsidR="00415D52">
        <w:rPr>
          <w:lang w:val="en-US"/>
        </w:rPr>
        <w:t>WEAP schematic with locations of local hydrology flows</w:t>
      </w:r>
      <w:r w:rsidR="00AD74F2" w:rsidRPr="00413282">
        <w:rPr>
          <w:lang w:val="en-US"/>
        </w:rPr>
        <w:t>.</w:t>
      </w:r>
    </w:p>
    <w:p w14:paraId="59A46A1A" w14:textId="77777777" w:rsidR="00D14111" w:rsidRPr="00950867" w:rsidRDefault="00D14111">
      <w:pPr>
        <w:pStyle w:val="Heading2"/>
        <w:rPr>
          <w:highlight w:val="green"/>
          <w:lang w:val="en-US"/>
        </w:rPr>
      </w:pPr>
      <w:bookmarkStart w:id="61" w:name="_Toc62220759"/>
      <w:r w:rsidRPr="00950867">
        <w:rPr>
          <w:highlight w:val="green"/>
          <w:lang w:val="en-US"/>
        </w:rPr>
        <w:t>Groundwater</w:t>
      </w:r>
      <w:bookmarkEnd w:id="61"/>
    </w:p>
    <w:p w14:paraId="724C01D6" w14:textId="38C5B4D1" w:rsidR="00D65134" w:rsidRDefault="00D14111" w:rsidP="00D14111">
      <w:pPr>
        <w:rPr>
          <w:lang w:val="en-US"/>
        </w:rPr>
      </w:pPr>
      <w:r w:rsidRPr="00950867">
        <w:rPr>
          <w:lang w:val="en-US"/>
        </w:rPr>
        <w:t>The SFER watershed consists of steep, rugged terrain and lacks large volumes of accessible groundwater. The water diversions in the basin are primarily surface diversions.</w:t>
      </w:r>
      <w:r w:rsidR="00E53E51" w:rsidRPr="00950867">
        <w:rPr>
          <w:lang w:val="en-US"/>
        </w:rPr>
        <w:t xml:space="preserve"> </w:t>
      </w:r>
      <w:r w:rsidRPr="00950867">
        <w:rPr>
          <w:lang w:val="en-US"/>
        </w:rPr>
        <w:t xml:space="preserve">For this reason, groundwater </w:t>
      </w:r>
      <w:r w:rsidR="00E53E51" w:rsidRPr="00950867">
        <w:rPr>
          <w:lang w:val="en-US"/>
        </w:rPr>
        <w:t>diversions are</w:t>
      </w:r>
      <w:r w:rsidRPr="00950867">
        <w:rPr>
          <w:lang w:val="en-US"/>
        </w:rPr>
        <w:t xml:space="preserve"> not explicitly represented in </w:t>
      </w:r>
      <w:r w:rsidR="00DB79E6" w:rsidRPr="00950867">
        <w:rPr>
          <w:lang w:val="en-US"/>
        </w:rPr>
        <w:t xml:space="preserve">the WEAP schematic of </w:t>
      </w:r>
      <w:r w:rsidRPr="00950867">
        <w:rPr>
          <w:lang w:val="en-US"/>
        </w:rPr>
        <w:t xml:space="preserve">SEWAM. The subwatershed </w:t>
      </w:r>
      <w:r w:rsidR="00E53E51" w:rsidRPr="00950867">
        <w:rPr>
          <w:lang w:val="en-US"/>
        </w:rPr>
        <w:t xml:space="preserve">groundwater </w:t>
      </w:r>
      <w:r w:rsidRPr="00950867">
        <w:rPr>
          <w:lang w:val="en-US"/>
        </w:rPr>
        <w:t>inflow</w:t>
      </w:r>
      <w:r w:rsidR="00E53E51" w:rsidRPr="00950867">
        <w:rPr>
          <w:lang w:val="en-US"/>
        </w:rPr>
        <w:t xml:space="preserve"> and outflow</w:t>
      </w:r>
      <w:r w:rsidRPr="00950867">
        <w:rPr>
          <w:lang w:val="en-US"/>
        </w:rPr>
        <w:t xml:space="preserve"> volumes</w:t>
      </w:r>
      <w:r w:rsidR="00DB79E6" w:rsidRPr="00950867">
        <w:rPr>
          <w:lang w:val="en-US"/>
        </w:rPr>
        <w:t xml:space="preserve"> generated from the Paradigm Environmental LSPC hydrology model</w:t>
      </w:r>
      <w:r w:rsidRPr="00950867">
        <w:rPr>
          <w:lang w:val="en-US"/>
        </w:rPr>
        <w:t xml:space="preserve"> </w:t>
      </w:r>
      <w:r w:rsidR="00DB79E6" w:rsidRPr="00950867">
        <w:rPr>
          <w:lang w:val="en-US"/>
        </w:rPr>
        <w:t xml:space="preserve">have already accounted for estimates of groundwater diversions and </w:t>
      </w:r>
      <w:r w:rsidRPr="00950867">
        <w:rPr>
          <w:lang w:val="en-US"/>
        </w:rPr>
        <w:t>effect</w:t>
      </w:r>
      <w:r w:rsidR="00DB79E6" w:rsidRPr="00950867">
        <w:rPr>
          <w:lang w:val="en-US"/>
        </w:rPr>
        <w:t>s</w:t>
      </w:r>
      <w:r w:rsidRPr="00950867">
        <w:rPr>
          <w:lang w:val="en-US"/>
        </w:rPr>
        <w:t xml:space="preserve"> of surface water-groundwater interactions.</w:t>
      </w:r>
      <w:r w:rsidR="00D65134" w:rsidRPr="00950867">
        <w:rPr>
          <w:lang w:val="en-US"/>
        </w:rPr>
        <w:t xml:space="preserve"> These groundwater inflows and outflows for each subwatershed are connected to a single groundwater object in WEAP, labeled “SFER GW”. While the SFER GW object enables the subwatershed hydrology to function, </w:t>
      </w:r>
      <w:commentRangeStart w:id="62"/>
      <w:r w:rsidR="00D65134" w:rsidRPr="00950867">
        <w:rPr>
          <w:lang w:val="en-US"/>
        </w:rPr>
        <w:t>the groundwater storage levels should not be considered a result variable of the SEWAM model</w:t>
      </w:r>
      <w:commentRangeEnd w:id="62"/>
      <w:r w:rsidR="00762453">
        <w:rPr>
          <w:rStyle w:val="CommentReference"/>
        </w:rPr>
        <w:commentReference w:id="62"/>
      </w:r>
      <w:r w:rsidR="00D65134" w:rsidRPr="00950867">
        <w:rPr>
          <w:lang w:val="en-US"/>
        </w:rPr>
        <w:t xml:space="preserve">. In SEWAM, groundwater diversions that </w:t>
      </w:r>
      <w:r w:rsidR="00D65134" w:rsidRPr="00950867">
        <w:rPr>
          <w:lang w:val="en-US"/>
        </w:rPr>
        <w:lastRenderedPageBreak/>
        <w:t>are hydrologically connected to surface water are represented as surface diversions. Other groundwater diversions are not represented in SEWAM.</w:t>
      </w:r>
    </w:p>
    <w:p w14:paraId="4B586BB8" w14:textId="77777777" w:rsidR="00D14111" w:rsidRPr="00413282" w:rsidRDefault="00D14111" w:rsidP="000D39CB">
      <w:pPr>
        <w:pStyle w:val="Heading2"/>
        <w:rPr>
          <w:lang w:val="en-US"/>
        </w:rPr>
      </w:pPr>
      <w:bookmarkStart w:id="63" w:name="_Toc62220760"/>
      <w:r w:rsidRPr="00413282">
        <w:rPr>
          <w:lang w:val="en-US"/>
        </w:rPr>
        <w:t>Demand sites</w:t>
      </w:r>
      <w:bookmarkEnd w:id="63"/>
    </w:p>
    <w:p w14:paraId="1A2954AD" w14:textId="26F7B4F4" w:rsidR="00D14111" w:rsidRPr="00D65134" w:rsidRDefault="00D14111" w:rsidP="00D14111">
      <w:pPr>
        <w:rPr>
          <w:lang w:val="en-US"/>
        </w:rPr>
      </w:pPr>
      <w:r w:rsidRPr="00413282">
        <w:rPr>
          <w:lang w:val="en-US"/>
        </w:rPr>
        <w:t xml:space="preserve">In SEWAM, individual demand sites in the WEAP schematic are built using multiple WEAP objects to represent surface diversions for: (1) </w:t>
      </w:r>
      <w:r w:rsidR="00D35145" w:rsidRPr="00413282">
        <w:rPr>
          <w:lang w:val="en-US"/>
        </w:rPr>
        <w:t>Electronic Water Rights Information Management System (</w:t>
      </w:r>
      <w:r w:rsidRPr="00413282">
        <w:rPr>
          <w:lang w:val="en-US"/>
        </w:rPr>
        <w:t>eWRIMS</w:t>
      </w:r>
      <w:r w:rsidR="00D35145" w:rsidRPr="00413282">
        <w:rPr>
          <w:lang w:val="en-US"/>
        </w:rPr>
        <w:t>)</w:t>
      </w:r>
      <w:r w:rsidRPr="00413282">
        <w:rPr>
          <w:lang w:val="en-US"/>
        </w:rPr>
        <w:t xml:space="preserve"> water right applications</w:t>
      </w:r>
      <w:r w:rsidR="00D65134" w:rsidRPr="00D65134">
        <w:rPr>
          <w:lang w:val="en-US"/>
        </w:rPr>
        <w:t>,</w:t>
      </w:r>
      <w:r w:rsidRPr="00D65134">
        <w:rPr>
          <w:lang w:val="en-US"/>
        </w:rPr>
        <w:t xml:space="preserve"> (2) </w:t>
      </w:r>
      <w:r w:rsidR="00D65134" w:rsidRPr="00D65134">
        <w:rPr>
          <w:lang w:val="en-US"/>
        </w:rPr>
        <w:t>cannabis imagery</w:t>
      </w:r>
      <w:r w:rsidR="00D65134">
        <w:rPr>
          <w:lang w:val="en-US"/>
        </w:rPr>
        <w:t xml:space="preserve"> sites</w:t>
      </w:r>
      <w:r w:rsidR="00D65134" w:rsidRPr="00D65134">
        <w:rPr>
          <w:lang w:val="en-US"/>
        </w:rPr>
        <w:t xml:space="preserve">, </w:t>
      </w:r>
      <w:r w:rsidR="00DB79E6" w:rsidRPr="00D65134">
        <w:rPr>
          <w:lang w:val="en-US"/>
        </w:rPr>
        <w:t xml:space="preserve">and (3) </w:t>
      </w:r>
      <w:r w:rsidR="00D65134" w:rsidRPr="00D65134">
        <w:rPr>
          <w:lang w:val="en-US"/>
        </w:rPr>
        <w:t>illegal domestic and DDW municipal demands</w:t>
      </w:r>
      <w:r w:rsidRPr="00D65134">
        <w:rPr>
          <w:lang w:val="en-US"/>
        </w:rPr>
        <w:t>.</w:t>
      </w:r>
      <w:r w:rsidRPr="00413282">
        <w:rPr>
          <w:lang w:val="en-US"/>
        </w:rPr>
        <w:t xml:space="preserve"> </w:t>
      </w:r>
      <w:r w:rsidR="00D35145" w:rsidRPr="00413282">
        <w:rPr>
          <w:lang w:val="en-US"/>
        </w:rPr>
        <w:t xml:space="preserve">The </w:t>
      </w:r>
      <w:r w:rsidRPr="00413282">
        <w:rPr>
          <w:lang w:val="en-US"/>
        </w:rPr>
        <w:t xml:space="preserve">eWRIMS database </w:t>
      </w:r>
      <w:r w:rsidR="00D35145" w:rsidRPr="00413282">
        <w:rPr>
          <w:lang w:val="en-US"/>
        </w:rPr>
        <w:t xml:space="preserve">is </w:t>
      </w:r>
      <w:r w:rsidRPr="00413282">
        <w:rPr>
          <w:lang w:val="en-US"/>
        </w:rPr>
        <w:t xml:space="preserve">operated by the State Water Board and contains information on registered water rights across California. Within eWRIMS, individual water rights </w:t>
      </w:r>
      <w:r w:rsidR="00D35145" w:rsidRPr="00413282">
        <w:rPr>
          <w:lang w:val="en-US"/>
        </w:rPr>
        <w:t>or</w:t>
      </w:r>
      <w:r w:rsidRPr="00413282">
        <w:rPr>
          <w:lang w:val="en-US"/>
        </w:rPr>
        <w:t xml:space="preserve"> “applications” can refer to recent requests for a water right or established water rights. The </w:t>
      </w:r>
      <w:r w:rsidR="00D65134">
        <w:rPr>
          <w:lang w:val="en-US"/>
        </w:rPr>
        <w:t>cannabis imagery</w:t>
      </w:r>
      <w:r w:rsidRPr="00413282">
        <w:rPr>
          <w:lang w:val="en-US"/>
        </w:rPr>
        <w:t xml:space="preserve"> grow sites are suspected cannabis cultivation areas delineated using aerial imagery. </w:t>
      </w:r>
      <w:r w:rsidR="00DB79E6">
        <w:rPr>
          <w:lang w:val="en-US"/>
        </w:rPr>
        <w:t xml:space="preserve">The </w:t>
      </w:r>
      <w:r w:rsidR="00D65134">
        <w:rPr>
          <w:lang w:val="en-US"/>
        </w:rPr>
        <w:t xml:space="preserve">illegal domestic sites </w:t>
      </w:r>
      <w:r w:rsidR="00DB79E6">
        <w:rPr>
          <w:lang w:val="en-US"/>
        </w:rPr>
        <w:t>include existing buildings identified by imagery data which do not correspond with any eWRIMS rights</w:t>
      </w:r>
      <w:r w:rsidR="00D65134">
        <w:rPr>
          <w:lang w:val="en-US"/>
        </w:rPr>
        <w:t xml:space="preserve">. The illegal domestic demand sites are lumped together with the DDW municipal demand sites, which include </w:t>
      </w:r>
      <w:r w:rsidR="00DB79E6">
        <w:rPr>
          <w:lang w:val="en-US"/>
        </w:rPr>
        <w:t xml:space="preserve">two municipal service districts not permitted under eWRIMS. </w:t>
      </w:r>
      <w:r w:rsidRPr="00413282">
        <w:rPr>
          <w:lang w:val="en-US"/>
        </w:rPr>
        <w:t xml:space="preserve">For more information on these demand sites and how demand volumes were estimated for SEWAM, see the Water Use Report in </w:t>
      </w:r>
      <w:r w:rsidR="00FA5321">
        <w:rPr>
          <w:lang w:val="en-US"/>
        </w:rPr>
        <w:t>chapter</w:t>
      </w:r>
      <w:r w:rsidRPr="00413282">
        <w:rPr>
          <w:lang w:val="en-US"/>
        </w:rPr>
        <w:t xml:space="preserve"> </w:t>
      </w:r>
      <w:r w:rsidR="00D35145" w:rsidRPr="00413282">
        <w:rPr>
          <w:lang w:val="en-US"/>
        </w:rPr>
        <w:fldChar w:fldCharType="begin"/>
      </w:r>
      <w:r w:rsidR="00D35145" w:rsidRPr="00413282">
        <w:rPr>
          <w:lang w:val="en-US"/>
        </w:rPr>
        <w:instrText xml:space="preserve"> REF _Ref14858696 \r \h </w:instrText>
      </w:r>
      <w:r w:rsidR="00D35145" w:rsidRPr="00413282">
        <w:rPr>
          <w:lang w:val="en-US"/>
        </w:rPr>
      </w:r>
      <w:r w:rsidR="00D35145" w:rsidRPr="00413282">
        <w:rPr>
          <w:lang w:val="en-US"/>
        </w:rPr>
        <w:fldChar w:fldCharType="separate"/>
      </w:r>
      <w:r w:rsidR="0067763F">
        <w:rPr>
          <w:lang w:val="en-US"/>
        </w:rPr>
        <w:t>6</w:t>
      </w:r>
      <w:r w:rsidR="00D35145" w:rsidRPr="00413282">
        <w:rPr>
          <w:lang w:val="en-US"/>
        </w:rPr>
        <w:fldChar w:fldCharType="end"/>
      </w:r>
      <w:r w:rsidRPr="00413282">
        <w:rPr>
          <w:lang w:val="en-US"/>
        </w:rPr>
        <w:t>.</w:t>
      </w:r>
    </w:p>
    <w:p w14:paraId="3EA23ABA" w14:textId="44541976" w:rsidR="00D14111" w:rsidRDefault="00D14111" w:rsidP="00D14111">
      <w:pPr>
        <w:rPr>
          <w:lang w:val="en-US"/>
        </w:rPr>
      </w:pPr>
      <w:r w:rsidRPr="00413282">
        <w:rPr>
          <w:lang w:val="en-US"/>
        </w:rPr>
        <w:t>Currently, each application within eWRIMS is represented as a single demand site while the cannabis imagery</w:t>
      </w:r>
      <w:r w:rsidR="00DB79E6">
        <w:rPr>
          <w:lang w:val="en-US"/>
        </w:rPr>
        <w:t xml:space="preserve"> and </w:t>
      </w:r>
      <w:r w:rsidR="00591E99">
        <w:rPr>
          <w:lang w:val="en-US"/>
        </w:rPr>
        <w:t>illegal</w:t>
      </w:r>
      <w:r w:rsidR="00DB79E6">
        <w:rPr>
          <w:lang w:val="en-US"/>
        </w:rPr>
        <w:t xml:space="preserve"> domestic</w:t>
      </w:r>
      <w:r w:rsidRPr="00413282">
        <w:rPr>
          <w:lang w:val="en-US"/>
        </w:rPr>
        <w:t xml:space="preserve"> demands are aggregated by subwatershed. If an application contains a diversion to storage</w:t>
      </w:r>
      <w:r w:rsidR="00D35145" w:rsidRPr="00413282">
        <w:rPr>
          <w:lang w:val="en-US"/>
        </w:rPr>
        <w:t>,</w:t>
      </w:r>
      <w:r w:rsidRPr="00413282">
        <w:rPr>
          <w:lang w:val="en-US"/>
        </w:rPr>
        <w:t xml:space="preserve"> the demand node </w:t>
      </w:r>
      <w:r w:rsidR="00D35145" w:rsidRPr="00413282">
        <w:rPr>
          <w:lang w:val="en-US"/>
        </w:rPr>
        <w:t xml:space="preserve">is </w:t>
      </w:r>
      <w:r w:rsidRPr="00413282">
        <w:rPr>
          <w:lang w:val="en-US"/>
        </w:rPr>
        <w:t xml:space="preserve">paired with a reservoir object. </w:t>
      </w:r>
      <w:r w:rsidR="00FD1FDD" w:rsidRPr="00413282">
        <w:rPr>
          <w:lang w:val="en-US"/>
        </w:rPr>
        <w:t>All subwatershed demand sites for cannabis are paired with a reservoir object.</w:t>
      </w:r>
      <w:r w:rsidR="00FD1FDD">
        <w:rPr>
          <w:lang w:val="en-US"/>
        </w:rPr>
        <w:t xml:space="preserve"> The illegal domestic demand sites do not contain reservoirs. </w:t>
      </w:r>
      <w:r w:rsidRPr="00413282">
        <w:rPr>
          <w:lang w:val="en-US"/>
        </w:rPr>
        <w:t xml:space="preserve">In the schematic the two objects </w:t>
      </w:r>
      <w:r w:rsidR="00D35145" w:rsidRPr="00413282">
        <w:rPr>
          <w:lang w:val="en-US"/>
        </w:rPr>
        <w:t xml:space="preserve">are </w:t>
      </w:r>
      <w:r w:rsidRPr="00413282">
        <w:rPr>
          <w:lang w:val="en-US"/>
        </w:rPr>
        <w:t>placed very close together, making them look like a single demand node when the schematic view is zoomed out. In the example below (</w:t>
      </w:r>
      <w:r w:rsidR="001468BD" w:rsidRPr="00413282">
        <w:rPr>
          <w:lang w:val="en-US"/>
        </w:rPr>
        <w:fldChar w:fldCharType="begin"/>
      </w:r>
      <w:r w:rsidR="001468BD" w:rsidRPr="00413282">
        <w:rPr>
          <w:lang w:val="en-US"/>
        </w:rPr>
        <w:instrText xml:space="preserve"> REF _Ref14854965 \h </w:instrText>
      </w:r>
      <w:r w:rsidR="001468BD" w:rsidRPr="00413282">
        <w:rPr>
          <w:lang w:val="en-US"/>
        </w:rPr>
      </w:r>
      <w:r w:rsidR="001468BD" w:rsidRPr="00413282">
        <w:rPr>
          <w:lang w:val="en-US"/>
        </w:rPr>
        <w:fldChar w:fldCharType="separate"/>
      </w:r>
      <w:r w:rsidR="0067763F" w:rsidRPr="00413282">
        <w:rPr>
          <w:lang w:val="en-US"/>
        </w:rPr>
        <w:t xml:space="preserve">Figure </w:t>
      </w:r>
      <w:r w:rsidR="0067763F">
        <w:rPr>
          <w:noProof/>
          <w:lang w:val="en-US"/>
        </w:rPr>
        <w:t>3</w:t>
      </w:r>
      <w:r w:rsidR="0067763F">
        <w:rPr>
          <w:lang w:val="en-US"/>
        </w:rPr>
        <w:t>.</w:t>
      </w:r>
      <w:r w:rsidR="0067763F">
        <w:rPr>
          <w:noProof/>
          <w:lang w:val="en-US"/>
        </w:rPr>
        <w:t>3</w:t>
      </w:r>
      <w:r w:rsidR="001468BD" w:rsidRPr="00413282">
        <w:rPr>
          <w:lang w:val="en-US"/>
        </w:rPr>
        <w:fldChar w:fldCharType="end"/>
      </w:r>
      <w:r w:rsidRPr="00413282">
        <w:rPr>
          <w:lang w:val="en-US"/>
        </w:rPr>
        <w:t>), the eWRIMS water application is labeled with its application ID</w:t>
      </w:r>
      <w:r w:rsidR="00591E99">
        <w:rPr>
          <w:lang w:val="en-US"/>
        </w:rPr>
        <w:t xml:space="preserve">, </w:t>
      </w:r>
      <w:r w:rsidR="003C3DB5">
        <w:rPr>
          <w:lang w:val="en-US"/>
        </w:rPr>
        <w:t xml:space="preserve">the </w:t>
      </w:r>
      <w:r w:rsidRPr="00413282">
        <w:rPr>
          <w:lang w:val="en-US"/>
        </w:rPr>
        <w:t xml:space="preserve">cannabis imagery </w:t>
      </w:r>
      <w:r w:rsidR="003C3DB5">
        <w:rPr>
          <w:lang w:val="en-US"/>
        </w:rPr>
        <w:t>site</w:t>
      </w:r>
      <w:r w:rsidRPr="00413282">
        <w:rPr>
          <w:lang w:val="en-US"/>
        </w:rPr>
        <w:t xml:space="preserve"> is labeled with “Can_” and the subwatershed ID</w:t>
      </w:r>
      <w:r w:rsidR="003C3DB5">
        <w:rPr>
          <w:lang w:val="en-US"/>
        </w:rPr>
        <w:t>, and the illegal domestic demand is labeled with “ilD_” and the subwatershed ID.</w:t>
      </w:r>
    </w:p>
    <w:p w14:paraId="1E513C43" w14:textId="284BA375" w:rsidR="00591E99" w:rsidRPr="00413282" w:rsidRDefault="003C3DB5" w:rsidP="003C3DB5">
      <w:pPr>
        <w:rPr>
          <w:lang w:val="en-US"/>
        </w:rPr>
      </w:pPr>
      <w:r>
        <w:rPr>
          <w:noProof/>
          <w:lang w:val="en-US"/>
        </w:rPr>
        <w:drawing>
          <wp:inline distT="0" distB="0" distL="0" distR="0" wp14:anchorId="5D950E6B" wp14:editId="39696047">
            <wp:extent cx="1619250" cy="2323872"/>
            <wp:effectExtent l="19050" t="19050" r="19050" b="19685"/>
            <wp:docPr id="75" name="Picture 75" descr="Three example demand sites in the WEAP schematic containing a red circle, with red and green lines extending from them. The example names are S025376 for eWRIMS, Can_1900 for cannabis imagery, and ilD_2250 for illegal domesti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hree example demand sites in the WEAP schematic containing a red circle, with red and green lines extending from them. The example names are S025376 for eWRIMS, Can_1900 for cannabis imagery, and ilD_2250 for illegal domestic.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35477" cy="2347160"/>
                    </a:xfrm>
                    <a:prstGeom prst="rect">
                      <a:avLst/>
                    </a:prstGeom>
                    <a:noFill/>
                    <a:ln>
                      <a:solidFill>
                        <a:schemeClr val="tx1"/>
                      </a:solidFill>
                    </a:ln>
                  </pic:spPr>
                </pic:pic>
              </a:graphicData>
            </a:graphic>
          </wp:inline>
        </w:drawing>
      </w:r>
    </w:p>
    <w:p w14:paraId="0CAA244D" w14:textId="730577C0" w:rsidR="00333DB0" w:rsidRPr="00413282" w:rsidRDefault="001468BD" w:rsidP="000D39CB">
      <w:pPr>
        <w:pStyle w:val="TableFigureTitle"/>
        <w:rPr>
          <w:lang w:val="en-US"/>
        </w:rPr>
      </w:pPr>
      <w:bookmarkStart w:id="64" w:name="_Ref14854965"/>
      <w:r w:rsidRPr="00413282">
        <w:rPr>
          <w:lang w:val="en-US"/>
        </w:rPr>
        <w:t xml:space="preserve">Figure </w:t>
      </w:r>
      <w:r w:rsidR="00753F94">
        <w:rPr>
          <w:lang w:val="en-US"/>
        </w:rPr>
        <w:fldChar w:fldCharType="begin"/>
      </w:r>
      <w:r w:rsidR="00753F94">
        <w:rPr>
          <w:lang w:val="en-US"/>
        </w:rPr>
        <w:instrText xml:space="preserve"> STYLEREF 1 \s </w:instrText>
      </w:r>
      <w:r w:rsidR="00753F94">
        <w:rPr>
          <w:lang w:val="en-US"/>
        </w:rPr>
        <w:fldChar w:fldCharType="separate"/>
      </w:r>
      <w:r w:rsidR="00753F94">
        <w:rPr>
          <w:noProof/>
          <w:lang w:val="en-US"/>
        </w:rPr>
        <w:t>3</w:t>
      </w:r>
      <w:r w:rsidR="00753F94">
        <w:rPr>
          <w:lang w:val="en-US"/>
        </w:rPr>
        <w:fldChar w:fldCharType="end"/>
      </w:r>
      <w:r w:rsidR="00753F94">
        <w:rPr>
          <w:lang w:val="en-US"/>
        </w:rPr>
        <w:t>.</w:t>
      </w:r>
      <w:r w:rsidR="00753F94">
        <w:rPr>
          <w:lang w:val="en-US"/>
        </w:rPr>
        <w:fldChar w:fldCharType="begin"/>
      </w:r>
      <w:r w:rsidR="00753F94">
        <w:rPr>
          <w:lang w:val="en-US"/>
        </w:rPr>
        <w:instrText xml:space="preserve"> SEQ Figure \* ARABIC \s 1 </w:instrText>
      </w:r>
      <w:r w:rsidR="00753F94">
        <w:rPr>
          <w:lang w:val="en-US"/>
        </w:rPr>
        <w:fldChar w:fldCharType="separate"/>
      </w:r>
      <w:r w:rsidR="00753F94">
        <w:rPr>
          <w:noProof/>
          <w:lang w:val="en-US"/>
        </w:rPr>
        <w:t>3</w:t>
      </w:r>
      <w:r w:rsidR="00753F94">
        <w:rPr>
          <w:lang w:val="en-US"/>
        </w:rPr>
        <w:fldChar w:fldCharType="end"/>
      </w:r>
      <w:bookmarkEnd w:id="64"/>
      <w:r w:rsidRPr="00413282">
        <w:rPr>
          <w:lang w:val="en-US"/>
        </w:rPr>
        <w:t xml:space="preserve"> </w:t>
      </w:r>
      <w:r w:rsidR="00AA7394" w:rsidRPr="00413282">
        <w:rPr>
          <w:lang w:val="en-US"/>
        </w:rPr>
        <w:t>D</w:t>
      </w:r>
      <w:r w:rsidRPr="00413282">
        <w:rPr>
          <w:lang w:val="en-US"/>
        </w:rPr>
        <w:t xml:space="preserve">emand sites in the </w:t>
      </w:r>
      <w:r w:rsidR="00AA7394" w:rsidRPr="00413282">
        <w:rPr>
          <w:lang w:val="en-US"/>
        </w:rPr>
        <w:t>WEAP</w:t>
      </w:r>
      <w:r w:rsidRPr="00413282">
        <w:rPr>
          <w:lang w:val="en-US"/>
        </w:rPr>
        <w:t xml:space="preserve"> schematic</w:t>
      </w:r>
      <w:r w:rsidR="00AD74F2" w:rsidRPr="00413282">
        <w:rPr>
          <w:lang w:val="en-US"/>
        </w:rPr>
        <w:t>.</w:t>
      </w:r>
      <w:r w:rsidR="004B4D77">
        <w:rPr>
          <w:lang w:val="en-US"/>
        </w:rPr>
        <w:t xml:space="preserve"> </w:t>
      </w:r>
    </w:p>
    <w:p w14:paraId="390CE6CA" w14:textId="6F2E56F5" w:rsidR="00D14111" w:rsidRPr="00413282" w:rsidRDefault="006A7DC3" w:rsidP="00D14111">
      <w:pPr>
        <w:rPr>
          <w:lang w:val="en-US"/>
        </w:rPr>
      </w:pPr>
      <w:r>
        <w:rPr>
          <w:lang w:val="en-US"/>
        </w:rPr>
        <w:t>Each individual</w:t>
      </w:r>
      <w:r w:rsidR="00D14111" w:rsidRPr="00413282">
        <w:rPr>
          <w:lang w:val="en-US"/>
        </w:rPr>
        <w:t xml:space="preserve"> </w:t>
      </w:r>
      <w:r>
        <w:rPr>
          <w:lang w:val="en-US"/>
        </w:rPr>
        <w:t>demand site</w:t>
      </w:r>
      <w:r w:rsidR="00485390">
        <w:rPr>
          <w:lang w:val="en-US"/>
        </w:rPr>
        <w:t xml:space="preserve"> that has storage </w:t>
      </w:r>
      <w:r>
        <w:rPr>
          <w:lang w:val="en-US"/>
        </w:rPr>
        <w:t>objects is constructed using a group of WEAP objects</w:t>
      </w:r>
      <w:r w:rsidR="00D14111" w:rsidRPr="00413282">
        <w:rPr>
          <w:lang w:val="en-US"/>
        </w:rPr>
        <w:t xml:space="preserve"> as shown in </w:t>
      </w:r>
      <w:r w:rsidR="001468BD" w:rsidRPr="00413282">
        <w:rPr>
          <w:lang w:val="en-US"/>
        </w:rPr>
        <w:fldChar w:fldCharType="begin"/>
      </w:r>
      <w:r w:rsidR="001468BD" w:rsidRPr="00413282">
        <w:rPr>
          <w:lang w:val="en-US"/>
        </w:rPr>
        <w:instrText xml:space="preserve"> REF _Ref14855002 \h </w:instrText>
      </w:r>
      <w:r w:rsidR="001468BD" w:rsidRPr="00413282">
        <w:rPr>
          <w:lang w:val="en-US"/>
        </w:rPr>
      </w:r>
      <w:r w:rsidR="001468BD" w:rsidRPr="00413282">
        <w:rPr>
          <w:lang w:val="en-US"/>
        </w:rPr>
        <w:fldChar w:fldCharType="separate"/>
      </w:r>
      <w:r w:rsidR="0067763F" w:rsidRPr="00413282">
        <w:rPr>
          <w:lang w:val="en-US"/>
        </w:rPr>
        <w:t xml:space="preserve">Figure </w:t>
      </w:r>
      <w:r w:rsidR="0067763F">
        <w:rPr>
          <w:noProof/>
          <w:lang w:val="en-US"/>
        </w:rPr>
        <w:t>3</w:t>
      </w:r>
      <w:r w:rsidR="0067763F">
        <w:rPr>
          <w:lang w:val="en-US"/>
        </w:rPr>
        <w:t>.</w:t>
      </w:r>
      <w:r w:rsidR="0067763F">
        <w:rPr>
          <w:noProof/>
          <w:lang w:val="en-US"/>
        </w:rPr>
        <w:t>4</w:t>
      </w:r>
      <w:r w:rsidR="001468BD" w:rsidRPr="00413282">
        <w:rPr>
          <w:lang w:val="en-US"/>
        </w:rPr>
        <w:fldChar w:fldCharType="end"/>
      </w:r>
      <w:r w:rsidR="00D14111" w:rsidRPr="00413282">
        <w:rPr>
          <w:lang w:val="en-US"/>
        </w:rPr>
        <w:t xml:space="preserve">. </w:t>
      </w:r>
      <w:r w:rsidR="00FD1FDD">
        <w:rPr>
          <w:lang w:val="en-US"/>
        </w:rPr>
        <w:t>However, whether or not the demand sites with reservoir</w:t>
      </w:r>
      <w:del w:id="65" w:author="Marina Mautner" w:date="2021-07-08T17:35:00Z">
        <w:r w:rsidR="00FD1FDD" w:rsidDel="00880178">
          <w:rPr>
            <w:lang w:val="en-US"/>
          </w:rPr>
          <w:delText>s</w:delText>
        </w:r>
      </w:del>
      <w:r w:rsidR="00FD1FDD">
        <w:rPr>
          <w:lang w:val="en-US"/>
        </w:rPr>
        <w:t xml:space="preserve"> objects utilize storage depends on the sensitivity scenario, described in </w:t>
      </w:r>
      <w:r w:rsidR="00FD1FDD" w:rsidRPr="00FD1FDD">
        <w:rPr>
          <w:lang w:val="en-US"/>
        </w:rPr>
        <w:t xml:space="preserve">section </w:t>
      </w:r>
      <w:r w:rsidR="00FD1FDD" w:rsidRPr="00FD1FDD">
        <w:rPr>
          <w:lang w:val="en-US"/>
        </w:rPr>
        <w:fldChar w:fldCharType="begin"/>
      </w:r>
      <w:r w:rsidR="00FD1FDD" w:rsidRPr="00FD1FDD">
        <w:rPr>
          <w:lang w:val="en-US"/>
        </w:rPr>
        <w:instrText xml:space="preserve"> REF _Ref62049522 \w \h </w:instrText>
      </w:r>
      <w:r w:rsidR="00FD1FDD">
        <w:rPr>
          <w:lang w:val="en-US"/>
        </w:rPr>
        <w:instrText xml:space="preserve"> \* MERGEFORMAT </w:instrText>
      </w:r>
      <w:r w:rsidR="00FD1FDD" w:rsidRPr="00FD1FDD">
        <w:rPr>
          <w:lang w:val="en-US"/>
        </w:rPr>
      </w:r>
      <w:r w:rsidR="00FD1FDD" w:rsidRPr="00FD1FDD">
        <w:rPr>
          <w:lang w:val="en-US"/>
        </w:rPr>
        <w:fldChar w:fldCharType="separate"/>
      </w:r>
      <w:r w:rsidR="0067763F">
        <w:rPr>
          <w:lang w:val="en-US"/>
        </w:rPr>
        <w:t>5.1</w:t>
      </w:r>
      <w:r w:rsidR="00FD1FDD" w:rsidRPr="00FD1FDD">
        <w:rPr>
          <w:lang w:val="en-US"/>
        </w:rPr>
        <w:fldChar w:fldCharType="end"/>
      </w:r>
      <w:r w:rsidR="00FD1FDD" w:rsidRPr="00FD1FDD">
        <w:rPr>
          <w:lang w:val="en-US"/>
        </w:rPr>
        <w:t>.</w:t>
      </w:r>
    </w:p>
    <w:p w14:paraId="54534C93" w14:textId="3685F632" w:rsidR="00333DB0" w:rsidRPr="00413282" w:rsidRDefault="003C3DB5" w:rsidP="00333DB0">
      <w:pPr>
        <w:pStyle w:val="FIgure"/>
        <w:rPr>
          <w:lang w:val="en-US"/>
        </w:rPr>
      </w:pPr>
      <w:r>
        <w:rPr>
          <w:lang w:val="en-US"/>
        </w:rPr>
        <w:lastRenderedPageBreak/>
        <w:drawing>
          <wp:inline distT="0" distB="0" distL="0" distR="0" wp14:anchorId="2E322A74" wp14:editId="4FC4D980">
            <wp:extent cx="5077006" cy="3000505"/>
            <wp:effectExtent l="19050" t="19050" r="9525" b="28575"/>
            <wp:docPr id="80" name="Picture 80" descr="A WEAP schematic shows how water moves through each object in the demand site system with on-site storage. Water is diverted from the diversion point in the river, then carried through the DT Transmission Link to the Reservoir, then to the AU Demand Node, then through the Return Flow Link to the Return Flow  Point on the st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A WEAP schematic shows how water moves through each object in the demand site system with on-site storage. Water is diverted from the diversion point in the river, then carried through the DT Transmission Link to the Reservoir, then to the AU Demand Node, then through the Return Flow Link to the Return Flow  Point on the strea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96124" cy="3011803"/>
                    </a:xfrm>
                    <a:prstGeom prst="rect">
                      <a:avLst/>
                    </a:prstGeom>
                    <a:noFill/>
                    <a:ln>
                      <a:solidFill>
                        <a:schemeClr val="tx1"/>
                      </a:solidFill>
                    </a:ln>
                  </pic:spPr>
                </pic:pic>
              </a:graphicData>
            </a:graphic>
          </wp:inline>
        </w:drawing>
      </w:r>
    </w:p>
    <w:p w14:paraId="1AAD7F7E" w14:textId="2ACCEE42" w:rsidR="00333DB0" w:rsidRDefault="001468BD" w:rsidP="00B43E21">
      <w:pPr>
        <w:pStyle w:val="TableFigureTitle"/>
        <w:spacing w:after="0"/>
        <w:rPr>
          <w:lang w:val="en-US"/>
        </w:rPr>
      </w:pPr>
      <w:bookmarkStart w:id="66" w:name="_Ref14855002"/>
      <w:r w:rsidRPr="00413282">
        <w:rPr>
          <w:lang w:val="en-US"/>
        </w:rPr>
        <w:t xml:space="preserve">Figure </w:t>
      </w:r>
      <w:r w:rsidR="00753F94">
        <w:rPr>
          <w:lang w:val="en-US"/>
        </w:rPr>
        <w:fldChar w:fldCharType="begin"/>
      </w:r>
      <w:r w:rsidR="00753F94">
        <w:rPr>
          <w:lang w:val="en-US"/>
        </w:rPr>
        <w:instrText xml:space="preserve"> STYLEREF 1 \s </w:instrText>
      </w:r>
      <w:r w:rsidR="00753F94">
        <w:rPr>
          <w:lang w:val="en-US"/>
        </w:rPr>
        <w:fldChar w:fldCharType="separate"/>
      </w:r>
      <w:r w:rsidR="00753F94">
        <w:rPr>
          <w:noProof/>
          <w:lang w:val="en-US"/>
        </w:rPr>
        <w:t>3</w:t>
      </w:r>
      <w:r w:rsidR="00753F94">
        <w:rPr>
          <w:lang w:val="en-US"/>
        </w:rPr>
        <w:fldChar w:fldCharType="end"/>
      </w:r>
      <w:r w:rsidR="00753F94">
        <w:rPr>
          <w:lang w:val="en-US"/>
        </w:rPr>
        <w:t>.</w:t>
      </w:r>
      <w:r w:rsidR="00753F94">
        <w:rPr>
          <w:lang w:val="en-US"/>
        </w:rPr>
        <w:fldChar w:fldCharType="begin"/>
      </w:r>
      <w:r w:rsidR="00753F94">
        <w:rPr>
          <w:lang w:val="en-US"/>
        </w:rPr>
        <w:instrText xml:space="preserve"> SEQ Figure \* ARABIC \s 1 </w:instrText>
      </w:r>
      <w:r w:rsidR="00753F94">
        <w:rPr>
          <w:lang w:val="en-US"/>
        </w:rPr>
        <w:fldChar w:fldCharType="separate"/>
      </w:r>
      <w:r w:rsidR="00753F94">
        <w:rPr>
          <w:noProof/>
          <w:lang w:val="en-US"/>
        </w:rPr>
        <w:t>4</w:t>
      </w:r>
      <w:r w:rsidR="00753F94">
        <w:rPr>
          <w:lang w:val="en-US"/>
        </w:rPr>
        <w:fldChar w:fldCharType="end"/>
      </w:r>
      <w:bookmarkEnd w:id="66"/>
      <w:r w:rsidRPr="00413282">
        <w:rPr>
          <w:lang w:val="en-US"/>
        </w:rPr>
        <w:t xml:space="preserve"> </w:t>
      </w:r>
      <w:r w:rsidR="00AA7394" w:rsidRPr="00413282">
        <w:rPr>
          <w:lang w:val="en-US"/>
        </w:rPr>
        <w:t>WEAP</w:t>
      </w:r>
      <w:r w:rsidRPr="00413282">
        <w:rPr>
          <w:lang w:val="en-US"/>
        </w:rPr>
        <w:t xml:space="preserve"> demand site components (with </w:t>
      </w:r>
      <w:r w:rsidR="00485390">
        <w:rPr>
          <w:lang w:val="en-US"/>
        </w:rPr>
        <w:t>storage</w:t>
      </w:r>
      <w:r w:rsidRPr="00413282">
        <w:rPr>
          <w:lang w:val="en-US"/>
        </w:rPr>
        <w:t>)</w:t>
      </w:r>
      <w:r w:rsidR="00AD74F2" w:rsidRPr="00413282">
        <w:rPr>
          <w:lang w:val="en-US"/>
        </w:rPr>
        <w:t>.</w:t>
      </w:r>
    </w:p>
    <w:p w14:paraId="1741C845" w14:textId="415483BC" w:rsidR="009E3049" w:rsidRDefault="009E3049" w:rsidP="00C13989">
      <w:pPr>
        <w:pStyle w:val="TableFigureSource"/>
        <w:rPr>
          <w:lang w:val="en-US"/>
        </w:rPr>
      </w:pPr>
      <w:r w:rsidRPr="00413282">
        <w:rPr>
          <w:lang w:val="en-US"/>
        </w:rPr>
        <w:t>DT</w:t>
      </w:r>
      <w:r w:rsidR="003C3DB5">
        <w:rPr>
          <w:lang w:val="en-US"/>
        </w:rPr>
        <w:t xml:space="preserve"> </w:t>
      </w:r>
      <w:r w:rsidRPr="00413282">
        <w:rPr>
          <w:lang w:val="en-US"/>
        </w:rPr>
        <w:t>=</w:t>
      </w:r>
      <w:r w:rsidR="003C3DB5">
        <w:rPr>
          <w:lang w:val="en-US"/>
        </w:rPr>
        <w:t xml:space="preserve"> </w:t>
      </w:r>
      <w:r w:rsidRPr="00413282">
        <w:rPr>
          <w:lang w:val="en-US"/>
        </w:rPr>
        <w:t xml:space="preserve">diverted total; </w:t>
      </w:r>
      <w:r w:rsidR="00135D7A">
        <w:rPr>
          <w:lang w:val="en-US"/>
        </w:rPr>
        <w:t>AU</w:t>
      </w:r>
      <w:r w:rsidR="00F31B48">
        <w:rPr>
          <w:lang w:val="en-US"/>
        </w:rPr>
        <w:t xml:space="preserve"> </w:t>
      </w:r>
      <w:r w:rsidRPr="00413282">
        <w:rPr>
          <w:lang w:val="en-US"/>
        </w:rPr>
        <w:t>=</w:t>
      </w:r>
      <w:r w:rsidR="003C3DB5">
        <w:rPr>
          <w:lang w:val="en-US"/>
        </w:rPr>
        <w:t xml:space="preserve"> amount used</w:t>
      </w:r>
      <w:r w:rsidRPr="00413282">
        <w:rPr>
          <w:lang w:val="en-US"/>
        </w:rPr>
        <w:t>.</w:t>
      </w:r>
    </w:p>
    <w:p w14:paraId="43050A2D" w14:textId="21829C85" w:rsidR="00D14111" w:rsidRPr="00413282" w:rsidRDefault="00485390" w:rsidP="00D14111">
      <w:pPr>
        <w:rPr>
          <w:lang w:val="en-US"/>
        </w:rPr>
      </w:pPr>
      <w:r>
        <w:rPr>
          <w:lang w:val="en-US"/>
        </w:rPr>
        <w:t>Each individual</w:t>
      </w:r>
      <w:r w:rsidRPr="00413282">
        <w:rPr>
          <w:lang w:val="en-US"/>
        </w:rPr>
        <w:t xml:space="preserve"> </w:t>
      </w:r>
      <w:r>
        <w:rPr>
          <w:lang w:val="en-US"/>
        </w:rPr>
        <w:t>demand site lacking a reservoir is constructed using a group of WEAP objects</w:t>
      </w:r>
      <w:r w:rsidRPr="00413282">
        <w:rPr>
          <w:lang w:val="en-US"/>
        </w:rPr>
        <w:t xml:space="preserve"> as shown in </w:t>
      </w:r>
      <w:r w:rsidR="00D14111" w:rsidRPr="00413282">
        <w:rPr>
          <w:lang w:val="en-US"/>
        </w:rPr>
        <w:t xml:space="preserve">in </w:t>
      </w:r>
      <w:r w:rsidR="001468BD" w:rsidRPr="00413282">
        <w:rPr>
          <w:lang w:val="en-US"/>
        </w:rPr>
        <w:fldChar w:fldCharType="begin"/>
      </w:r>
      <w:r w:rsidR="001468BD" w:rsidRPr="00413282">
        <w:rPr>
          <w:lang w:val="en-US"/>
        </w:rPr>
        <w:instrText xml:space="preserve"> REF _Ref14855019 \h </w:instrText>
      </w:r>
      <w:r w:rsidR="001468BD" w:rsidRPr="00413282">
        <w:rPr>
          <w:lang w:val="en-US"/>
        </w:rPr>
      </w:r>
      <w:r w:rsidR="001468BD" w:rsidRPr="00413282">
        <w:rPr>
          <w:lang w:val="en-US"/>
        </w:rPr>
        <w:fldChar w:fldCharType="separate"/>
      </w:r>
      <w:r w:rsidR="0067763F" w:rsidRPr="00413282">
        <w:rPr>
          <w:lang w:val="en-US"/>
        </w:rPr>
        <w:t xml:space="preserve">Figure </w:t>
      </w:r>
      <w:r w:rsidR="0067763F">
        <w:rPr>
          <w:noProof/>
          <w:lang w:val="en-US"/>
        </w:rPr>
        <w:t>3</w:t>
      </w:r>
      <w:r w:rsidR="0067763F">
        <w:rPr>
          <w:lang w:val="en-US"/>
        </w:rPr>
        <w:t>.</w:t>
      </w:r>
      <w:r w:rsidR="0067763F">
        <w:rPr>
          <w:noProof/>
          <w:lang w:val="en-US"/>
        </w:rPr>
        <w:t>5</w:t>
      </w:r>
      <w:r w:rsidR="001468BD" w:rsidRPr="00413282">
        <w:rPr>
          <w:lang w:val="en-US"/>
        </w:rPr>
        <w:fldChar w:fldCharType="end"/>
      </w:r>
      <w:r w:rsidR="00D14111" w:rsidRPr="00413282">
        <w:rPr>
          <w:lang w:val="en-US"/>
        </w:rPr>
        <w:t xml:space="preserve">. </w:t>
      </w:r>
    </w:p>
    <w:p w14:paraId="7F6B0286" w14:textId="746D990E" w:rsidR="00C13989" w:rsidRPr="00413282" w:rsidRDefault="003C3DB5" w:rsidP="00333DB0">
      <w:pPr>
        <w:pStyle w:val="FIgure"/>
        <w:rPr>
          <w:lang w:val="en-US"/>
        </w:rPr>
      </w:pPr>
      <w:commentRangeStart w:id="67"/>
      <w:r>
        <w:rPr>
          <w:lang w:val="en-US"/>
        </w:rPr>
        <w:drawing>
          <wp:inline distT="0" distB="0" distL="0" distR="0" wp14:anchorId="0105D811" wp14:editId="3007CCC5">
            <wp:extent cx="5114925" cy="2666050"/>
            <wp:effectExtent l="19050" t="19050" r="9525" b="20320"/>
            <wp:docPr id="87" name="Picture 87" descr="A WEAP schematic shows how water moves through each object in the demand site system without storage. Water is diverted from the diversion point in the river, then carried through the DT Transmission Link to the AU Demand Node, then through the Return Flow Link to the Return Flow  Point on the st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A WEAP schematic shows how water moves through each object in the demand site system without storage. Water is diverted from the diversion point in the river, then carried through the DT Transmission Link to the AU Demand Node, then through the Return Flow Link to the Return Flow  Point on the strea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35041" cy="2676535"/>
                    </a:xfrm>
                    <a:prstGeom prst="rect">
                      <a:avLst/>
                    </a:prstGeom>
                    <a:noFill/>
                    <a:ln>
                      <a:solidFill>
                        <a:schemeClr val="tx1"/>
                      </a:solidFill>
                    </a:ln>
                  </pic:spPr>
                </pic:pic>
              </a:graphicData>
            </a:graphic>
          </wp:inline>
        </w:drawing>
      </w:r>
      <w:commentRangeEnd w:id="67"/>
      <w:r w:rsidR="00880178">
        <w:rPr>
          <w:rStyle w:val="CommentReference"/>
          <w:noProof w:val="0"/>
        </w:rPr>
        <w:commentReference w:id="67"/>
      </w:r>
    </w:p>
    <w:p w14:paraId="1ED180BA" w14:textId="26737FDE" w:rsidR="00333DB0" w:rsidRPr="00413282" w:rsidRDefault="001468BD" w:rsidP="00C13989">
      <w:pPr>
        <w:pStyle w:val="StyleTableFigureTitleAfter0pt"/>
        <w:rPr>
          <w:lang w:val="en-US"/>
        </w:rPr>
      </w:pPr>
      <w:bookmarkStart w:id="68" w:name="_Ref14855019"/>
      <w:r w:rsidRPr="00413282">
        <w:rPr>
          <w:lang w:val="en-US"/>
        </w:rPr>
        <w:t xml:space="preserve">Figure </w:t>
      </w:r>
      <w:r w:rsidR="00753F94">
        <w:rPr>
          <w:lang w:val="en-US"/>
        </w:rPr>
        <w:fldChar w:fldCharType="begin"/>
      </w:r>
      <w:r w:rsidR="00753F94">
        <w:rPr>
          <w:lang w:val="en-US"/>
        </w:rPr>
        <w:instrText xml:space="preserve"> STYLEREF 1 \s </w:instrText>
      </w:r>
      <w:r w:rsidR="00753F94">
        <w:rPr>
          <w:lang w:val="en-US"/>
        </w:rPr>
        <w:fldChar w:fldCharType="separate"/>
      </w:r>
      <w:r w:rsidR="00753F94">
        <w:rPr>
          <w:noProof/>
          <w:lang w:val="en-US"/>
        </w:rPr>
        <w:t>3</w:t>
      </w:r>
      <w:r w:rsidR="00753F94">
        <w:rPr>
          <w:lang w:val="en-US"/>
        </w:rPr>
        <w:fldChar w:fldCharType="end"/>
      </w:r>
      <w:r w:rsidR="00753F94">
        <w:rPr>
          <w:lang w:val="en-US"/>
        </w:rPr>
        <w:t>.</w:t>
      </w:r>
      <w:r w:rsidR="00753F94">
        <w:rPr>
          <w:lang w:val="en-US"/>
        </w:rPr>
        <w:fldChar w:fldCharType="begin"/>
      </w:r>
      <w:r w:rsidR="00753F94">
        <w:rPr>
          <w:lang w:val="en-US"/>
        </w:rPr>
        <w:instrText xml:space="preserve"> SEQ Figure \* ARABIC \s 1 </w:instrText>
      </w:r>
      <w:r w:rsidR="00753F94">
        <w:rPr>
          <w:lang w:val="en-US"/>
        </w:rPr>
        <w:fldChar w:fldCharType="separate"/>
      </w:r>
      <w:r w:rsidR="00753F94">
        <w:rPr>
          <w:noProof/>
          <w:lang w:val="en-US"/>
        </w:rPr>
        <w:t>5</w:t>
      </w:r>
      <w:r w:rsidR="00753F94">
        <w:rPr>
          <w:lang w:val="en-US"/>
        </w:rPr>
        <w:fldChar w:fldCharType="end"/>
      </w:r>
      <w:bookmarkEnd w:id="68"/>
      <w:r w:rsidRPr="00413282">
        <w:rPr>
          <w:lang w:val="en-US"/>
        </w:rPr>
        <w:t xml:space="preserve"> </w:t>
      </w:r>
      <w:r w:rsidR="00AA7394" w:rsidRPr="00413282">
        <w:rPr>
          <w:lang w:val="en-US"/>
        </w:rPr>
        <w:t>WEAP</w:t>
      </w:r>
      <w:r w:rsidRPr="00413282">
        <w:rPr>
          <w:lang w:val="en-US"/>
        </w:rPr>
        <w:t xml:space="preserve"> demand site components (no </w:t>
      </w:r>
      <w:r w:rsidR="00485390">
        <w:rPr>
          <w:lang w:val="en-US"/>
        </w:rPr>
        <w:t>storage</w:t>
      </w:r>
      <w:r w:rsidRPr="00413282">
        <w:rPr>
          <w:lang w:val="en-US"/>
        </w:rPr>
        <w:t>)</w:t>
      </w:r>
      <w:r w:rsidR="00AD74F2" w:rsidRPr="00413282">
        <w:rPr>
          <w:lang w:val="en-US"/>
        </w:rPr>
        <w:t>.</w:t>
      </w:r>
      <w:r w:rsidR="004B4D77">
        <w:rPr>
          <w:lang w:val="en-US"/>
        </w:rPr>
        <w:t xml:space="preserve"> </w:t>
      </w:r>
    </w:p>
    <w:p w14:paraId="57EEE961" w14:textId="766828E7" w:rsidR="00D35145" w:rsidRPr="00413282" w:rsidRDefault="00D35145" w:rsidP="00C13989">
      <w:pPr>
        <w:pStyle w:val="TableFigureSource"/>
        <w:rPr>
          <w:lang w:val="en-US"/>
        </w:rPr>
      </w:pPr>
      <w:bookmarkStart w:id="69" w:name="_Hlk16239549"/>
      <w:r w:rsidRPr="00413282">
        <w:rPr>
          <w:lang w:val="en-US"/>
        </w:rPr>
        <w:t>DT</w:t>
      </w:r>
      <w:r w:rsidR="00F31B48">
        <w:rPr>
          <w:lang w:val="en-US"/>
        </w:rPr>
        <w:t xml:space="preserve"> </w:t>
      </w:r>
      <w:r w:rsidRPr="00413282">
        <w:rPr>
          <w:lang w:val="en-US"/>
        </w:rPr>
        <w:t>=</w:t>
      </w:r>
      <w:r w:rsidR="00F31B48">
        <w:rPr>
          <w:lang w:val="en-US"/>
        </w:rPr>
        <w:t xml:space="preserve"> </w:t>
      </w:r>
      <w:r w:rsidRPr="00413282">
        <w:rPr>
          <w:lang w:val="en-US"/>
        </w:rPr>
        <w:t xml:space="preserve">diverted total; </w:t>
      </w:r>
      <w:r w:rsidR="00135D7A">
        <w:rPr>
          <w:lang w:val="en-US"/>
        </w:rPr>
        <w:t>AU</w:t>
      </w:r>
      <w:r w:rsidRPr="00413282">
        <w:rPr>
          <w:lang w:val="en-US"/>
        </w:rPr>
        <w:t>=</w:t>
      </w:r>
      <w:r w:rsidR="00F31B48">
        <w:rPr>
          <w:lang w:val="en-US"/>
        </w:rPr>
        <w:t xml:space="preserve"> amount used</w:t>
      </w:r>
      <w:r w:rsidRPr="00413282">
        <w:rPr>
          <w:lang w:val="en-US"/>
        </w:rPr>
        <w:t>.</w:t>
      </w:r>
    </w:p>
    <w:p w14:paraId="3DD5C636" w14:textId="555B3A7D" w:rsidR="00D14111" w:rsidRPr="00413282" w:rsidRDefault="00D14111">
      <w:pPr>
        <w:pStyle w:val="Heading3"/>
        <w:rPr>
          <w:lang w:val="en-US"/>
        </w:rPr>
      </w:pPr>
      <w:bookmarkStart w:id="70" w:name="_Toc62220761"/>
      <w:bookmarkEnd w:id="69"/>
      <w:r w:rsidRPr="00413282">
        <w:rPr>
          <w:lang w:val="en-US"/>
        </w:rPr>
        <w:t xml:space="preserve">Transmission </w:t>
      </w:r>
      <w:r w:rsidR="00656F95" w:rsidRPr="00413282">
        <w:rPr>
          <w:lang w:val="en-US"/>
        </w:rPr>
        <w:t>link objects and diversion points</w:t>
      </w:r>
      <w:bookmarkEnd w:id="70"/>
    </w:p>
    <w:p w14:paraId="4D21D664" w14:textId="73897E07" w:rsidR="00D14111" w:rsidRPr="00413282" w:rsidRDefault="00D14111" w:rsidP="00D14111">
      <w:pPr>
        <w:rPr>
          <w:lang w:val="en-US"/>
        </w:rPr>
      </w:pPr>
      <w:r w:rsidRPr="00413282">
        <w:rPr>
          <w:lang w:val="en-US"/>
        </w:rPr>
        <w:t>Transmission link</w:t>
      </w:r>
      <w:r w:rsidR="00656F95" w:rsidRPr="00413282">
        <w:rPr>
          <w:lang w:val="en-US"/>
        </w:rPr>
        <w:t>s</w:t>
      </w:r>
      <w:r w:rsidRPr="00413282">
        <w:rPr>
          <w:lang w:val="en-US"/>
        </w:rPr>
        <w:t xml:space="preserve"> are used to connect </w:t>
      </w:r>
      <w:r w:rsidR="00656F95" w:rsidRPr="00413282">
        <w:rPr>
          <w:lang w:val="en-US"/>
        </w:rPr>
        <w:t xml:space="preserve">a </w:t>
      </w:r>
      <w:r w:rsidRPr="00413282">
        <w:rPr>
          <w:lang w:val="en-US"/>
        </w:rPr>
        <w:t xml:space="preserve">diversion point on the source river to </w:t>
      </w:r>
      <w:r w:rsidR="00656F95" w:rsidRPr="00413282">
        <w:rPr>
          <w:lang w:val="en-US"/>
        </w:rPr>
        <w:t xml:space="preserve">a </w:t>
      </w:r>
      <w:r w:rsidRPr="00413282">
        <w:rPr>
          <w:lang w:val="en-US"/>
        </w:rPr>
        <w:t>reservoir (</w:t>
      </w:r>
      <w:r w:rsidR="00656F95" w:rsidRPr="00413282">
        <w:rPr>
          <w:lang w:val="en-US"/>
        </w:rPr>
        <w:t xml:space="preserve">for demand sites </w:t>
      </w:r>
      <w:r w:rsidRPr="00413282">
        <w:rPr>
          <w:lang w:val="en-US"/>
        </w:rPr>
        <w:t xml:space="preserve">with storage) or to the </w:t>
      </w:r>
      <w:r w:rsidR="00485390">
        <w:rPr>
          <w:lang w:val="en-US"/>
        </w:rPr>
        <w:t>A</w:t>
      </w:r>
      <w:r w:rsidRPr="00413282">
        <w:rPr>
          <w:lang w:val="en-US"/>
        </w:rPr>
        <w:t xml:space="preserve">U </w:t>
      </w:r>
      <w:r w:rsidR="0094493E">
        <w:rPr>
          <w:lang w:val="en-US"/>
        </w:rPr>
        <w:t xml:space="preserve">(amount used) </w:t>
      </w:r>
      <w:r w:rsidRPr="00413282">
        <w:rPr>
          <w:lang w:val="en-US"/>
        </w:rPr>
        <w:t xml:space="preserve">demand node of each demand site. </w:t>
      </w:r>
      <w:r w:rsidR="00A14953" w:rsidRPr="00413282">
        <w:rPr>
          <w:lang w:val="en-US"/>
        </w:rPr>
        <w:t>T</w:t>
      </w:r>
      <w:r w:rsidRPr="00413282">
        <w:rPr>
          <w:lang w:val="en-US"/>
        </w:rPr>
        <w:t xml:space="preserve">ransmission link </w:t>
      </w:r>
      <w:r w:rsidR="00A14953" w:rsidRPr="00413282">
        <w:rPr>
          <w:lang w:val="en-US"/>
        </w:rPr>
        <w:t xml:space="preserve">flows </w:t>
      </w:r>
      <w:r w:rsidRPr="00413282">
        <w:rPr>
          <w:lang w:val="en-US"/>
        </w:rPr>
        <w:t xml:space="preserve">are constrained to the estimated </w:t>
      </w:r>
      <w:r w:rsidR="00656F95" w:rsidRPr="00413282">
        <w:rPr>
          <w:lang w:val="en-US"/>
        </w:rPr>
        <w:t xml:space="preserve">diverted total </w:t>
      </w:r>
      <w:r w:rsidRPr="00413282">
        <w:rPr>
          <w:lang w:val="en-US"/>
        </w:rPr>
        <w:t xml:space="preserve">(DT) volume for each daily timestep and determine the volume of water diverted from the river each day. The </w:t>
      </w:r>
      <w:r w:rsidRPr="00413282">
        <w:rPr>
          <w:lang w:val="en-US"/>
        </w:rPr>
        <w:lastRenderedPageBreak/>
        <w:t xml:space="preserve">methodology for estimating the DT volume for each demand site is described in the Water Use Report in </w:t>
      </w:r>
      <w:r w:rsidR="00FA5321">
        <w:rPr>
          <w:lang w:val="en-US"/>
        </w:rPr>
        <w:t>chapter</w:t>
      </w:r>
      <w:r w:rsidR="00A14953" w:rsidRPr="00413282">
        <w:rPr>
          <w:lang w:val="en-US"/>
        </w:rPr>
        <w:t xml:space="preserve"> </w:t>
      </w:r>
      <w:r w:rsidR="00A14953" w:rsidRPr="00413282">
        <w:rPr>
          <w:lang w:val="en-US"/>
        </w:rPr>
        <w:fldChar w:fldCharType="begin"/>
      </w:r>
      <w:r w:rsidR="00A14953" w:rsidRPr="00413282">
        <w:rPr>
          <w:lang w:val="en-US"/>
        </w:rPr>
        <w:instrText xml:space="preserve"> REF _Ref14858696 \r \h </w:instrText>
      </w:r>
      <w:r w:rsidR="00A14953" w:rsidRPr="00413282">
        <w:rPr>
          <w:lang w:val="en-US"/>
        </w:rPr>
      </w:r>
      <w:r w:rsidR="00A14953" w:rsidRPr="00413282">
        <w:rPr>
          <w:lang w:val="en-US"/>
        </w:rPr>
        <w:fldChar w:fldCharType="separate"/>
      </w:r>
      <w:r w:rsidR="0067763F">
        <w:rPr>
          <w:lang w:val="en-US"/>
        </w:rPr>
        <w:t>6</w:t>
      </w:r>
      <w:r w:rsidR="00A14953" w:rsidRPr="00413282">
        <w:rPr>
          <w:lang w:val="en-US"/>
        </w:rPr>
        <w:fldChar w:fldCharType="end"/>
      </w:r>
      <w:r w:rsidRPr="00413282">
        <w:rPr>
          <w:lang w:val="en-US"/>
        </w:rPr>
        <w:t>.</w:t>
      </w:r>
    </w:p>
    <w:p w14:paraId="262A8CD3" w14:textId="27597E40" w:rsidR="00D14111" w:rsidRPr="00413282" w:rsidRDefault="00D14111" w:rsidP="00D14111">
      <w:pPr>
        <w:rPr>
          <w:lang w:val="en-US"/>
        </w:rPr>
      </w:pPr>
      <w:r w:rsidRPr="00413282">
        <w:rPr>
          <w:lang w:val="en-US"/>
        </w:rPr>
        <w:t xml:space="preserve">The diversion point may be located at either </w:t>
      </w:r>
      <w:r w:rsidR="00A14953" w:rsidRPr="00413282">
        <w:rPr>
          <w:lang w:val="en-US"/>
        </w:rPr>
        <w:t>on an inflow arc</w:t>
      </w:r>
      <w:r w:rsidRPr="00413282">
        <w:rPr>
          <w:lang w:val="en-US"/>
        </w:rPr>
        <w:t xml:space="preserve"> or</w:t>
      </w:r>
      <w:r w:rsidR="00A14953" w:rsidRPr="00413282">
        <w:rPr>
          <w:lang w:val="en-US"/>
        </w:rPr>
        <w:t xml:space="preserve"> on the</w:t>
      </w:r>
      <w:r w:rsidRPr="00413282">
        <w:rPr>
          <w:lang w:val="en-US"/>
        </w:rPr>
        <w:t xml:space="preserve"> mainstem </w:t>
      </w:r>
      <w:r w:rsidR="00A14953" w:rsidRPr="00413282">
        <w:rPr>
          <w:lang w:val="en-US"/>
        </w:rPr>
        <w:t>in</w:t>
      </w:r>
      <w:r w:rsidRPr="00413282">
        <w:rPr>
          <w:lang w:val="en-US"/>
        </w:rPr>
        <w:t xml:space="preserve"> each subwatershed. </w:t>
      </w:r>
      <w:r w:rsidR="00A14953" w:rsidRPr="00413282">
        <w:rPr>
          <w:lang w:val="en-US"/>
        </w:rPr>
        <w:t xml:space="preserve">An </w:t>
      </w:r>
      <w:r w:rsidRPr="00413282">
        <w:rPr>
          <w:lang w:val="en-US"/>
        </w:rPr>
        <w:t xml:space="preserve">upstream diversion point is </w:t>
      </w:r>
      <w:r w:rsidR="00A14953" w:rsidRPr="00413282">
        <w:rPr>
          <w:lang w:val="en-US"/>
        </w:rPr>
        <w:t xml:space="preserve">positioned </w:t>
      </w:r>
      <w:r w:rsidRPr="00413282">
        <w:rPr>
          <w:lang w:val="en-US"/>
        </w:rPr>
        <w:t xml:space="preserve">on </w:t>
      </w:r>
      <w:r w:rsidR="00A14953" w:rsidRPr="00413282">
        <w:rPr>
          <w:lang w:val="en-US"/>
        </w:rPr>
        <w:t xml:space="preserve">an </w:t>
      </w:r>
      <w:r w:rsidRPr="00413282">
        <w:rPr>
          <w:lang w:val="en-US"/>
        </w:rPr>
        <w:t xml:space="preserve">inflow arc object and represents a diversion from a tributary within the subwatershed. </w:t>
      </w:r>
      <w:r w:rsidR="00A14953" w:rsidRPr="00413282">
        <w:rPr>
          <w:lang w:val="en-US"/>
        </w:rPr>
        <w:t>A</w:t>
      </w:r>
      <w:r w:rsidRPr="00413282">
        <w:rPr>
          <w:lang w:val="en-US"/>
        </w:rPr>
        <w:t xml:space="preserve"> mainstem diversion point is on the stream object </w:t>
      </w:r>
      <w:r w:rsidR="00A14953" w:rsidRPr="00413282">
        <w:rPr>
          <w:lang w:val="en-US"/>
        </w:rPr>
        <w:t xml:space="preserve">itself </w:t>
      </w:r>
      <w:r w:rsidRPr="00413282">
        <w:rPr>
          <w:lang w:val="en-US"/>
        </w:rPr>
        <w:t xml:space="preserve">and represents a diversion from a stream depicted in the WEAP schematic. </w:t>
      </w:r>
      <w:r w:rsidR="00A14953" w:rsidRPr="00413282">
        <w:rPr>
          <w:lang w:val="en-US"/>
        </w:rPr>
        <w:t xml:space="preserve">An </w:t>
      </w:r>
      <w:r w:rsidRPr="00413282">
        <w:rPr>
          <w:lang w:val="en-US"/>
        </w:rPr>
        <w:t>upstream diversion point only access</w:t>
      </w:r>
      <w:r w:rsidR="00A14953" w:rsidRPr="00413282">
        <w:rPr>
          <w:lang w:val="en-US"/>
        </w:rPr>
        <w:t>es</w:t>
      </w:r>
      <w:r w:rsidRPr="00413282">
        <w:rPr>
          <w:lang w:val="en-US"/>
        </w:rPr>
        <w:t xml:space="preserve"> inflows originating from within the subwatershed while </w:t>
      </w:r>
      <w:r w:rsidR="00A14953" w:rsidRPr="00413282">
        <w:rPr>
          <w:lang w:val="en-US"/>
        </w:rPr>
        <w:t xml:space="preserve">a </w:t>
      </w:r>
      <w:r w:rsidRPr="00413282">
        <w:rPr>
          <w:lang w:val="en-US"/>
        </w:rPr>
        <w:t xml:space="preserve">mainstem diversion point </w:t>
      </w:r>
      <w:r w:rsidR="00A14953" w:rsidRPr="00413282">
        <w:rPr>
          <w:lang w:val="en-US"/>
        </w:rPr>
        <w:t>has</w:t>
      </w:r>
      <w:r w:rsidRPr="00413282">
        <w:rPr>
          <w:lang w:val="en-US"/>
        </w:rPr>
        <w:t xml:space="preserve"> access to water flowing from upstream watersheds</w:t>
      </w:r>
      <w:r w:rsidR="00A14953" w:rsidRPr="00413282">
        <w:rPr>
          <w:lang w:val="en-US"/>
        </w:rPr>
        <w:t xml:space="preserve"> in addition to the subwatershed inflow</w:t>
      </w:r>
      <w:r w:rsidRPr="00413282">
        <w:rPr>
          <w:lang w:val="en-US"/>
        </w:rPr>
        <w:t xml:space="preserve">. </w:t>
      </w:r>
      <w:r w:rsidR="00485390">
        <w:rPr>
          <w:lang w:val="en-US"/>
        </w:rPr>
        <w:t>The mainstem diversion points are only present for those subwatersheds located downstream of another subwatershed.</w:t>
      </w:r>
      <w:r w:rsidR="00485390" w:rsidRPr="00413282">
        <w:rPr>
          <w:lang w:val="en-US"/>
        </w:rPr>
        <w:t xml:space="preserve"> </w:t>
      </w:r>
      <w:r w:rsidR="00485390">
        <w:rPr>
          <w:lang w:val="en-US"/>
        </w:rPr>
        <w:t>D</w:t>
      </w:r>
      <w:r w:rsidRPr="00413282">
        <w:rPr>
          <w:lang w:val="en-US"/>
        </w:rPr>
        <w:t>iversion points are labeled “UD_” for upstream diversion or “MD_” for mainstem diversion, followed by the subwatershed ID</w:t>
      </w:r>
      <w:r w:rsidR="001468BD" w:rsidRPr="00413282">
        <w:rPr>
          <w:lang w:val="en-US"/>
        </w:rPr>
        <w:t xml:space="preserve"> (</w:t>
      </w:r>
      <w:r w:rsidR="001468BD" w:rsidRPr="00413282">
        <w:rPr>
          <w:lang w:val="en-US"/>
        </w:rPr>
        <w:fldChar w:fldCharType="begin"/>
      </w:r>
      <w:r w:rsidR="001468BD" w:rsidRPr="00413282">
        <w:rPr>
          <w:lang w:val="en-US"/>
        </w:rPr>
        <w:instrText xml:space="preserve"> REF _Ref14855246 \h </w:instrText>
      </w:r>
      <w:r w:rsidR="001468BD" w:rsidRPr="00413282">
        <w:rPr>
          <w:lang w:val="en-US"/>
        </w:rPr>
      </w:r>
      <w:r w:rsidR="001468BD" w:rsidRPr="00413282">
        <w:rPr>
          <w:lang w:val="en-US"/>
        </w:rPr>
        <w:fldChar w:fldCharType="separate"/>
      </w:r>
      <w:r w:rsidR="0067763F" w:rsidRPr="00413282">
        <w:rPr>
          <w:lang w:val="en-US"/>
        </w:rPr>
        <w:t xml:space="preserve">Figure </w:t>
      </w:r>
      <w:r w:rsidR="0067763F">
        <w:rPr>
          <w:noProof/>
          <w:lang w:val="en-US"/>
        </w:rPr>
        <w:t>3</w:t>
      </w:r>
      <w:r w:rsidR="0067763F">
        <w:rPr>
          <w:lang w:val="en-US"/>
        </w:rPr>
        <w:t>.</w:t>
      </w:r>
      <w:r w:rsidR="0067763F">
        <w:rPr>
          <w:noProof/>
          <w:lang w:val="en-US"/>
        </w:rPr>
        <w:t>6</w:t>
      </w:r>
      <w:r w:rsidR="001468BD" w:rsidRPr="00413282">
        <w:rPr>
          <w:lang w:val="en-US"/>
        </w:rPr>
        <w:fldChar w:fldCharType="end"/>
      </w:r>
      <w:r w:rsidR="001468BD" w:rsidRPr="00413282">
        <w:rPr>
          <w:lang w:val="en-US"/>
        </w:rPr>
        <w:t>)</w:t>
      </w:r>
      <w:r w:rsidRPr="00413282">
        <w:rPr>
          <w:lang w:val="en-US"/>
        </w:rPr>
        <w:t>.</w:t>
      </w:r>
      <w:r w:rsidR="00415D52">
        <w:rPr>
          <w:lang w:val="en-US"/>
        </w:rPr>
        <w:t xml:space="preserve"> </w:t>
      </w:r>
    </w:p>
    <w:p w14:paraId="38A01929" w14:textId="77777777" w:rsidR="00333DB0" w:rsidRPr="00413282" w:rsidRDefault="00333DB0" w:rsidP="00333DB0">
      <w:pPr>
        <w:pStyle w:val="FIgure"/>
        <w:rPr>
          <w:lang w:val="en-US"/>
        </w:rPr>
      </w:pPr>
      <w:r w:rsidRPr="00413282">
        <w:rPr>
          <w:lang w:val="en-US"/>
        </w:rPr>
        <w:drawing>
          <wp:inline distT="0" distB="0" distL="0" distR="0" wp14:anchorId="63B35BE8" wp14:editId="7693AAA7">
            <wp:extent cx="3051117" cy="1836457"/>
            <wp:effectExtent l="19050" t="19050" r="16510" b="11430"/>
            <wp:docPr id="725" name="Picture 725" descr="Screen capture from WEAP showing upstream and mainstem diversion points. &#10;Green dot labeled MD_1270 is along the main river which flows from northwest to southeast. A  green dot labeled UD_1270 is on a smaller (tributary) river that flows into the main river upstream of MD_1270. The main river is labeled 1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82877" cy="1855573"/>
                    </a:xfrm>
                    <a:prstGeom prst="rect">
                      <a:avLst/>
                    </a:prstGeom>
                    <a:noFill/>
                    <a:ln>
                      <a:solidFill>
                        <a:schemeClr val="tx1"/>
                      </a:solidFill>
                    </a:ln>
                  </pic:spPr>
                </pic:pic>
              </a:graphicData>
            </a:graphic>
          </wp:inline>
        </w:drawing>
      </w:r>
    </w:p>
    <w:p w14:paraId="5C9D906C" w14:textId="24492DC0" w:rsidR="00415D52" w:rsidRDefault="001468BD" w:rsidP="00C13989">
      <w:pPr>
        <w:pStyle w:val="TableFigureTitle"/>
        <w:rPr>
          <w:lang w:val="en-US"/>
        </w:rPr>
      </w:pPr>
      <w:bookmarkStart w:id="71" w:name="_Ref14855246"/>
      <w:r w:rsidRPr="00413282">
        <w:rPr>
          <w:lang w:val="en-US"/>
        </w:rPr>
        <w:t xml:space="preserve">Figure </w:t>
      </w:r>
      <w:r w:rsidR="00753F94">
        <w:rPr>
          <w:lang w:val="en-US"/>
        </w:rPr>
        <w:fldChar w:fldCharType="begin"/>
      </w:r>
      <w:r w:rsidR="00753F94">
        <w:rPr>
          <w:lang w:val="en-US"/>
        </w:rPr>
        <w:instrText xml:space="preserve"> STYLEREF 1 \s </w:instrText>
      </w:r>
      <w:r w:rsidR="00753F94">
        <w:rPr>
          <w:lang w:val="en-US"/>
        </w:rPr>
        <w:fldChar w:fldCharType="separate"/>
      </w:r>
      <w:r w:rsidR="00753F94">
        <w:rPr>
          <w:noProof/>
          <w:lang w:val="en-US"/>
        </w:rPr>
        <w:t>3</w:t>
      </w:r>
      <w:r w:rsidR="00753F94">
        <w:rPr>
          <w:lang w:val="en-US"/>
        </w:rPr>
        <w:fldChar w:fldCharType="end"/>
      </w:r>
      <w:r w:rsidR="00753F94">
        <w:rPr>
          <w:lang w:val="en-US"/>
        </w:rPr>
        <w:t>.</w:t>
      </w:r>
      <w:r w:rsidR="00753F94">
        <w:rPr>
          <w:lang w:val="en-US"/>
        </w:rPr>
        <w:fldChar w:fldCharType="begin"/>
      </w:r>
      <w:r w:rsidR="00753F94">
        <w:rPr>
          <w:lang w:val="en-US"/>
        </w:rPr>
        <w:instrText xml:space="preserve"> SEQ Figure \* ARABIC \s 1 </w:instrText>
      </w:r>
      <w:r w:rsidR="00753F94">
        <w:rPr>
          <w:lang w:val="en-US"/>
        </w:rPr>
        <w:fldChar w:fldCharType="separate"/>
      </w:r>
      <w:r w:rsidR="00753F94">
        <w:rPr>
          <w:noProof/>
          <w:lang w:val="en-US"/>
        </w:rPr>
        <w:t>6</w:t>
      </w:r>
      <w:r w:rsidR="00753F94">
        <w:rPr>
          <w:lang w:val="en-US"/>
        </w:rPr>
        <w:fldChar w:fldCharType="end"/>
      </w:r>
      <w:bookmarkEnd w:id="71"/>
      <w:r w:rsidRPr="00413282">
        <w:rPr>
          <w:lang w:val="en-US"/>
        </w:rPr>
        <w:t xml:space="preserve"> </w:t>
      </w:r>
      <w:r w:rsidR="00AA7394" w:rsidRPr="00413282">
        <w:rPr>
          <w:lang w:val="en-US"/>
        </w:rPr>
        <w:t>U</w:t>
      </w:r>
      <w:r w:rsidRPr="00413282">
        <w:rPr>
          <w:lang w:val="en-US"/>
        </w:rPr>
        <w:t>pstream</w:t>
      </w:r>
      <w:ins w:id="72" w:author="Marina Mautner" w:date="2021-07-08T17:41:00Z">
        <w:r w:rsidR="004B42F7">
          <w:rPr>
            <w:lang w:val="en-US"/>
          </w:rPr>
          <w:t xml:space="preserve"> diversion (UD)</w:t>
        </w:r>
      </w:ins>
      <w:r w:rsidRPr="00413282">
        <w:rPr>
          <w:lang w:val="en-US"/>
        </w:rPr>
        <w:t xml:space="preserve"> and mainstem diversion</w:t>
      </w:r>
      <w:ins w:id="73" w:author="Marina Mautner" w:date="2021-07-08T17:41:00Z">
        <w:r w:rsidR="004B42F7">
          <w:rPr>
            <w:lang w:val="en-US"/>
          </w:rPr>
          <w:t xml:space="preserve"> (MD)</w:t>
        </w:r>
      </w:ins>
      <w:r w:rsidRPr="00413282">
        <w:rPr>
          <w:lang w:val="en-US"/>
        </w:rPr>
        <w:t xml:space="preserve"> points</w:t>
      </w:r>
      <w:ins w:id="74" w:author="Marina Mautner" w:date="2021-07-08T17:48:00Z">
        <w:r w:rsidR="004B42F7">
          <w:rPr>
            <w:lang w:val="en-US"/>
          </w:rPr>
          <w:t>, along with local surface water inflow (I)</w:t>
        </w:r>
      </w:ins>
      <w:r w:rsidR="00AA7394" w:rsidRPr="00413282">
        <w:rPr>
          <w:lang w:val="en-US"/>
        </w:rPr>
        <w:t>.</w:t>
      </w:r>
    </w:p>
    <w:p w14:paraId="58F07E6D" w14:textId="1F1B6764" w:rsidR="00415D52" w:rsidRPr="00413282" w:rsidRDefault="00415D52" w:rsidP="00C13989">
      <w:pPr>
        <w:pStyle w:val="TableFigureTitle"/>
        <w:rPr>
          <w:lang w:val="en-US"/>
        </w:rPr>
      </w:pPr>
    </w:p>
    <w:p w14:paraId="35FBB371" w14:textId="3820C7A4" w:rsidR="00485390" w:rsidRDefault="00A14953" w:rsidP="00D14111">
      <w:pPr>
        <w:rPr>
          <w:lang w:val="en-US"/>
        </w:rPr>
      </w:pPr>
      <w:r w:rsidRPr="00413282">
        <w:rPr>
          <w:lang w:val="en-US"/>
        </w:rPr>
        <w:t xml:space="preserve">Demand site </w:t>
      </w:r>
      <w:r w:rsidR="00D14111" w:rsidRPr="00413282">
        <w:rPr>
          <w:lang w:val="en-US"/>
        </w:rPr>
        <w:t>subwatershed</w:t>
      </w:r>
      <w:r w:rsidRPr="00413282">
        <w:rPr>
          <w:lang w:val="en-US"/>
        </w:rPr>
        <w:t>s</w:t>
      </w:r>
      <w:r w:rsidR="00D14111" w:rsidRPr="00413282">
        <w:rPr>
          <w:lang w:val="en-US"/>
        </w:rPr>
        <w:t xml:space="preserve"> </w:t>
      </w:r>
      <w:r w:rsidRPr="00413282">
        <w:rPr>
          <w:lang w:val="en-US"/>
        </w:rPr>
        <w:t>were</w:t>
      </w:r>
      <w:r w:rsidR="00D14111" w:rsidRPr="00413282">
        <w:rPr>
          <w:lang w:val="en-US"/>
        </w:rPr>
        <w:t xml:space="preserve"> determined </w:t>
      </w:r>
      <w:r w:rsidRPr="00413282">
        <w:rPr>
          <w:lang w:val="en-US"/>
        </w:rPr>
        <w:t xml:space="preserve">first </w:t>
      </w:r>
      <w:r w:rsidR="00D14111" w:rsidRPr="00413282">
        <w:rPr>
          <w:lang w:val="en-US"/>
        </w:rPr>
        <w:t xml:space="preserve">based on spatial coordinates. Then, the upstream or mainstem </w:t>
      </w:r>
      <w:r w:rsidRPr="00413282">
        <w:rPr>
          <w:lang w:val="en-US"/>
        </w:rPr>
        <w:t xml:space="preserve">diversion </w:t>
      </w:r>
      <w:r w:rsidR="00D14111" w:rsidRPr="00413282">
        <w:rPr>
          <w:lang w:val="en-US"/>
        </w:rPr>
        <w:t xml:space="preserve">location </w:t>
      </w:r>
      <w:r w:rsidRPr="00413282">
        <w:rPr>
          <w:lang w:val="en-US"/>
        </w:rPr>
        <w:t xml:space="preserve">was </w:t>
      </w:r>
      <w:r w:rsidR="00D14111" w:rsidRPr="00413282">
        <w:rPr>
          <w:lang w:val="en-US"/>
        </w:rPr>
        <w:t xml:space="preserve">chosen based on the </w:t>
      </w:r>
      <w:r w:rsidRPr="00413282">
        <w:rPr>
          <w:lang w:val="en-US"/>
        </w:rPr>
        <w:t>s</w:t>
      </w:r>
      <w:r w:rsidR="00D14111" w:rsidRPr="00413282">
        <w:rPr>
          <w:lang w:val="en-US"/>
        </w:rPr>
        <w:t>ource information of the application in eWRIMS. If the named source matche</w:t>
      </w:r>
      <w:r w:rsidRPr="00413282">
        <w:rPr>
          <w:lang w:val="en-US"/>
        </w:rPr>
        <w:t>d</w:t>
      </w:r>
      <w:r w:rsidR="00D14111" w:rsidRPr="00413282">
        <w:rPr>
          <w:lang w:val="en-US"/>
        </w:rPr>
        <w:t xml:space="preserve"> the name of the stream in the subwatershed, then the transmission link </w:t>
      </w:r>
      <w:r w:rsidRPr="00413282">
        <w:rPr>
          <w:lang w:val="en-US"/>
        </w:rPr>
        <w:t xml:space="preserve">was </w:t>
      </w:r>
      <w:r w:rsidR="00D14111" w:rsidRPr="00413282">
        <w:rPr>
          <w:lang w:val="en-US"/>
        </w:rPr>
        <w:t>connect</w:t>
      </w:r>
      <w:r w:rsidRPr="00413282">
        <w:rPr>
          <w:lang w:val="en-US"/>
        </w:rPr>
        <w:t>ed</w:t>
      </w:r>
      <w:r w:rsidR="00D14111" w:rsidRPr="00413282">
        <w:rPr>
          <w:lang w:val="en-US"/>
        </w:rPr>
        <w:t xml:space="preserve"> to the mainstem location. </w:t>
      </w:r>
      <w:r w:rsidR="00485390">
        <w:rPr>
          <w:lang w:val="en-US"/>
        </w:rPr>
        <w:t xml:space="preserve">All cannabis imagery and </w:t>
      </w:r>
      <w:r w:rsidR="0013792F">
        <w:rPr>
          <w:lang w:val="en-US"/>
        </w:rPr>
        <w:t>illegal</w:t>
      </w:r>
      <w:r w:rsidR="00485390">
        <w:rPr>
          <w:lang w:val="en-US"/>
        </w:rPr>
        <w:t xml:space="preserve"> domestic demand sites will connect to mainstem diversion points for all subwatersheds which contain a mainstem diversion point.</w:t>
      </w:r>
      <w:r w:rsidR="00415D52">
        <w:rPr>
          <w:lang w:val="en-US"/>
        </w:rPr>
        <w:t xml:space="preserve"> For the complete picture of how the diversion points interact with the hydrology flows in the schematic, see </w:t>
      </w:r>
      <w:r w:rsidR="00415D52">
        <w:rPr>
          <w:lang w:val="en-US"/>
        </w:rPr>
        <w:fldChar w:fldCharType="begin"/>
      </w:r>
      <w:r w:rsidR="00415D52">
        <w:rPr>
          <w:lang w:val="en-US"/>
        </w:rPr>
        <w:instrText xml:space="preserve"> REF _Ref62119384 \h </w:instrText>
      </w:r>
      <w:r w:rsidR="00415D52">
        <w:rPr>
          <w:lang w:val="en-US"/>
        </w:rPr>
      </w:r>
      <w:r w:rsidR="00415D52">
        <w:rPr>
          <w:lang w:val="en-US"/>
        </w:rPr>
        <w:fldChar w:fldCharType="separate"/>
      </w:r>
      <w:r w:rsidR="0067763F">
        <w:t xml:space="preserve">Figure </w:t>
      </w:r>
      <w:r w:rsidR="0067763F">
        <w:rPr>
          <w:noProof/>
        </w:rPr>
        <w:t>3</w:t>
      </w:r>
      <w:r w:rsidR="0067763F">
        <w:t>.</w:t>
      </w:r>
      <w:r w:rsidR="0067763F">
        <w:rPr>
          <w:noProof/>
        </w:rPr>
        <w:t>8</w:t>
      </w:r>
      <w:r w:rsidR="00415D52">
        <w:rPr>
          <w:lang w:val="en-US"/>
        </w:rPr>
        <w:fldChar w:fldCharType="end"/>
      </w:r>
      <w:r w:rsidR="00415D52">
        <w:rPr>
          <w:lang w:val="en-US"/>
        </w:rPr>
        <w:t>.</w:t>
      </w:r>
    </w:p>
    <w:p w14:paraId="040220A5" w14:textId="6DDEA604" w:rsidR="00D14111" w:rsidRPr="00413282" w:rsidRDefault="004B4D77" w:rsidP="000D39CB">
      <w:pPr>
        <w:pStyle w:val="Heading3"/>
        <w:rPr>
          <w:lang w:val="en-US"/>
        </w:rPr>
      </w:pPr>
      <w:bookmarkStart w:id="75" w:name="_Toc62220762"/>
      <w:r>
        <w:rPr>
          <w:lang w:val="en-US"/>
        </w:rPr>
        <w:t>Amount used</w:t>
      </w:r>
      <w:r w:rsidR="00D14111" w:rsidRPr="00413282">
        <w:rPr>
          <w:lang w:val="en-US"/>
        </w:rPr>
        <w:t xml:space="preserve"> demand node objects</w:t>
      </w:r>
      <w:bookmarkEnd w:id="75"/>
    </w:p>
    <w:p w14:paraId="60AB17FB" w14:textId="443F3D6B" w:rsidR="00D14111" w:rsidRPr="00413282" w:rsidRDefault="00D14111" w:rsidP="00D14111">
      <w:pPr>
        <w:rPr>
          <w:lang w:val="en-US"/>
        </w:rPr>
      </w:pPr>
      <w:r w:rsidRPr="00413282">
        <w:rPr>
          <w:lang w:val="en-US"/>
        </w:rPr>
        <w:t xml:space="preserve">For those demand sites with storage, the </w:t>
      </w:r>
      <w:r w:rsidR="00135D7A">
        <w:rPr>
          <w:lang w:val="en-US"/>
        </w:rPr>
        <w:t>AU</w:t>
      </w:r>
      <w:r w:rsidRPr="00413282">
        <w:rPr>
          <w:lang w:val="en-US"/>
        </w:rPr>
        <w:t xml:space="preserve"> demand node draws water from the reservoir and/or the DT transmission link object. The demand volume is set to demand site</w:t>
      </w:r>
      <w:r w:rsidR="00D432E5" w:rsidRPr="00413282">
        <w:rPr>
          <w:lang w:val="en-US"/>
        </w:rPr>
        <w:t xml:space="preserve"> DT</w:t>
      </w:r>
      <w:r w:rsidRPr="00413282">
        <w:rPr>
          <w:lang w:val="en-US"/>
        </w:rPr>
        <w:t xml:space="preserve">. When </w:t>
      </w:r>
      <w:r w:rsidR="00135D7A">
        <w:rPr>
          <w:lang w:val="en-US"/>
        </w:rPr>
        <w:t>AU</w:t>
      </w:r>
      <w:r w:rsidRPr="00413282">
        <w:rPr>
          <w:lang w:val="en-US"/>
        </w:rPr>
        <w:t xml:space="preserve"> &gt; DT, the </w:t>
      </w:r>
      <w:r w:rsidR="00135D7A">
        <w:rPr>
          <w:lang w:val="en-US"/>
        </w:rPr>
        <w:t>AU</w:t>
      </w:r>
      <w:r w:rsidRPr="00413282">
        <w:rPr>
          <w:lang w:val="en-US"/>
        </w:rPr>
        <w:t xml:space="preserve"> node will pull water out of reservoir storage (if available). When DT &gt; </w:t>
      </w:r>
      <w:r w:rsidR="00135D7A">
        <w:rPr>
          <w:lang w:val="en-US"/>
        </w:rPr>
        <w:t>AU</w:t>
      </w:r>
      <w:r w:rsidRPr="00413282">
        <w:rPr>
          <w:lang w:val="en-US"/>
        </w:rPr>
        <w:t xml:space="preserve">, the </w:t>
      </w:r>
      <w:r w:rsidR="00135D7A">
        <w:rPr>
          <w:lang w:val="en-US"/>
        </w:rPr>
        <w:t>AU</w:t>
      </w:r>
      <w:r w:rsidRPr="00413282">
        <w:rPr>
          <w:lang w:val="en-US"/>
        </w:rPr>
        <w:t xml:space="preserve"> node will pull its demand from the DT Transmission link, with </w:t>
      </w:r>
      <w:r w:rsidR="00D432E5" w:rsidRPr="00413282">
        <w:rPr>
          <w:lang w:val="en-US"/>
        </w:rPr>
        <w:t xml:space="preserve">any </w:t>
      </w:r>
      <w:r w:rsidRPr="00413282">
        <w:rPr>
          <w:lang w:val="en-US"/>
        </w:rPr>
        <w:t>excess volume going into reservoir storage.</w:t>
      </w:r>
    </w:p>
    <w:p w14:paraId="1EC3E14F" w14:textId="4A11D6FA" w:rsidR="00D14111" w:rsidRPr="00413282" w:rsidRDefault="00D14111" w:rsidP="00D14111">
      <w:pPr>
        <w:rPr>
          <w:lang w:val="en-US"/>
        </w:rPr>
      </w:pPr>
      <w:r w:rsidRPr="00413282">
        <w:rPr>
          <w:lang w:val="en-US"/>
        </w:rPr>
        <w:t xml:space="preserve">For those demand sites without storage, the </w:t>
      </w:r>
      <w:r w:rsidR="00135D7A">
        <w:rPr>
          <w:lang w:val="en-US"/>
        </w:rPr>
        <w:t>AU</w:t>
      </w:r>
      <w:r w:rsidRPr="00413282">
        <w:rPr>
          <w:lang w:val="en-US"/>
        </w:rPr>
        <w:t xml:space="preserve"> demand node draws water from the DT transmission link according to the DT and the </w:t>
      </w:r>
      <w:r w:rsidR="00135D7A">
        <w:rPr>
          <w:lang w:val="en-US"/>
        </w:rPr>
        <w:t>AU</w:t>
      </w:r>
      <w:r w:rsidRPr="00413282">
        <w:rPr>
          <w:lang w:val="en-US"/>
        </w:rPr>
        <w:t xml:space="preserve"> of the application (DT and </w:t>
      </w:r>
      <w:r w:rsidR="00135D7A">
        <w:rPr>
          <w:lang w:val="en-US"/>
        </w:rPr>
        <w:t>AU</w:t>
      </w:r>
      <w:r w:rsidRPr="00413282">
        <w:rPr>
          <w:lang w:val="en-US"/>
        </w:rPr>
        <w:t xml:space="preserve"> are equal in all time steps for these demand sites).</w:t>
      </w:r>
    </w:p>
    <w:p w14:paraId="5BA76778" w14:textId="77777777" w:rsidR="00D14111" w:rsidRPr="00413282" w:rsidRDefault="00D14111" w:rsidP="000D39CB">
      <w:pPr>
        <w:pStyle w:val="Heading3"/>
        <w:rPr>
          <w:lang w:val="en-US"/>
        </w:rPr>
      </w:pPr>
      <w:bookmarkStart w:id="76" w:name="_Toc62220763"/>
      <w:r w:rsidRPr="00413282">
        <w:rPr>
          <w:lang w:val="en-US"/>
        </w:rPr>
        <w:lastRenderedPageBreak/>
        <w:t>Reservoir objects</w:t>
      </w:r>
      <w:bookmarkEnd w:id="76"/>
    </w:p>
    <w:p w14:paraId="40394348" w14:textId="434E5542" w:rsidR="00D14111" w:rsidRPr="00413282" w:rsidRDefault="00D14111" w:rsidP="00D14111">
      <w:pPr>
        <w:rPr>
          <w:lang w:val="en-US"/>
        </w:rPr>
      </w:pPr>
      <w:r w:rsidRPr="00413282">
        <w:rPr>
          <w:lang w:val="en-US"/>
        </w:rPr>
        <w:t>The SFER watershed does not contain any large in-river reservoirs. However, reservoirs are included in the model to represent water storage for eWRIMS water rights applications and cannabis imagery areas. All the cannabis imagery demand sites contain reservoir objects, while only those water right</w:t>
      </w:r>
      <w:r w:rsidR="00D432E5" w:rsidRPr="00413282">
        <w:rPr>
          <w:lang w:val="en-US"/>
        </w:rPr>
        <w:t>s</w:t>
      </w:r>
      <w:r w:rsidRPr="00413282">
        <w:rPr>
          <w:lang w:val="en-US"/>
        </w:rPr>
        <w:t xml:space="preserve"> applications with storage as </w:t>
      </w:r>
      <w:r w:rsidR="00D432E5" w:rsidRPr="00413282">
        <w:rPr>
          <w:lang w:val="en-US"/>
        </w:rPr>
        <w:t>recorded in</w:t>
      </w:r>
      <w:r w:rsidRPr="00413282">
        <w:rPr>
          <w:lang w:val="en-US"/>
        </w:rPr>
        <w:t xml:space="preserve"> eWRIMS contain reservoir objects. </w:t>
      </w:r>
      <w:r w:rsidR="00D432E5" w:rsidRPr="00413282">
        <w:rPr>
          <w:lang w:val="en-US"/>
        </w:rPr>
        <w:t>R</w:t>
      </w:r>
      <w:r w:rsidRPr="00413282">
        <w:rPr>
          <w:lang w:val="en-US"/>
        </w:rPr>
        <w:t>eservoir</w:t>
      </w:r>
      <w:r w:rsidR="00D432E5" w:rsidRPr="00413282">
        <w:rPr>
          <w:lang w:val="en-US"/>
        </w:rPr>
        <w:t>s are</w:t>
      </w:r>
      <w:r w:rsidRPr="00413282">
        <w:rPr>
          <w:lang w:val="en-US"/>
        </w:rPr>
        <w:t xml:space="preserve"> fill</w:t>
      </w:r>
      <w:r w:rsidR="00D432E5" w:rsidRPr="00413282">
        <w:rPr>
          <w:lang w:val="en-US"/>
        </w:rPr>
        <w:t>ed</w:t>
      </w:r>
      <w:r w:rsidRPr="00413282">
        <w:rPr>
          <w:lang w:val="en-US"/>
        </w:rPr>
        <w:t xml:space="preserve"> from the DT volume and </w:t>
      </w:r>
      <w:r w:rsidR="00D432E5" w:rsidRPr="00413282">
        <w:rPr>
          <w:lang w:val="en-US"/>
        </w:rPr>
        <w:t xml:space="preserve">are </w:t>
      </w:r>
      <w:r w:rsidRPr="00413282">
        <w:rPr>
          <w:lang w:val="en-US"/>
        </w:rPr>
        <w:t xml:space="preserve">drained </w:t>
      </w:r>
      <w:r w:rsidR="00D432E5" w:rsidRPr="00413282">
        <w:rPr>
          <w:lang w:val="en-US"/>
        </w:rPr>
        <w:t xml:space="preserve">by </w:t>
      </w:r>
      <w:r w:rsidRPr="00413282">
        <w:rPr>
          <w:lang w:val="en-US"/>
        </w:rPr>
        <w:t xml:space="preserve">the </w:t>
      </w:r>
      <w:r w:rsidR="00135D7A">
        <w:rPr>
          <w:lang w:val="en-US"/>
        </w:rPr>
        <w:t>AU</w:t>
      </w:r>
      <w:r w:rsidRPr="00413282">
        <w:rPr>
          <w:lang w:val="en-US"/>
        </w:rPr>
        <w:t xml:space="preserve"> volume described in the Water Use Report in </w:t>
      </w:r>
      <w:r w:rsidR="00FA5321">
        <w:rPr>
          <w:lang w:val="en-US"/>
        </w:rPr>
        <w:t>chapter</w:t>
      </w:r>
      <w:r w:rsidRPr="00413282">
        <w:rPr>
          <w:lang w:val="en-US"/>
        </w:rPr>
        <w:t xml:space="preserve"> </w:t>
      </w:r>
      <w:r w:rsidR="00D432E5" w:rsidRPr="00413282">
        <w:rPr>
          <w:lang w:val="en-US"/>
        </w:rPr>
        <w:fldChar w:fldCharType="begin"/>
      </w:r>
      <w:r w:rsidR="00D432E5" w:rsidRPr="00413282">
        <w:rPr>
          <w:lang w:val="en-US"/>
        </w:rPr>
        <w:instrText xml:space="preserve"> REF _Ref14858696 \r \h </w:instrText>
      </w:r>
      <w:r w:rsidR="00D432E5" w:rsidRPr="00413282">
        <w:rPr>
          <w:lang w:val="en-US"/>
        </w:rPr>
      </w:r>
      <w:r w:rsidR="00D432E5" w:rsidRPr="00413282">
        <w:rPr>
          <w:lang w:val="en-US"/>
        </w:rPr>
        <w:fldChar w:fldCharType="separate"/>
      </w:r>
      <w:r w:rsidR="0067763F">
        <w:rPr>
          <w:lang w:val="en-US"/>
        </w:rPr>
        <w:t>6</w:t>
      </w:r>
      <w:r w:rsidR="00D432E5" w:rsidRPr="00413282">
        <w:rPr>
          <w:lang w:val="en-US"/>
        </w:rPr>
        <w:fldChar w:fldCharType="end"/>
      </w:r>
      <w:r w:rsidRPr="00413282">
        <w:rPr>
          <w:lang w:val="en-US"/>
        </w:rPr>
        <w:t xml:space="preserve">. </w:t>
      </w:r>
    </w:p>
    <w:p w14:paraId="6FD6EF14" w14:textId="77777777" w:rsidR="00D14111" w:rsidRPr="00413282" w:rsidRDefault="00D14111" w:rsidP="000D39CB">
      <w:pPr>
        <w:pStyle w:val="Heading3"/>
        <w:rPr>
          <w:lang w:val="en-US"/>
        </w:rPr>
      </w:pPr>
      <w:bookmarkStart w:id="77" w:name="_Toc62220764"/>
      <w:r w:rsidRPr="00413282">
        <w:rPr>
          <w:lang w:val="en-US"/>
        </w:rPr>
        <w:t>Return flow objects</w:t>
      </w:r>
      <w:bookmarkEnd w:id="77"/>
    </w:p>
    <w:p w14:paraId="239ECEE0" w14:textId="469CF98C" w:rsidR="00D14111" w:rsidRPr="00413282" w:rsidRDefault="00D14111" w:rsidP="00D14111">
      <w:pPr>
        <w:rPr>
          <w:lang w:val="en-US"/>
        </w:rPr>
      </w:pPr>
      <w:r w:rsidRPr="00413282">
        <w:rPr>
          <w:lang w:val="en-US"/>
        </w:rPr>
        <w:t xml:space="preserve">In SEWAM, WEAP’s return flow arcs carry the portion of the water that is not consumed back to the source stream. </w:t>
      </w:r>
      <w:r w:rsidR="00D432E5" w:rsidRPr="00413282">
        <w:rPr>
          <w:lang w:val="en-US"/>
        </w:rPr>
        <w:t>R</w:t>
      </w:r>
      <w:r w:rsidRPr="00413282">
        <w:rPr>
          <w:lang w:val="en-US"/>
        </w:rPr>
        <w:t xml:space="preserve">eturn flow arcs connect the </w:t>
      </w:r>
      <w:r w:rsidR="00135D7A">
        <w:rPr>
          <w:lang w:val="en-US"/>
        </w:rPr>
        <w:t>AU</w:t>
      </w:r>
      <w:r w:rsidRPr="00413282">
        <w:rPr>
          <w:lang w:val="en-US"/>
        </w:rPr>
        <w:t xml:space="preserve"> demand nodes to the return points. </w:t>
      </w:r>
    </w:p>
    <w:p w14:paraId="1E731D8D" w14:textId="3D8459B9" w:rsidR="00D14111" w:rsidRPr="00413282" w:rsidRDefault="00D14111" w:rsidP="00D14111">
      <w:pPr>
        <w:rPr>
          <w:lang w:val="en-US"/>
        </w:rPr>
      </w:pPr>
      <w:r w:rsidRPr="00413282">
        <w:rPr>
          <w:lang w:val="en-US"/>
        </w:rPr>
        <w:t xml:space="preserve">The return flow point may be located at either the upstream or mainstem location of each subwatershed. </w:t>
      </w:r>
      <w:r w:rsidR="00D432E5" w:rsidRPr="00413282">
        <w:rPr>
          <w:lang w:val="en-US"/>
        </w:rPr>
        <w:t xml:space="preserve">An </w:t>
      </w:r>
      <w:r w:rsidRPr="00413282">
        <w:rPr>
          <w:lang w:val="en-US"/>
        </w:rPr>
        <w:t xml:space="preserve">upstream return flow point is </w:t>
      </w:r>
      <w:r w:rsidR="00D432E5" w:rsidRPr="00413282">
        <w:rPr>
          <w:lang w:val="en-US"/>
        </w:rPr>
        <w:t xml:space="preserve">positioned </w:t>
      </w:r>
      <w:r w:rsidRPr="00413282">
        <w:rPr>
          <w:lang w:val="en-US"/>
        </w:rPr>
        <w:t>on the inflow arc object</w:t>
      </w:r>
      <w:r w:rsidR="00D432E5" w:rsidRPr="00413282">
        <w:rPr>
          <w:lang w:val="en-US"/>
        </w:rPr>
        <w:t>; a mainstem return flow point is positioned on the stream object. Both are</w:t>
      </w:r>
      <w:r w:rsidRPr="00413282">
        <w:rPr>
          <w:lang w:val="en-US"/>
        </w:rPr>
        <w:t xml:space="preserve"> downstream of the</w:t>
      </w:r>
      <w:r w:rsidR="00D432E5" w:rsidRPr="00413282">
        <w:rPr>
          <w:lang w:val="en-US"/>
        </w:rPr>
        <w:t>ir</w:t>
      </w:r>
      <w:r w:rsidRPr="00413282">
        <w:rPr>
          <w:lang w:val="en-US"/>
        </w:rPr>
        <w:t xml:space="preserve"> </w:t>
      </w:r>
      <w:r w:rsidR="00D432E5" w:rsidRPr="00413282">
        <w:rPr>
          <w:lang w:val="en-US"/>
        </w:rPr>
        <w:t xml:space="preserve">corresponding </w:t>
      </w:r>
      <w:r w:rsidRPr="00413282">
        <w:rPr>
          <w:lang w:val="en-US"/>
        </w:rPr>
        <w:t xml:space="preserve">diversion point. </w:t>
      </w:r>
      <w:r w:rsidR="001468BD" w:rsidRPr="00413282">
        <w:rPr>
          <w:lang w:val="en-US"/>
        </w:rPr>
        <w:t>R</w:t>
      </w:r>
      <w:r w:rsidRPr="00413282">
        <w:rPr>
          <w:lang w:val="en-US"/>
        </w:rPr>
        <w:t>eturn flow points are labeled “UR_” for upstream return flow or “MR_” for mainstem return flow, followed by the subwatershed ID</w:t>
      </w:r>
      <w:r w:rsidR="001468BD" w:rsidRPr="00413282">
        <w:rPr>
          <w:lang w:val="en-US"/>
        </w:rPr>
        <w:t xml:space="preserve"> (</w:t>
      </w:r>
      <w:r w:rsidR="001468BD" w:rsidRPr="00413282">
        <w:rPr>
          <w:lang w:val="en-US"/>
        </w:rPr>
        <w:fldChar w:fldCharType="begin"/>
      </w:r>
      <w:r w:rsidR="001468BD" w:rsidRPr="00413282">
        <w:rPr>
          <w:lang w:val="en-US"/>
        </w:rPr>
        <w:instrText xml:space="preserve"> REF _Ref14855268 \h </w:instrText>
      </w:r>
      <w:r w:rsidR="001468BD" w:rsidRPr="00413282">
        <w:rPr>
          <w:lang w:val="en-US"/>
        </w:rPr>
      </w:r>
      <w:r w:rsidR="001468BD" w:rsidRPr="00413282">
        <w:rPr>
          <w:lang w:val="en-US"/>
        </w:rPr>
        <w:fldChar w:fldCharType="separate"/>
      </w:r>
      <w:r w:rsidR="0067763F" w:rsidRPr="00413282">
        <w:rPr>
          <w:lang w:val="en-US"/>
        </w:rPr>
        <w:t xml:space="preserve">Figure </w:t>
      </w:r>
      <w:r w:rsidR="0067763F">
        <w:rPr>
          <w:noProof/>
          <w:lang w:val="en-US"/>
        </w:rPr>
        <w:t>3</w:t>
      </w:r>
      <w:r w:rsidR="0067763F">
        <w:rPr>
          <w:lang w:val="en-US"/>
        </w:rPr>
        <w:t>.</w:t>
      </w:r>
      <w:r w:rsidR="0067763F">
        <w:rPr>
          <w:noProof/>
          <w:lang w:val="en-US"/>
        </w:rPr>
        <w:t>7</w:t>
      </w:r>
      <w:r w:rsidR="001468BD" w:rsidRPr="00413282">
        <w:rPr>
          <w:lang w:val="en-US"/>
        </w:rPr>
        <w:fldChar w:fldCharType="end"/>
      </w:r>
      <w:r w:rsidR="001468BD" w:rsidRPr="00413282">
        <w:rPr>
          <w:lang w:val="en-US"/>
        </w:rPr>
        <w:t>)</w:t>
      </w:r>
      <w:r w:rsidRPr="00413282">
        <w:rPr>
          <w:lang w:val="en-US"/>
        </w:rPr>
        <w:t>.</w:t>
      </w:r>
    </w:p>
    <w:p w14:paraId="0605F5AB" w14:textId="77777777" w:rsidR="00333DB0" w:rsidRPr="00413282" w:rsidRDefault="00333DB0" w:rsidP="00333DB0">
      <w:pPr>
        <w:pStyle w:val="FIgure"/>
        <w:rPr>
          <w:lang w:val="en-US"/>
        </w:rPr>
      </w:pPr>
      <w:r w:rsidRPr="00413282">
        <w:rPr>
          <w:lang w:val="en-US"/>
        </w:rPr>
        <w:drawing>
          <wp:inline distT="0" distB="0" distL="0" distR="0" wp14:anchorId="1D56247D" wp14:editId="750FFA22">
            <wp:extent cx="3705831" cy="2130552"/>
            <wp:effectExtent l="19050" t="19050" r="28575" b="22225"/>
            <wp:docPr id="24" name="Picture 24" descr="Screen capture from WEAP showing upstream and mainstem return flow points. &#10;(This is similar to the previous figure, but with the addition of purple dots.)&#10;Purple dot labeled MR_1270 is on the main river downstream of the green diversion point. A  purple  dot labeled UR_1270 is downstream of the green diversion dot on the smaller (tributary) river that flows into the main river upstream of MD_1270. The main river is labeled 1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tretch>
                      <a:fillRect/>
                    </a:stretch>
                  </pic:blipFill>
                  <pic:spPr bwMode="auto">
                    <a:xfrm>
                      <a:off x="0" y="0"/>
                      <a:ext cx="3705831" cy="2130552"/>
                    </a:xfrm>
                    <a:prstGeom prst="rect">
                      <a:avLst/>
                    </a:prstGeom>
                    <a:noFill/>
                    <a:ln>
                      <a:solidFill>
                        <a:schemeClr val="tx1"/>
                      </a:solidFill>
                    </a:ln>
                  </pic:spPr>
                </pic:pic>
              </a:graphicData>
            </a:graphic>
          </wp:inline>
        </w:drawing>
      </w:r>
    </w:p>
    <w:p w14:paraId="2DAE4F0E" w14:textId="237F41AA" w:rsidR="00333DB0" w:rsidRDefault="001468BD" w:rsidP="00C13989">
      <w:pPr>
        <w:pStyle w:val="TableFigureTitle"/>
        <w:rPr>
          <w:lang w:val="en-US"/>
        </w:rPr>
      </w:pPr>
      <w:bookmarkStart w:id="78" w:name="_Ref14855268"/>
      <w:r w:rsidRPr="00413282">
        <w:rPr>
          <w:lang w:val="en-US"/>
        </w:rPr>
        <w:t xml:space="preserve">Figure </w:t>
      </w:r>
      <w:r w:rsidR="00753F94">
        <w:rPr>
          <w:lang w:val="en-US"/>
        </w:rPr>
        <w:fldChar w:fldCharType="begin"/>
      </w:r>
      <w:r w:rsidR="00753F94">
        <w:rPr>
          <w:lang w:val="en-US"/>
        </w:rPr>
        <w:instrText xml:space="preserve"> STYLEREF 1 \s </w:instrText>
      </w:r>
      <w:r w:rsidR="00753F94">
        <w:rPr>
          <w:lang w:val="en-US"/>
        </w:rPr>
        <w:fldChar w:fldCharType="separate"/>
      </w:r>
      <w:r w:rsidR="00753F94">
        <w:rPr>
          <w:noProof/>
          <w:lang w:val="en-US"/>
        </w:rPr>
        <w:t>3</w:t>
      </w:r>
      <w:r w:rsidR="00753F94">
        <w:rPr>
          <w:lang w:val="en-US"/>
        </w:rPr>
        <w:fldChar w:fldCharType="end"/>
      </w:r>
      <w:r w:rsidR="00753F94">
        <w:rPr>
          <w:lang w:val="en-US"/>
        </w:rPr>
        <w:t>.</w:t>
      </w:r>
      <w:r w:rsidR="00753F94">
        <w:rPr>
          <w:lang w:val="en-US"/>
        </w:rPr>
        <w:fldChar w:fldCharType="begin"/>
      </w:r>
      <w:r w:rsidR="00753F94">
        <w:rPr>
          <w:lang w:val="en-US"/>
        </w:rPr>
        <w:instrText xml:space="preserve"> SEQ Figure \* ARABIC \s 1 </w:instrText>
      </w:r>
      <w:r w:rsidR="00753F94">
        <w:rPr>
          <w:lang w:val="en-US"/>
        </w:rPr>
        <w:fldChar w:fldCharType="separate"/>
      </w:r>
      <w:r w:rsidR="00753F94">
        <w:rPr>
          <w:noProof/>
          <w:lang w:val="en-US"/>
        </w:rPr>
        <w:t>7</w:t>
      </w:r>
      <w:r w:rsidR="00753F94">
        <w:rPr>
          <w:lang w:val="en-US"/>
        </w:rPr>
        <w:fldChar w:fldCharType="end"/>
      </w:r>
      <w:bookmarkEnd w:id="78"/>
      <w:r w:rsidRPr="00413282">
        <w:rPr>
          <w:lang w:val="en-US"/>
        </w:rPr>
        <w:t xml:space="preserve"> </w:t>
      </w:r>
      <w:r w:rsidR="00AA7394" w:rsidRPr="00413282">
        <w:rPr>
          <w:lang w:val="en-US"/>
        </w:rPr>
        <w:t>U</w:t>
      </w:r>
      <w:r w:rsidRPr="00413282">
        <w:rPr>
          <w:lang w:val="en-US"/>
        </w:rPr>
        <w:t xml:space="preserve">pstream </w:t>
      </w:r>
      <w:ins w:id="79" w:author="Marina Mautner" w:date="2021-07-08T17:49:00Z">
        <w:r w:rsidR="009F4AD0" w:rsidRPr="009F4AD0">
          <w:rPr>
            <w:lang w:val="en-US"/>
          </w:rPr>
          <w:t xml:space="preserve">return flow </w:t>
        </w:r>
        <w:r w:rsidR="009F4AD0">
          <w:rPr>
            <w:lang w:val="en-US"/>
          </w:rPr>
          <w:t xml:space="preserve">(UR) </w:t>
        </w:r>
      </w:ins>
      <w:r w:rsidRPr="00413282">
        <w:rPr>
          <w:lang w:val="en-US"/>
        </w:rPr>
        <w:t>and mainstem return flow</w:t>
      </w:r>
      <w:ins w:id="80" w:author="Marina Mautner" w:date="2021-07-08T17:49:00Z">
        <w:r w:rsidR="009F4AD0">
          <w:rPr>
            <w:lang w:val="en-US"/>
          </w:rPr>
          <w:t xml:space="preserve"> (MR)</w:t>
        </w:r>
      </w:ins>
      <w:r w:rsidRPr="00413282">
        <w:rPr>
          <w:lang w:val="en-US"/>
        </w:rPr>
        <w:t xml:space="preserve"> points</w:t>
      </w:r>
      <w:ins w:id="81" w:author="Marina Mautner" w:date="2021-07-08T17:48:00Z">
        <w:r w:rsidR="009F4AD0">
          <w:rPr>
            <w:lang w:val="en-US"/>
          </w:rPr>
          <w:t>,</w:t>
        </w:r>
        <w:r w:rsidR="009F4AD0" w:rsidRPr="009F4AD0">
          <w:t xml:space="preserve"> </w:t>
        </w:r>
        <w:r w:rsidR="009F4AD0" w:rsidRPr="009F4AD0">
          <w:rPr>
            <w:lang w:val="en-US"/>
          </w:rPr>
          <w:t>along with local surface water inflow (I)</w:t>
        </w:r>
      </w:ins>
      <w:r w:rsidR="00AA7394" w:rsidRPr="00413282">
        <w:rPr>
          <w:lang w:val="en-US"/>
        </w:rPr>
        <w:t>.</w:t>
      </w:r>
      <w:r w:rsidR="004B4D77">
        <w:rPr>
          <w:lang w:val="en-US"/>
        </w:rPr>
        <w:t xml:space="preserve"> </w:t>
      </w:r>
    </w:p>
    <w:p w14:paraId="718217EA" w14:textId="2FE11D8D" w:rsidR="00415D52" w:rsidDel="003E6EFD" w:rsidRDefault="00415D52" w:rsidP="00C13989">
      <w:pPr>
        <w:pStyle w:val="TableFigureTitle"/>
        <w:rPr>
          <w:del w:id="82" w:author="Marina Mautner" w:date="2021-07-08T17:49:00Z"/>
          <w:lang w:val="en-US"/>
        </w:rPr>
      </w:pPr>
    </w:p>
    <w:p w14:paraId="6DC64CAD" w14:textId="41D9908C" w:rsidR="00415D52" w:rsidRDefault="00415D52" w:rsidP="00415D52">
      <w:pPr>
        <w:rPr>
          <w:lang w:val="en-US"/>
        </w:rPr>
      </w:pPr>
      <w:r>
        <w:rPr>
          <w:lang w:val="en-US"/>
        </w:rPr>
        <w:fldChar w:fldCharType="begin"/>
      </w:r>
      <w:r>
        <w:rPr>
          <w:lang w:val="en-US"/>
        </w:rPr>
        <w:instrText xml:space="preserve"> REF _Ref62119384 \h  \* MERGEFORMAT </w:instrText>
      </w:r>
      <w:r>
        <w:rPr>
          <w:lang w:val="en-US"/>
        </w:rPr>
      </w:r>
      <w:r>
        <w:rPr>
          <w:lang w:val="en-US"/>
        </w:rPr>
        <w:fldChar w:fldCharType="separate"/>
      </w:r>
      <w:r w:rsidR="0067763F">
        <w:t xml:space="preserve">Figure </w:t>
      </w:r>
      <w:r w:rsidR="0067763F">
        <w:rPr>
          <w:noProof/>
        </w:rPr>
        <w:t>3.8</w:t>
      </w:r>
      <w:r>
        <w:rPr>
          <w:lang w:val="en-US"/>
        </w:rPr>
        <w:fldChar w:fldCharType="end"/>
      </w:r>
      <w:r>
        <w:rPr>
          <w:lang w:val="en-US"/>
        </w:rPr>
        <w:t xml:space="preserve"> shows the complete schematic, with the relative locations of the return flow points, diversion points, and hydrology inflows.</w:t>
      </w:r>
    </w:p>
    <w:p w14:paraId="51590B67" w14:textId="5AD7642A" w:rsidR="00415D52" w:rsidRDefault="00E122AA" w:rsidP="00415D52">
      <w:pPr>
        <w:pStyle w:val="TableFigureTitle"/>
        <w:keepNext/>
      </w:pPr>
      <w:r>
        <w:rPr>
          <w:noProof/>
          <w:lang w:val="en-US"/>
        </w:rPr>
        <w:lastRenderedPageBreak/>
        <w:drawing>
          <wp:inline distT="0" distB="0" distL="0" distR="0" wp14:anchorId="6818DEC6" wp14:editId="36079C53">
            <wp:extent cx="5172710" cy="2224826"/>
            <wp:effectExtent l="19050" t="19050" r="8890" b="23495"/>
            <wp:docPr id="112" name="Picture 112" descr="Screen capture from WEAP showing upstream and mainstem return flow points. &#10;(This is similar to the previous figure, but with extra descriptions of the components.)&#10;On the river inflow arc, the local surface water inflow enters the model at the upstream diversion point. At the upstream diversion point (represented by a green circle), the demands can only access local surface water inflow. Downstream of the upstream diversion point is the upstream return flow point, still on the river inflow arc. Downstream of the confluence of the river inflow arc and the mainstem river, the local groundwater interactions enter the mainstem river. Downstream of the local groundwater interactions are the mainstem diversion point, then the mainstem return flow point. At the mainstem diversion point, demands can access flow entering from upstream locations on the mainstem, from the river inflow arc, and from the local groundwater intera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Screen capture from WEAP showing upstream and mainstem return flow points. &#10;(This is similar to the previous figure, but with extra descriptions of the components.)&#10;On the river inflow arc, the local surface water inflow enters the model at the upstream diversion point. At the upstream diversion point (represented by a green circle), the demands can only access local surface water inflow. Downstream of the upstream diversion point is the upstream return flow point, still on the river inflow arc. Downstream of the confluence of the river inflow arc and the mainstem river, the local groundwater interactions enter the mainstem river. Downstream of the local groundwater interactions are the mainstem diversion point, then the mainstem return flow point. At the mainstem diversion point, demands can access flow entering from upstream locations on the mainstem, from the river inflow arc, and from the local groundwater interactions."/>
                    <pic:cNvPicPr>
                      <a:picLocks noChangeAspect="1" noChangeArrowheads="1"/>
                    </pic:cNvPicPr>
                  </pic:nvPicPr>
                  <pic:blipFill rotWithShape="1">
                    <a:blip r:embed="rId31">
                      <a:extLst>
                        <a:ext uri="{28A0092B-C50C-407E-A947-70E740481C1C}">
                          <a14:useLocalDpi xmlns:a14="http://schemas.microsoft.com/office/drawing/2010/main" val="0"/>
                        </a:ext>
                      </a:extLst>
                    </a:blip>
                    <a:srcRect t="2667"/>
                    <a:stretch/>
                  </pic:blipFill>
                  <pic:spPr bwMode="auto">
                    <a:xfrm>
                      <a:off x="0" y="0"/>
                      <a:ext cx="5185353" cy="223026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0D495D3" w14:textId="497157B2" w:rsidR="003D03AE" w:rsidRPr="00413282" w:rsidRDefault="00415D52" w:rsidP="00415D52">
      <w:pPr>
        <w:pStyle w:val="TableFigureTitle"/>
        <w:rPr>
          <w:lang w:val="en-US"/>
        </w:rPr>
      </w:pPr>
      <w:bookmarkStart w:id="83" w:name="_Ref62119384"/>
      <w:r>
        <w:t xml:space="preserve">Figure </w:t>
      </w:r>
      <w:fldSimple w:instr=" STYLEREF 1 \s ">
        <w:r w:rsidR="00753F94">
          <w:rPr>
            <w:noProof/>
          </w:rPr>
          <w:t>3</w:t>
        </w:r>
      </w:fldSimple>
      <w:r w:rsidR="00753F94">
        <w:t>.</w:t>
      </w:r>
      <w:fldSimple w:instr=" SEQ Figure \* ARABIC \s 1 ">
        <w:r w:rsidR="00753F94">
          <w:rPr>
            <w:noProof/>
          </w:rPr>
          <w:t>8</w:t>
        </w:r>
      </w:fldSimple>
      <w:bookmarkEnd w:id="83"/>
      <w:r>
        <w:t xml:space="preserve"> Complete WEAP schematic of diversion, return flow, and hydrology.</w:t>
      </w:r>
    </w:p>
    <w:p w14:paraId="72F939F5" w14:textId="495031A9" w:rsidR="00D14111" w:rsidRPr="00950867" w:rsidRDefault="00C9312A">
      <w:pPr>
        <w:pStyle w:val="Heading2"/>
        <w:rPr>
          <w:highlight w:val="green"/>
          <w:lang w:val="en-US"/>
        </w:rPr>
      </w:pPr>
      <w:bookmarkStart w:id="84" w:name="_Toc62220765"/>
      <w:r w:rsidRPr="00950867">
        <w:rPr>
          <w:highlight w:val="green"/>
          <w:lang w:val="en-US"/>
        </w:rPr>
        <w:t>Flow requirements</w:t>
      </w:r>
      <w:bookmarkEnd w:id="84"/>
    </w:p>
    <w:p w14:paraId="1B1A72F5" w14:textId="714A7D26" w:rsidR="0013792F" w:rsidRDefault="00D14111" w:rsidP="00B11DEE">
      <w:pPr>
        <w:rPr>
          <w:lang w:val="en-US"/>
        </w:rPr>
      </w:pPr>
      <w:r w:rsidRPr="00950867">
        <w:rPr>
          <w:lang w:val="en-US"/>
        </w:rPr>
        <w:t>A purple sun cross is used to represent WEAP Instream Flow Requirement objects</w:t>
      </w:r>
      <w:r w:rsidR="00AA7394" w:rsidRPr="00950867">
        <w:rPr>
          <w:lang w:val="en-US"/>
        </w:rPr>
        <w:t xml:space="preserve"> (</w:t>
      </w:r>
      <w:r w:rsidR="00AA7394" w:rsidRPr="00950867">
        <w:rPr>
          <w:lang w:val="en-US"/>
        </w:rPr>
        <w:fldChar w:fldCharType="begin"/>
      </w:r>
      <w:r w:rsidR="00AA7394" w:rsidRPr="00950867">
        <w:rPr>
          <w:lang w:val="en-US"/>
        </w:rPr>
        <w:instrText xml:space="preserve"> REF _Ref14855551 \h </w:instrText>
      </w:r>
      <w:r w:rsidR="00950867">
        <w:rPr>
          <w:lang w:val="en-US"/>
        </w:rPr>
        <w:instrText xml:space="preserve"> \* MERGEFORMAT </w:instrText>
      </w:r>
      <w:r w:rsidR="00AA7394" w:rsidRPr="00950867">
        <w:rPr>
          <w:lang w:val="en-US"/>
        </w:rPr>
      </w:r>
      <w:r w:rsidR="00AA7394" w:rsidRPr="00950867">
        <w:rPr>
          <w:lang w:val="en-US"/>
        </w:rPr>
        <w:fldChar w:fldCharType="separate"/>
      </w:r>
      <w:r w:rsidR="0067763F" w:rsidRPr="00413282">
        <w:rPr>
          <w:lang w:val="en-US"/>
        </w:rPr>
        <w:t xml:space="preserve">Figure </w:t>
      </w:r>
      <w:r w:rsidR="0067763F">
        <w:rPr>
          <w:noProof/>
          <w:lang w:val="en-US"/>
        </w:rPr>
        <w:t>3.9</w:t>
      </w:r>
      <w:r w:rsidR="00AA7394" w:rsidRPr="00950867">
        <w:rPr>
          <w:lang w:val="en-US"/>
        </w:rPr>
        <w:fldChar w:fldCharType="end"/>
      </w:r>
      <w:r w:rsidR="00AA7394" w:rsidRPr="00950867">
        <w:rPr>
          <w:lang w:val="en-US"/>
        </w:rPr>
        <w:t>)</w:t>
      </w:r>
      <w:r w:rsidRPr="00950867">
        <w:rPr>
          <w:lang w:val="en-US"/>
        </w:rPr>
        <w:t xml:space="preserve">. </w:t>
      </w:r>
      <w:r w:rsidR="0013792F" w:rsidRPr="00950867">
        <w:rPr>
          <w:lang w:val="en-US"/>
        </w:rPr>
        <w:t>The flow requirement objects are labeled “IFT_” (short for instream flow target) followed by the subwatershed ID.</w:t>
      </w:r>
      <w:r w:rsidR="00335413">
        <w:rPr>
          <w:lang w:val="en-US"/>
        </w:rPr>
        <w:t xml:space="preserve"> Each flow requirement is placed at the outlet of the subwatershed in its name.</w:t>
      </w:r>
      <w:r w:rsidR="0013792F" w:rsidRPr="00950867">
        <w:rPr>
          <w:lang w:val="en-US"/>
        </w:rPr>
        <w:t xml:space="preserve"> The flow requirement objects compete with the demands in the water allocation algorithm, to </w:t>
      </w:r>
      <w:r w:rsidR="00FD1FDD" w:rsidRPr="00950867">
        <w:rPr>
          <w:lang w:val="en-US"/>
        </w:rPr>
        <w:t>try to maintain</w:t>
      </w:r>
      <w:r w:rsidR="0013792F" w:rsidRPr="00950867">
        <w:rPr>
          <w:lang w:val="en-US"/>
        </w:rPr>
        <w:t xml:space="preserve"> the minimum flow requirement instream at the object’s location. The flow requirements are populated with instream flow target data discussed in </w:t>
      </w:r>
      <w:r w:rsidR="00FD1FDD" w:rsidRPr="00950867">
        <w:rPr>
          <w:lang w:val="en-US"/>
        </w:rPr>
        <w:t xml:space="preserve">section </w:t>
      </w:r>
      <w:r w:rsidR="00FD1FDD" w:rsidRPr="00950867">
        <w:rPr>
          <w:lang w:val="en-US"/>
        </w:rPr>
        <w:fldChar w:fldCharType="begin"/>
      </w:r>
      <w:r w:rsidR="00FD1FDD" w:rsidRPr="00950867">
        <w:rPr>
          <w:lang w:val="en-US"/>
        </w:rPr>
        <w:instrText xml:space="preserve"> REF _Ref62050134 \w \h </w:instrText>
      </w:r>
      <w:r w:rsidR="00950867">
        <w:rPr>
          <w:lang w:val="en-US"/>
        </w:rPr>
        <w:instrText xml:space="preserve"> \* MERGEFORMAT </w:instrText>
      </w:r>
      <w:r w:rsidR="00FD1FDD" w:rsidRPr="00950867">
        <w:rPr>
          <w:lang w:val="en-US"/>
        </w:rPr>
      </w:r>
      <w:r w:rsidR="00FD1FDD" w:rsidRPr="00950867">
        <w:rPr>
          <w:lang w:val="en-US"/>
        </w:rPr>
        <w:fldChar w:fldCharType="separate"/>
      </w:r>
      <w:r w:rsidR="0067763F">
        <w:rPr>
          <w:lang w:val="en-US"/>
        </w:rPr>
        <w:t>5.2</w:t>
      </w:r>
      <w:r w:rsidR="00FD1FDD" w:rsidRPr="00950867">
        <w:rPr>
          <w:lang w:val="en-US"/>
        </w:rPr>
        <w:fldChar w:fldCharType="end"/>
      </w:r>
      <w:r w:rsidR="00FD1FDD" w:rsidRPr="00950867">
        <w:rPr>
          <w:lang w:val="en-US"/>
        </w:rPr>
        <w:t>.</w:t>
      </w:r>
    </w:p>
    <w:p w14:paraId="076761D5" w14:textId="307E564E" w:rsidR="00B11DEE" w:rsidRPr="00413282" w:rsidRDefault="0013792F" w:rsidP="00B11DEE">
      <w:pPr>
        <w:pStyle w:val="FIgure"/>
        <w:rPr>
          <w:lang w:val="en-US"/>
        </w:rPr>
      </w:pPr>
      <w:r>
        <w:rPr>
          <w:lang w:val="en-US"/>
        </w:rPr>
        <w:drawing>
          <wp:inline distT="0" distB="0" distL="0" distR="0" wp14:anchorId="65393F60" wp14:editId="21528EFA">
            <wp:extent cx="1611963" cy="1128712"/>
            <wp:effectExtent l="19050" t="19050" r="26670" b="14605"/>
            <wp:docPr id="89" name="Picture 89" descr="Screenshot from WEAP showing purple suncross that represents a flow requirement in WEAP. The dot is situated on a blue line representing a 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Screenshot from WEAP showing purple suncross that represents a flow requirement in WEAP. The dot is situated on a blue line representing a river."/>
                    <pic:cNvPicPr/>
                  </pic:nvPicPr>
                  <pic:blipFill>
                    <a:blip r:embed="rId32"/>
                    <a:stretch>
                      <a:fillRect/>
                    </a:stretch>
                  </pic:blipFill>
                  <pic:spPr>
                    <a:xfrm>
                      <a:off x="0" y="0"/>
                      <a:ext cx="1622916" cy="1136381"/>
                    </a:xfrm>
                    <a:prstGeom prst="rect">
                      <a:avLst/>
                    </a:prstGeom>
                    <a:ln>
                      <a:solidFill>
                        <a:schemeClr val="tx1"/>
                      </a:solidFill>
                    </a:ln>
                  </pic:spPr>
                </pic:pic>
              </a:graphicData>
            </a:graphic>
          </wp:inline>
        </w:drawing>
      </w:r>
    </w:p>
    <w:p w14:paraId="250ECD3F" w14:textId="2EFEAA1B" w:rsidR="00D14111" w:rsidRPr="00413282" w:rsidRDefault="001468BD" w:rsidP="00C13989">
      <w:pPr>
        <w:pStyle w:val="TableFigureTitle"/>
        <w:rPr>
          <w:lang w:val="en-US"/>
        </w:rPr>
      </w:pPr>
      <w:bookmarkStart w:id="85" w:name="_Ref14855551"/>
      <w:r w:rsidRPr="00413282">
        <w:rPr>
          <w:lang w:val="en-US"/>
        </w:rPr>
        <w:t xml:space="preserve">Figure </w:t>
      </w:r>
      <w:r w:rsidR="00753F94">
        <w:rPr>
          <w:lang w:val="en-US"/>
        </w:rPr>
        <w:fldChar w:fldCharType="begin"/>
      </w:r>
      <w:r w:rsidR="00753F94">
        <w:rPr>
          <w:lang w:val="en-US"/>
        </w:rPr>
        <w:instrText xml:space="preserve"> STYLEREF 1 \s </w:instrText>
      </w:r>
      <w:r w:rsidR="00753F94">
        <w:rPr>
          <w:lang w:val="en-US"/>
        </w:rPr>
        <w:fldChar w:fldCharType="separate"/>
      </w:r>
      <w:r w:rsidR="00753F94">
        <w:rPr>
          <w:noProof/>
          <w:lang w:val="en-US"/>
        </w:rPr>
        <w:t>3</w:t>
      </w:r>
      <w:r w:rsidR="00753F94">
        <w:rPr>
          <w:lang w:val="en-US"/>
        </w:rPr>
        <w:fldChar w:fldCharType="end"/>
      </w:r>
      <w:r w:rsidR="00753F94">
        <w:rPr>
          <w:lang w:val="en-US"/>
        </w:rPr>
        <w:t>.</w:t>
      </w:r>
      <w:r w:rsidR="00753F94">
        <w:rPr>
          <w:lang w:val="en-US"/>
        </w:rPr>
        <w:fldChar w:fldCharType="begin"/>
      </w:r>
      <w:r w:rsidR="00753F94">
        <w:rPr>
          <w:lang w:val="en-US"/>
        </w:rPr>
        <w:instrText xml:space="preserve"> SEQ Figure \* ARABIC \s 1 </w:instrText>
      </w:r>
      <w:r w:rsidR="00753F94">
        <w:rPr>
          <w:lang w:val="en-US"/>
        </w:rPr>
        <w:fldChar w:fldCharType="separate"/>
      </w:r>
      <w:r w:rsidR="00753F94">
        <w:rPr>
          <w:noProof/>
          <w:lang w:val="en-US"/>
        </w:rPr>
        <w:t>9</w:t>
      </w:r>
      <w:r w:rsidR="00753F94">
        <w:rPr>
          <w:lang w:val="en-US"/>
        </w:rPr>
        <w:fldChar w:fldCharType="end"/>
      </w:r>
      <w:bookmarkEnd w:id="85"/>
      <w:r w:rsidRPr="00413282">
        <w:rPr>
          <w:lang w:val="en-US"/>
        </w:rPr>
        <w:t xml:space="preserve"> </w:t>
      </w:r>
      <w:ins w:id="86" w:author="Marina Mautner" w:date="2021-07-08T17:50:00Z">
        <w:r w:rsidR="003E6EFD">
          <w:rPr>
            <w:lang w:val="en-US"/>
          </w:rPr>
          <w:t>Instream</w:t>
        </w:r>
      </w:ins>
      <w:ins w:id="87" w:author="Marina Mautner" w:date="2021-07-08T17:51:00Z">
        <w:r w:rsidR="007905B1">
          <w:rPr>
            <w:lang w:val="en-US"/>
          </w:rPr>
          <w:t xml:space="preserve"> flow requirement or instream</w:t>
        </w:r>
      </w:ins>
      <w:ins w:id="88" w:author="Marina Mautner" w:date="2021-07-08T17:50:00Z">
        <w:r w:rsidR="003E6EFD">
          <w:rPr>
            <w:lang w:val="en-US"/>
          </w:rPr>
          <w:t xml:space="preserve"> f</w:t>
        </w:r>
      </w:ins>
      <w:del w:id="89" w:author="Marina Mautner" w:date="2021-07-08T17:50:00Z">
        <w:r w:rsidR="00AA7394" w:rsidRPr="00413282" w:rsidDel="003E6EFD">
          <w:rPr>
            <w:lang w:val="en-US"/>
          </w:rPr>
          <w:delText>F</w:delText>
        </w:r>
      </w:del>
      <w:r w:rsidRPr="00413282">
        <w:rPr>
          <w:lang w:val="en-US"/>
        </w:rPr>
        <w:t xml:space="preserve">low </w:t>
      </w:r>
      <w:del w:id="90" w:author="Marina Mautner" w:date="2021-07-08T17:50:00Z">
        <w:r w:rsidRPr="00413282" w:rsidDel="003E6EFD">
          <w:rPr>
            <w:lang w:val="en-US"/>
          </w:rPr>
          <w:delText xml:space="preserve">requirement </w:delText>
        </w:r>
      </w:del>
      <w:ins w:id="91" w:author="Marina Mautner" w:date="2021-07-08T17:50:00Z">
        <w:r w:rsidR="003E6EFD">
          <w:rPr>
            <w:lang w:val="en-US"/>
          </w:rPr>
          <w:t>target (IFT)</w:t>
        </w:r>
        <w:r w:rsidR="003E6EFD" w:rsidRPr="00413282">
          <w:rPr>
            <w:lang w:val="en-US"/>
          </w:rPr>
          <w:t xml:space="preserve"> </w:t>
        </w:r>
      </w:ins>
      <w:r w:rsidRPr="00413282">
        <w:rPr>
          <w:lang w:val="en-US"/>
        </w:rPr>
        <w:t xml:space="preserve">object in </w:t>
      </w:r>
      <w:r w:rsidR="00D432E5" w:rsidRPr="00413282">
        <w:rPr>
          <w:lang w:val="en-US"/>
        </w:rPr>
        <w:t>WEAP</w:t>
      </w:r>
      <w:r w:rsidRPr="00413282">
        <w:rPr>
          <w:lang w:val="en-US"/>
        </w:rPr>
        <w:t>.</w:t>
      </w:r>
    </w:p>
    <w:p w14:paraId="387DBC08" w14:textId="74A90E45" w:rsidR="00D14111" w:rsidRPr="00413282" w:rsidRDefault="00C9312A">
      <w:pPr>
        <w:pStyle w:val="Heading2"/>
        <w:rPr>
          <w:lang w:val="en-US"/>
        </w:rPr>
      </w:pPr>
      <w:bookmarkStart w:id="92" w:name="_Toc62220766"/>
      <w:r w:rsidRPr="00413282">
        <w:rPr>
          <w:lang w:val="en-US"/>
        </w:rPr>
        <w:t>Streamflow gauges</w:t>
      </w:r>
      <w:bookmarkEnd w:id="92"/>
    </w:p>
    <w:p w14:paraId="4AA342A4" w14:textId="03CB65DC" w:rsidR="00D14111" w:rsidRPr="00413282" w:rsidRDefault="00D14111" w:rsidP="00D14111">
      <w:pPr>
        <w:rPr>
          <w:lang w:val="en-US"/>
        </w:rPr>
      </w:pPr>
      <w:r w:rsidRPr="00413282">
        <w:rPr>
          <w:lang w:val="en-US"/>
        </w:rPr>
        <w:t>WEAP streamflow gauge objects allow rapid comparison of simulated flows to historical observed data using the WEAP results view. These gauge objects also help orient the model user in interpreting the schematic. In WEAP, streamflow gauges are represented by a blue circle with a diagonal arrow</w:t>
      </w:r>
      <w:r w:rsidR="00AA7394" w:rsidRPr="00413282">
        <w:rPr>
          <w:lang w:val="en-US"/>
        </w:rPr>
        <w:t xml:space="preserve"> (</w:t>
      </w:r>
      <w:r w:rsidR="00AA7394" w:rsidRPr="00413282">
        <w:rPr>
          <w:lang w:val="en-US"/>
        </w:rPr>
        <w:fldChar w:fldCharType="begin"/>
      </w:r>
      <w:r w:rsidR="00AA7394" w:rsidRPr="00413282">
        <w:rPr>
          <w:lang w:val="en-US"/>
        </w:rPr>
        <w:instrText xml:space="preserve"> REF _Ref14855579 \h </w:instrText>
      </w:r>
      <w:r w:rsidR="00AA7394" w:rsidRPr="00413282">
        <w:rPr>
          <w:lang w:val="en-US"/>
        </w:rPr>
      </w:r>
      <w:r w:rsidR="00AA7394" w:rsidRPr="00413282">
        <w:rPr>
          <w:lang w:val="en-US"/>
        </w:rPr>
        <w:fldChar w:fldCharType="separate"/>
      </w:r>
      <w:r w:rsidR="0067763F" w:rsidRPr="00413282">
        <w:rPr>
          <w:lang w:val="en-US"/>
        </w:rPr>
        <w:t xml:space="preserve">Figure </w:t>
      </w:r>
      <w:r w:rsidR="0067763F">
        <w:rPr>
          <w:noProof/>
          <w:lang w:val="en-US"/>
        </w:rPr>
        <w:t>3</w:t>
      </w:r>
      <w:r w:rsidR="0067763F">
        <w:rPr>
          <w:lang w:val="en-US"/>
        </w:rPr>
        <w:t>.</w:t>
      </w:r>
      <w:r w:rsidR="0067763F">
        <w:rPr>
          <w:noProof/>
          <w:lang w:val="en-US"/>
        </w:rPr>
        <w:t>10</w:t>
      </w:r>
      <w:r w:rsidR="00AA7394" w:rsidRPr="00413282">
        <w:rPr>
          <w:lang w:val="en-US"/>
        </w:rPr>
        <w:fldChar w:fldCharType="end"/>
      </w:r>
      <w:r w:rsidR="00AA7394" w:rsidRPr="00413282">
        <w:rPr>
          <w:lang w:val="en-US"/>
        </w:rPr>
        <w:t>)</w:t>
      </w:r>
      <w:r w:rsidRPr="00413282">
        <w:rPr>
          <w:lang w:val="en-US"/>
        </w:rPr>
        <w:t xml:space="preserve">. </w:t>
      </w:r>
      <w:r w:rsidR="0098297B">
        <w:rPr>
          <w:lang w:val="en-US"/>
        </w:rPr>
        <w:t xml:space="preserve">Four gauges, containing data obtained </w:t>
      </w:r>
      <w:r w:rsidRPr="00413282">
        <w:rPr>
          <w:lang w:val="en-US"/>
        </w:rPr>
        <w:t xml:space="preserve">from </w:t>
      </w:r>
      <w:r w:rsidR="00902E69" w:rsidRPr="00413282">
        <w:rPr>
          <w:lang w:val="en-US"/>
        </w:rPr>
        <w:t>US Geological Survey (</w:t>
      </w:r>
      <w:r w:rsidRPr="00413282">
        <w:rPr>
          <w:lang w:val="en-US"/>
        </w:rPr>
        <w:t>U</w:t>
      </w:r>
      <w:r w:rsidR="00D432E5" w:rsidRPr="00413282">
        <w:rPr>
          <w:lang w:val="en-US"/>
        </w:rPr>
        <w:t>S</w:t>
      </w:r>
      <w:r w:rsidRPr="00413282">
        <w:rPr>
          <w:lang w:val="en-US"/>
        </w:rPr>
        <w:t>GS</w:t>
      </w:r>
      <w:r w:rsidR="00902E69" w:rsidRPr="00413282">
        <w:rPr>
          <w:lang w:val="en-US"/>
        </w:rPr>
        <w:t>)</w:t>
      </w:r>
      <w:r w:rsidRPr="00413282">
        <w:rPr>
          <w:lang w:val="en-US"/>
        </w:rPr>
        <w:t xml:space="preserve"> online resources</w:t>
      </w:r>
      <w:r w:rsidR="0098297B">
        <w:rPr>
          <w:lang w:val="en-US"/>
        </w:rPr>
        <w:t xml:space="preserve"> are present in SEWAM.</w:t>
      </w:r>
      <w:r w:rsidR="003051AD">
        <w:rPr>
          <w:lang w:val="en-US"/>
        </w:rPr>
        <w:t xml:space="preserve"> The gauge flow data is located in the WEAP model folder under </w:t>
      </w:r>
      <w:r w:rsidR="003051AD" w:rsidRPr="003051AD">
        <w:rPr>
          <w:i/>
          <w:iCs/>
          <w:lang w:val="en-US"/>
        </w:rPr>
        <w:t>Data\USGS Gauge Data\SFER_USGS_Flow_Data.csv</w:t>
      </w:r>
      <w:r w:rsidR="003051AD">
        <w:rPr>
          <w:lang w:val="en-US"/>
        </w:rPr>
        <w:t>.</w:t>
      </w:r>
    </w:p>
    <w:p w14:paraId="2793139C" w14:textId="75AAD693" w:rsidR="00B11DEE" w:rsidRPr="00413282" w:rsidRDefault="00D14111" w:rsidP="000D39CB">
      <w:pPr>
        <w:pStyle w:val="FIgure"/>
        <w:rPr>
          <w:lang w:val="en-US"/>
        </w:rPr>
      </w:pPr>
      <w:r w:rsidRPr="00413282">
        <w:rPr>
          <w:lang w:val="en-US"/>
        </w:rPr>
        <w:lastRenderedPageBreak/>
        <w:t xml:space="preserve"> </w:t>
      </w:r>
      <w:r w:rsidR="0013792F" w:rsidRPr="0013792F">
        <w:rPr>
          <w:lang w:val="en-US"/>
        </w:rPr>
        <w:drawing>
          <wp:inline distT="0" distB="0" distL="0" distR="0" wp14:anchorId="35F6C2AF" wp14:editId="7D1556B3">
            <wp:extent cx="2219723" cy="976312"/>
            <wp:effectExtent l="19050" t="19050" r="9525" b="14605"/>
            <wp:docPr id="90" name="Picture 90" descr="Screenshot from WEAP showing a dark blue dot with a dark blue diagonal arrow across it, representing a streamflow gauge object in WEAP. The dot is situated on a blue line representing a 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Screenshot from WEAP showing a dark blue dot with a dark blue diagonal arrow across it, representing a streamflow gauge object in WEAP. The dot is situated on a blue line representing a river."/>
                    <pic:cNvPicPr/>
                  </pic:nvPicPr>
                  <pic:blipFill>
                    <a:blip r:embed="rId33"/>
                    <a:stretch>
                      <a:fillRect/>
                    </a:stretch>
                  </pic:blipFill>
                  <pic:spPr>
                    <a:xfrm>
                      <a:off x="0" y="0"/>
                      <a:ext cx="2237829" cy="984276"/>
                    </a:xfrm>
                    <a:prstGeom prst="rect">
                      <a:avLst/>
                    </a:prstGeom>
                    <a:ln>
                      <a:solidFill>
                        <a:schemeClr val="tx1"/>
                      </a:solidFill>
                    </a:ln>
                  </pic:spPr>
                </pic:pic>
              </a:graphicData>
            </a:graphic>
          </wp:inline>
        </w:drawing>
      </w:r>
    </w:p>
    <w:p w14:paraId="5063FF45" w14:textId="3FFD2D2F" w:rsidR="00B11DEE" w:rsidRPr="00413282" w:rsidRDefault="001468BD" w:rsidP="00C13989">
      <w:pPr>
        <w:pStyle w:val="TableFigureTitle"/>
        <w:rPr>
          <w:lang w:val="en-US"/>
        </w:rPr>
      </w:pPr>
      <w:bookmarkStart w:id="93" w:name="_Ref14855579"/>
      <w:r w:rsidRPr="00413282">
        <w:rPr>
          <w:lang w:val="en-US"/>
        </w:rPr>
        <w:t xml:space="preserve">Figure </w:t>
      </w:r>
      <w:r w:rsidR="00753F94">
        <w:rPr>
          <w:lang w:val="en-US"/>
        </w:rPr>
        <w:fldChar w:fldCharType="begin"/>
      </w:r>
      <w:r w:rsidR="00753F94">
        <w:rPr>
          <w:lang w:val="en-US"/>
        </w:rPr>
        <w:instrText xml:space="preserve"> STYLEREF 1 \s </w:instrText>
      </w:r>
      <w:r w:rsidR="00753F94">
        <w:rPr>
          <w:lang w:val="en-US"/>
        </w:rPr>
        <w:fldChar w:fldCharType="separate"/>
      </w:r>
      <w:r w:rsidR="00753F94">
        <w:rPr>
          <w:noProof/>
          <w:lang w:val="en-US"/>
        </w:rPr>
        <w:t>3</w:t>
      </w:r>
      <w:r w:rsidR="00753F94">
        <w:rPr>
          <w:lang w:val="en-US"/>
        </w:rPr>
        <w:fldChar w:fldCharType="end"/>
      </w:r>
      <w:r w:rsidR="00753F94">
        <w:rPr>
          <w:lang w:val="en-US"/>
        </w:rPr>
        <w:t>.</w:t>
      </w:r>
      <w:r w:rsidR="00753F94">
        <w:rPr>
          <w:lang w:val="en-US"/>
        </w:rPr>
        <w:fldChar w:fldCharType="begin"/>
      </w:r>
      <w:r w:rsidR="00753F94">
        <w:rPr>
          <w:lang w:val="en-US"/>
        </w:rPr>
        <w:instrText xml:space="preserve"> SEQ Figure \* ARABIC \s 1 </w:instrText>
      </w:r>
      <w:r w:rsidR="00753F94">
        <w:rPr>
          <w:lang w:val="en-US"/>
        </w:rPr>
        <w:fldChar w:fldCharType="separate"/>
      </w:r>
      <w:r w:rsidR="00753F94">
        <w:rPr>
          <w:noProof/>
          <w:lang w:val="en-US"/>
        </w:rPr>
        <w:t>10</w:t>
      </w:r>
      <w:r w:rsidR="00753F94">
        <w:rPr>
          <w:lang w:val="en-US"/>
        </w:rPr>
        <w:fldChar w:fldCharType="end"/>
      </w:r>
      <w:bookmarkEnd w:id="93"/>
      <w:r w:rsidRPr="00413282">
        <w:rPr>
          <w:lang w:val="en-US"/>
        </w:rPr>
        <w:t xml:space="preserve"> </w:t>
      </w:r>
      <w:r w:rsidR="00AA7394" w:rsidRPr="00413282">
        <w:rPr>
          <w:lang w:val="en-US"/>
        </w:rPr>
        <w:t>S</w:t>
      </w:r>
      <w:r w:rsidRPr="00413282">
        <w:rPr>
          <w:lang w:val="en-US"/>
        </w:rPr>
        <w:t xml:space="preserve">treamflow gauge object in </w:t>
      </w:r>
      <w:r w:rsidR="00D432E5" w:rsidRPr="00413282">
        <w:rPr>
          <w:lang w:val="en-US"/>
        </w:rPr>
        <w:t>WEAP</w:t>
      </w:r>
      <w:r w:rsidR="00AA7394" w:rsidRPr="00413282">
        <w:rPr>
          <w:lang w:val="en-US"/>
        </w:rPr>
        <w:t>.</w:t>
      </w:r>
    </w:p>
    <w:p w14:paraId="34468EF0" w14:textId="08F9197C" w:rsidR="00B11DEE" w:rsidRPr="00C13989" w:rsidRDefault="00C9312A" w:rsidP="0082676F">
      <w:pPr>
        <w:pStyle w:val="Heading1"/>
        <w:ind w:left="907"/>
        <w:rPr>
          <w:lang w:val="en-US"/>
        </w:rPr>
      </w:pPr>
      <w:bookmarkStart w:id="94" w:name="_Ref14858681"/>
      <w:bookmarkStart w:id="95" w:name="_Toc62220767"/>
      <w:r w:rsidRPr="00C13989">
        <w:rPr>
          <w:lang w:val="en-US"/>
        </w:rPr>
        <w:lastRenderedPageBreak/>
        <w:t>Demand site properties</w:t>
      </w:r>
      <w:bookmarkEnd w:id="94"/>
      <w:bookmarkEnd w:id="95"/>
    </w:p>
    <w:p w14:paraId="11E651FA" w14:textId="0114A55B" w:rsidR="00B11DEE" w:rsidRPr="00413282" w:rsidRDefault="00B11DEE">
      <w:pPr>
        <w:pStyle w:val="Heading2"/>
        <w:rPr>
          <w:lang w:val="en-US"/>
        </w:rPr>
      </w:pPr>
      <w:bookmarkStart w:id="96" w:name="_Toc62220768"/>
      <w:r w:rsidRPr="00413282">
        <w:rPr>
          <w:lang w:val="en-US"/>
        </w:rPr>
        <w:t>D</w:t>
      </w:r>
      <w:r w:rsidR="00902E69" w:rsidRPr="00413282">
        <w:rPr>
          <w:lang w:val="en-US"/>
        </w:rPr>
        <w:t>iverted total transmission links</w:t>
      </w:r>
      <w:bookmarkEnd w:id="96"/>
    </w:p>
    <w:p w14:paraId="4BE38D8E" w14:textId="43FBB0BB" w:rsidR="00B11DEE" w:rsidRPr="00413282" w:rsidRDefault="00B11DEE" w:rsidP="00B11DEE">
      <w:pPr>
        <w:rPr>
          <w:lang w:val="en-US"/>
        </w:rPr>
      </w:pPr>
      <w:r w:rsidRPr="00413282">
        <w:rPr>
          <w:lang w:val="en-US"/>
        </w:rPr>
        <w:t xml:space="preserve">DT transmission link objects draw water from the stream. </w:t>
      </w:r>
    </w:p>
    <w:p w14:paraId="73BA6117" w14:textId="77777777" w:rsidR="00B11DEE" w:rsidRPr="00950867" w:rsidRDefault="00B11DEE" w:rsidP="000D39CB">
      <w:pPr>
        <w:pStyle w:val="Heading3"/>
        <w:rPr>
          <w:highlight w:val="green"/>
          <w:lang w:val="en-US"/>
        </w:rPr>
      </w:pPr>
      <w:bookmarkStart w:id="97" w:name="_Toc62220769"/>
      <w:r w:rsidRPr="00950867">
        <w:rPr>
          <w:highlight w:val="green"/>
          <w:lang w:val="en-US"/>
        </w:rPr>
        <w:t>Maximum flow volume</w:t>
      </w:r>
      <w:bookmarkEnd w:id="97"/>
    </w:p>
    <w:p w14:paraId="6E8BEA6C" w14:textId="77777777" w:rsidR="00331566" w:rsidRDefault="00B11DEE" w:rsidP="00B11DEE">
      <w:pPr>
        <w:rPr>
          <w:lang w:val="en-US"/>
        </w:rPr>
      </w:pPr>
      <w:r w:rsidRPr="00413282">
        <w:rPr>
          <w:lang w:val="en-US"/>
        </w:rPr>
        <w:t xml:space="preserve">For those demand sites with storage, the maximum flow volume determines the daily volume of water diversion to </w:t>
      </w:r>
      <w:r w:rsidR="00902E69" w:rsidRPr="00413282">
        <w:rPr>
          <w:lang w:val="en-US"/>
        </w:rPr>
        <w:t>request</w:t>
      </w:r>
      <w:r w:rsidRPr="00413282">
        <w:rPr>
          <w:lang w:val="en-US"/>
        </w:rPr>
        <w:t xml:space="preserve"> from the water allocation LP. </w:t>
      </w:r>
    </w:p>
    <w:p w14:paraId="5AB50F4E" w14:textId="1B5BC198" w:rsidR="009337B6" w:rsidRPr="00950867" w:rsidRDefault="00B11DEE" w:rsidP="00B11DEE">
      <w:pPr>
        <w:rPr>
          <w:lang w:val="en-US"/>
        </w:rPr>
      </w:pPr>
      <w:r w:rsidRPr="00950867">
        <w:rPr>
          <w:lang w:val="en-US"/>
        </w:rPr>
        <w:t>The maximum flow volume is set to the demand site’s daily DT</w:t>
      </w:r>
      <w:r w:rsidR="007E0C51" w:rsidRPr="00950867">
        <w:rPr>
          <w:lang w:val="en-US"/>
        </w:rPr>
        <w:t xml:space="preserve">. </w:t>
      </w:r>
      <w:r w:rsidR="009337B6" w:rsidRPr="00950867">
        <w:rPr>
          <w:lang w:val="en-US"/>
        </w:rPr>
        <w:t>The baseline daily DT</w:t>
      </w:r>
      <w:r w:rsidR="007E0C51" w:rsidRPr="00950867">
        <w:rPr>
          <w:lang w:val="en-US"/>
        </w:rPr>
        <w:t xml:space="preserve">, calculated according to the Water Use Report in chapter </w:t>
      </w:r>
      <w:r w:rsidR="007E0C51" w:rsidRPr="00950867">
        <w:rPr>
          <w:lang w:val="en-US"/>
        </w:rPr>
        <w:fldChar w:fldCharType="begin"/>
      </w:r>
      <w:r w:rsidR="007E0C51" w:rsidRPr="00950867">
        <w:rPr>
          <w:lang w:val="en-US"/>
        </w:rPr>
        <w:instrText xml:space="preserve"> REF _Ref14858696 \w \h  \* MERGEFORMAT </w:instrText>
      </w:r>
      <w:r w:rsidR="007E0C51" w:rsidRPr="00950867">
        <w:rPr>
          <w:lang w:val="en-US"/>
        </w:rPr>
      </w:r>
      <w:r w:rsidR="007E0C51" w:rsidRPr="00950867">
        <w:rPr>
          <w:lang w:val="en-US"/>
        </w:rPr>
        <w:fldChar w:fldCharType="separate"/>
      </w:r>
      <w:r w:rsidR="0067763F">
        <w:rPr>
          <w:lang w:val="en-US"/>
        </w:rPr>
        <w:t>6</w:t>
      </w:r>
      <w:r w:rsidR="007E0C51" w:rsidRPr="00950867">
        <w:rPr>
          <w:lang w:val="en-US"/>
        </w:rPr>
        <w:fldChar w:fldCharType="end"/>
      </w:r>
      <w:r w:rsidR="007E0C51" w:rsidRPr="00950867">
        <w:rPr>
          <w:lang w:val="en-US"/>
        </w:rPr>
        <w:t>,</w:t>
      </w:r>
      <w:r w:rsidR="009337B6" w:rsidRPr="00950867">
        <w:rPr>
          <w:lang w:val="en-US"/>
        </w:rPr>
        <w:t xml:space="preserve"> may be modified according to the sensitivity scenario</w:t>
      </w:r>
      <w:r w:rsidR="007E0C51" w:rsidRPr="00950867">
        <w:rPr>
          <w:lang w:val="en-US"/>
        </w:rPr>
        <w:t>s</w:t>
      </w:r>
      <w:r w:rsidR="009337B6" w:rsidRPr="00950867">
        <w:rPr>
          <w:lang w:val="en-US"/>
        </w:rPr>
        <w:t xml:space="preserve"> discussed in section </w:t>
      </w:r>
      <w:r w:rsidR="009337B6" w:rsidRPr="00950867">
        <w:rPr>
          <w:lang w:val="en-US"/>
        </w:rPr>
        <w:fldChar w:fldCharType="begin"/>
      </w:r>
      <w:r w:rsidR="009337B6" w:rsidRPr="00950867">
        <w:rPr>
          <w:lang w:val="en-US"/>
        </w:rPr>
        <w:instrText xml:space="preserve"> REF _Ref62049522 \w \h </w:instrText>
      </w:r>
      <w:r w:rsidR="007E0C51" w:rsidRPr="00950867">
        <w:rPr>
          <w:lang w:val="en-US"/>
        </w:rPr>
        <w:instrText xml:space="preserve"> \* MERGEFORMAT </w:instrText>
      </w:r>
      <w:r w:rsidR="009337B6" w:rsidRPr="00950867">
        <w:rPr>
          <w:lang w:val="en-US"/>
        </w:rPr>
      </w:r>
      <w:r w:rsidR="009337B6" w:rsidRPr="00950867">
        <w:rPr>
          <w:lang w:val="en-US"/>
        </w:rPr>
        <w:fldChar w:fldCharType="separate"/>
      </w:r>
      <w:r w:rsidR="0067763F">
        <w:rPr>
          <w:lang w:val="en-US"/>
        </w:rPr>
        <w:t>5.1</w:t>
      </w:r>
      <w:r w:rsidR="009337B6" w:rsidRPr="00950867">
        <w:rPr>
          <w:lang w:val="en-US"/>
        </w:rPr>
        <w:fldChar w:fldCharType="end"/>
      </w:r>
      <w:r w:rsidR="009337B6" w:rsidRPr="00950867">
        <w:rPr>
          <w:lang w:val="en-US"/>
        </w:rPr>
        <w:t xml:space="preserve">. The DT data for eWRIMS applications are read from input files in the WEAP model folder under </w:t>
      </w:r>
      <w:r w:rsidR="009337B6" w:rsidRPr="00950867">
        <w:rPr>
          <w:i/>
          <w:iCs/>
          <w:lang w:val="en-US"/>
        </w:rPr>
        <w:t>Data\Demands</w:t>
      </w:r>
      <w:r w:rsidR="009337B6" w:rsidRPr="00950867">
        <w:rPr>
          <w:lang w:val="en-US"/>
        </w:rPr>
        <w:t xml:space="preserve"> of </w:t>
      </w:r>
      <w:r w:rsidR="009337B6" w:rsidRPr="00950867">
        <w:rPr>
          <w:i/>
          <w:iCs/>
          <w:lang w:val="en-US"/>
        </w:rPr>
        <w:t>App_Daily_DT_Rep_Scn.csv</w:t>
      </w:r>
      <w:r w:rsidR="009337B6" w:rsidRPr="00950867">
        <w:rPr>
          <w:lang w:val="en-US"/>
        </w:rPr>
        <w:t xml:space="preserve"> for the reported water use scenario and </w:t>
      </w:r>
      <w:r w:rsidR="009337B6" w:rsidRPr="00950867">
        <w:rPr>
          <w:i/>
          <w:iCs/>
          <w:lang w:val="en-US"/>
        </w:rPr>
        <w:t>App_Daily_DT_Per_Scn.csv</w:t>
      </w:r>
      <w:r w:rsidR="009337B6" w:rsidRPr="00950867">
        <w:rPr>
          <w:lang w:val="en-US"/>
        </w:rPr>
        <w:t xml:space="preserve"> for the permitted water use scenario. Cannabis imagery DT depends on the storage pattern of the sensitivity scenario and is calculated according to the cannabis storage toggle key expressions in </w:t>
      </w:r>
      <w:r w:rsidR="009337B6" w:rsidRPr="00950867">
        <w:rPr>
          <w:lang w:val="en-US"/>
        </w:rPr>
        <w:fldChar w:fldCharType="begin"/>
      </w:r>
      <w:r w:rsidR="009337B6" w:rsidRPr="00950867">
        <w:rPr>
          <w:lang w:val="en-US"/>
        </w:rPr>
        <w:instrText xml:space="preserve"> REF _Ref62050726 \w \h </w:instrText>
      </w:r>
      <w:r w:rsidR="007E0C51" w:rsidRPr="00950867">
        <w:rPr>
          <w:lang w:val="en-US"/>
        </w:rPr>
        <w:instrText xml:space="preserve"> \* MERGEFORMAT </w:instrText>
      </w:r>
      <w:r w:rsidR="009337B6" w:rsidRPr="00950867">
        <w:rPr>
          <w:lang w:val="en-US"/>
        </w:rPr>
      </w:r>
      <w:r w:rsidR="009337B6" w:rsidRPr="00950867">
        <w:rPr>
          <w:lang w:val="en-US"/>
        </w:rPr>
        <w:fldChar w:fldCharType="separate"/>
      </w:r>
      <w:r w:rsidR="0067763F">
        <w:rPr>
          <w:lang w:val="en-US"/>
        </w:rPr>
        <w:t>5.14</w:t>
      </w:r>
      <w:r w:rsidR="009337B6" w:rsidRPr="00950867">
        <w:rPr>
          <w:lang w:val="en-US"/>
        </w:rPr>
        <w:fldChar w:fldCharType="end"/>
      </w:r>
      <w:r w:rsidR="009337B6" w:rsidRPr="00950867">
        <w:rPr>
          <w:lang w:val="en-US"/>
        </w:rPr>
        <w:t xml:space="preserve">. </w:t>
      </w:r>
    </w:p>
    <w:p w14:paraId="36B5D5CD" w14:textId="4CD8EBC5" w:rsidR="00B11DEE" w:rsidRPr="00413282" w:rsidRDefault="00B11DEE" w:rsidP="00B11DEE">
      <w:pPr>
        <w:rPr>
          <w:lang w:val="en-US"/>
        </w:rPr>
      </w:pPr>
      <w:r w:rsidRPr="00950867">
        <w:rPr>
          <w:lang w:val="en-US"/>
        </w:rPr>
        <w:t xml:space="preserve">For those demand sites without storage, the </w:t>
      </w:r>
      <w:r w:rsidR="00135D7A" w:rsidRPr="00950867">
        <w:rPr>
          <w:lang w:val="en-US"/>
        </w:rPr>
        <w:t>AU</w:t>
      </w:r>
      <w:r w:rsidRPr="00950867">
        <w:rPr>
          <w:lang w:val="en-US"/>
        </w:rPr>
        <w:t xml:space="preserve"> demand node, rather than the transmission link, controls the diversion volume. The maximum flow volume is left blank for these demand sites.</w:t>
      </w:r>
      <w:r w:rsidR="009337B6" w:rsidRPr="00950867">
        <w:rPr>
          <w:lang w:val="en-US"/>
        </w:rPr>
        <w:t xml:space="preserve"> </w:t>
      </w:r>
      <w:r w:rsidR="007E0C51" w:rsidRPr="00950867">
        <w:rPr>
          <w:lang w:val="en-US"/>
        </w:rPr>
        <w:t>Illegal demand sites do not have storage and thus, do not have maximum flow volume data.</w:t>
      </w:r>
    </w:p>
    <w:p w14:paraId="78D7E9A5" w14:textId="77777777" w:rsidR="00B11DEE" w:rsidRPr="00413282" w:rsidRDefault="00B11DEE" w:rsidP="000D39CB">
      <w:pPr>
        <w:pStyle w:val="Heading2"/>
        <w:rPr>
          <w:lang w:val="en-US"/>
        </w:rPr>
      </w:pPr>
      <w:bookmarkStart w:id="98" w:name="_Toc62220770"/>
      <w:r w:rsidRPr="00413282">
        <w:rPr>
          <w:lang w:val="en-US"/>
        </w:rPr>
        <w:t>Reservoirs</w:t>
      </w:r>
      <w:bookmarkEnd w:id="98"/>
    </w:p>
    <w:p w14:paraId="0E2B466C" w14:textId="6C38CAD8" w:rsidR="00B11DEE" w:rsidRPr="00413282" w:rsidRDefault="00B11DEE" w:rsidP="00B11DEE">
      <w:pPr>
        <w:rPr>
          <w:lang w:val="en-US"/>
        </w:rPr>
      </w:pPr>
      <w:r w:rsidRPr="00413282">
        <w:rPr>
          <w:lang w:val="en-US"/>
        </w:rPr>
        <w:t xml:space="preserve">For those demand sites with water storage, the reservoir object represents the storage in WEAP. The reservoir receives inflow from the DT transmission link and releases flow to the </w:t>
      </w:r>
      <w:r w:rsidR="00135D7A">
        <w:rPr>
          <w:lang w:val="en-US"/>
        </w:rPr>
        <w:t>AU</w:t>
      </w:r>
      <w:r w:rsidRPr="00413282">
        <w:rPr>
          <w:lang w:val="en-US"/>
        </w:rPr>
        <w:t xml:space="preserve"> demand node. The reservoirs are named with a suffix “_R” based on the application ID for eWRIMS applications (ie, “A123456_R”) or on the subwatershed for cannabis imagery areas (ie. “Can_1000_R”).</w:t>
      </w:r>
      <w:r w:rsidR="007E0C51">
        <w:rPr>
          <w:lang w:val="en-US"/>
        </w:rPr>
        <w:t xml:space="preserve"> Illegal demand sites do not have reservoir objects.</w:t>
      </w:r>
    </w:p>
    <w:p w14:paraId="2D394ADE" w14:textId="77777777" w:rsidR="00B11DEE" w:rsidRPr="00413282" w:rsidRDefault="00B11DEE" w:rsidP="000D39CB">
      <w:pPr>
        <w:pStyle w:val="Heading3"/>
        <w:rPr>
          <w:lang w:val="en-US"/>
        </w:rPr>
      </w:pPr>
      <w:bookmarkStart w:id="99" w:name="_Toc62220771"/>
      <w:r w:rsidRPr="00413282">
        <w:rPr>
          <w:lang w:val="en-US"/>
        </w:rPr>
        <w:t>Storage capacity</w:t>
      </w:r>
      <w:bookmarkEnd w:id="99"/>
    </w:p>
    <w:p w14:paraId="09F9F1E1" w14:textId="765A1AD2" w:rsidR="00B11DEE" w:rsidRPr="00413282" w:rsidRDefault="00B11DEE" w:rsidP="00B11DEE">
      <w:pPr>
        <w:rPr>
          <w:lang w:val="en-US"/>
        </w:rPr>
      </w:pPr>
      <w:r w:rsidRPr="00413282">
        <w:rPr>
          <w:lang w:val="en-US"/>
        </w:rPr>
        <w:t xml:space="preserve">The storage capacity </w:t>
      </w:r>
      <w:r w:rsidR="00DA6DA9" w:rsidRPr="00413282">
        <w:rPr>
          <w:lang w:val="en-US"/>
        </w:rPr>
        <w:t xml:space="preserve">restricts </w:t>
      </w:r>
      <w:r w:rsidRPr="00413282">
        <w:rPr>
          <w:lang w:val="en-US"/>
        </w:rPr>
        <w:t>the maximum volume of water that can be stored. The storage capacity is set equal to the demand site’s annual DT. However, this is an arbitrary limit to improve model performance</w:t>
      </w:r>
      <w:r w:rsidR="0082676F">
        <w:rPr>
          <w:lang w:val="en-US"/>
        </w:rPr>
        <w:t xml:space="preserve">. </w:t>
      </w:r>
      <w:r w:rsidRPr="00413282">
        <w:rPr>
          <w:lang w:val="en-US"/>
        </w:rPr>
        <w:t xml:space="preserve">Given that the annual DT for each demand site is set equal to </w:t>
      </w:r>
      <w:r w:rsidR="00135D7A">
        <w:rPr>
          <w:lang w:val="en-US"/>
        </w:rPr>
        <w:t>AU</w:t>
      </w:r>
      <w:r w:rsidRPr="00413282">
        <w:rPr>
          <w:lang w:val="en-US"/>
        </w:rPr>
        <w:t>, the reservoir</w:t>
      </w:r>
      <w:r w:rsidR="00DA6DA9" w:rsidRPr="00413282">
        <w:rPr>
          <w:lang w:val="en-US"/>
        </w:rPr>
        <w:t xml:space="preserve"> object</w:t>
      </w:r>
      <w:r w:rsidRPr="00413282">
        <w:rPr>
          <w:lang w:val="en-US"/>
        </w:rPr>
        <w:t xml:space="preserve">s will generally not </w:t>
      </w:r>
      <w:r w:rsidR="00DA6DA9" w:rsidRPr="00413282">
        <w:rPr>
          <w:lang w:val="en-US"/>
        </w:rPr>
        <w:t xml:space="preserve">reach </w:t>
      </w:r>
      <w:r w:rsidRPr="00413282">
        <w:rPr>
          <w:lang w:val="en-US"/>
        </w:rPr>
        <w:t xml:space="preserve">the maximum volume and will drain the volume back down to 0 each year. </w:t>
      </w:r>
    </w:p>
    <w:p w14:paraId="54C1064D" w14:textId="77777777" w:rsidR="00B11DEE" w:rsidRPr="00413282" w:rsidRDefault="00B11DEE" w:rsidP="000D39CB">
      <w:pPr>
        <w:pStyle w:val="Heading3"/>
        <w:rPr>
          <w:lang w:val="en-US"/>
        </w:rPr>
      </w:pPr>
      <w:bookmarkStart w:id="100" w:name="_Toc62220772"/>
      <w:r w:rsidRPr="00413282">
        <w:rPr>
          <w:lang w:val="en-US"/>
        </w:rPr>
        <w:t>Priority date</w:t>
      </w:r>
      <w:bookmarkEnd w:id="100"/>
    </w:p>
    <w:p w14:paraId="0C1B8F58" w14:textId="76435014" w:rsidR="00B11DEE" w:rsidRPr="00413282" w:rsidRDefault="00B11DEE" w:rsidP="00B11DEE">
      <w:pPr>
        <w:rPr>
          <w:lang w:val="en-US"/>
        </w:rPr>
      </w:pPr>
      <w:r w:rsidRPr="00413282">
        <w:rPr>
          <w:lang w:val="en-US"/>
        </w:rPr>
        <w:t xml:space="preserve">The priority date is a user-defined variable </w:t>
      </w:r>
      <w:r w:rsidR="00DA6DA9" w:rsidRPr="00413282">
        <w:rPr>
          <w:lang w:val="en-US"/>
        </w:rPr>
        <w:t>in</w:t>
      </w:r>
      <w:r w:rsidRPr="00413282">
        <w:rPr>
          <w:lang w:val="en-US"/>
        </w:rPr>
        <w:t xml:space="preserve"> eWRIMS applications </w:t>
      </w:r>
      <w:r w:rsidR="00DA6DA9" w:rsidRPr="00413282">
        <w:rPr>
          <w:lang w:val="en-US"/>
        </w:rPr>
        <w:t>and</w:t>
      </w:r>
      <w:r w:rsidRPr="00413282">
        <w:rPr>
          <w:lang w:val="en-US"/>
        </w:rPr>
        <w:t xml:space="preserve"> appears as a</w:t>
      </w:r>
      <w:r w:rsidR="00DA6DA9" w:rsidRPr="00413282">
        <w:rPr>
          <w:lang w:val="en-US"/>
        </w:rPr>
        <w:t>n</w:t>
      </w:r>
      <w:r w:rsidRPr="00413282">
        <w:rPr>
          <w:lang w:val="en-US"/>
        </w:rPr>
        <w:t xml:space="preserve"> </w:t>
      </w:r>
      <w:r w:rsidR="00DA6DA9" w:rsidRPr="00413282">
        <w:rPr>
          <w:lang w:val="en-US"/>
        </w:rPr>
        <w:t>8-</w:t>
      </w:r>
      <w:r w:rsidRPr="00413282">
        <w:rPr>
          <w:lang w:val="en-US"/>
        </w:rPr>
        <w:t xml:space="preserve">digit </w:t>
      </w:r>
      <w:r w:rsidR="00DA6DA9" w:rsidRPr="00413282">
        <w:rPr>
          <w:lang w:val="en-US"/>
        </w:rPr>
        <w:t xml:space="preserve">number </w:t>
      </w:r>
      <w:r w:rsidRPr="00413282">
        <w:rPr>
          <w:lang w:val="en-US"/>
        </w:rPr>
        <w:t>in the form YYYYMMDD based on the application dat</w:t>
      </w:r>
      <w:r w:rsidR="00DA6DA9" w:rsidRPr="00413282">
        <w:rPr>
          <w:lang w:val="en-US"/>
        </w:rPr>
        <w:t>e</w:t>
      </w:r>
      <w:r w:rsidR="007E0C51">
        <w:rPr>
          <w:lang w:val="en-US"/>
        </w:rPr>
        <w:t xml:space="preserve"> (see section </w:t>
      </w:r>
      <w:r w:rsidR="007E0C51">
        <w:rPr>
          <w:lang w:val="en-US"/>
        </w:rPr>
        <w:fldChar w:fldCharType="begin"/>
      </w:r>
      <w:r w:rsidR="007E0C51">
        <w:rPr>
          <w:lang w:val="en-US"/>
        </w:rPr>
        <w:instrText xml:space="preserve"> REF _Ref62051261 \w \h </w:instrText>
      </w:r>
      <w:r w:rsidR="007E0C51">
        <w:rPr>
          <w:lang w:val="en-US"/>
        </w:rPr>
      </w:r>
      <w:r w:rsidR="007E0C51">
        <w:rPr>
          <w:lang w:val="en-US"/>
        </w:rPr>
        <w:fldChar w:fldCharType="separate"/>
      </w:r>
      <w:r w:rsidR="0067763F">
        <w:rPr>
          <w:lang w:val="en-US"/>
        </w:rPr>
        <w:t>7.3.5</w:t>
      </w:r>
      <w:r w:rsidR="007E0C51">
        <w:rPr>
          <w:lang w:val="en-US"/>
        </w:rPr>
        <w:fldChar w:fldCharType="end"/>
      </w:r>
      <w:r w:rsidR="007E0C51">
        <w:rPr>
          <w:lang w:val="en-US"/>
        </w:rPr>
        <w:t xml:space="preserve">). </w:t>
      </w:r>
      <w:r w:rsidRPr="00413282">
        <w:rPr>
          <w:lang w:val="en-US"/>
        </w:rPr>
        <w:t xml:space="preserve">The priority date is left blank for cannabis </w:t>
      </w:r>
      <w:r w:rsidR="00E80EE6">
        <w:rPr>
          <w:lang w:val="en-US"/>
        </w:rPr>
        <w:t xml:space="preserve">imagery and </w:t>
      </w:r>
      <w:r w:rsidR="004D4613">
        <w:rPr>
          <w:lang w:val="en-US"/>
        </w:rPr>
        <w:t>illegal</w:t>
      </w:r>
      <w:r w:rsidR="00E80EE6">
        <w:rPr>
          <w:lang w:val="en-US"/>
        </w:rPr>
        <w:t xml:space="preserve"> domestic sites</w:t>
      </w:r>
      <w:r w:rsidRPr="00413282">
        <w:rPr>
          <w:lang w:val="en-US"/>
        </w:rPr>
        <w:t>.</w:t>
      </w:r>
    </w:p>
    <w:p w14:paraId="1856CE81" w14:textId="77777777" w:rsidR="00B11DEE" w:rsidRPr="00413282" w:rsidRDefault="00B11DEE" w:rsidP="000D39CB">
      <w:pPr>
        <w:pStyle w:val="Heading3"/>
        <w:rPr>
          <w:lang w:val="en-US"/>
        </w:rPr>
      </w:pPr>
      <w:bookmarkStart w:id="101" w:name="_Toc62220773"/>
      <w:r w:rsidRPr="00413282">
        <w:rPr>
          <w:lang w:val="en-US"/>
        </w:rPr>
        <w:lastRenderedPageBreak/>
        <w:t>Priority</w:t>
      </w:r>
      <w:bookmarkEnd w:id="101"/>
    </w:p>
    <w:p w14:paraId="0BB1D381" w14:textId="577E7BF2" w:rsidR="002D194F" w:rsidRDefault="00B11DEE" w:rsidP="00B11DEE">
      <w:pPr>
        <w:rPr>
          <w:lang w:val="en-US"/>
        </w:rPr>
      </w:pPr>
      <w:r w:rsidRPr="00413282">
        <w:rPr>
          <w:lang w:val="en-US"/>
        </w:rPr>
        <w:t xml:space="preserve">The priority variable determines the water allocation order </w:t>
      </w:r>
      <w:r w:rsidR="00D32BFD" w:rsidRPr="00413282">
        <w:rPr>
          <w:lang w:val="en-US"/>
        </w:rPr>
        <w:t>for</w:t>
      </w:r>
      <w:r w:rsidRPr="00413282">
        <w:rPr>
          <w:lang w:val="en-US"/>
        </w:rPr>
        <w:t xml:space="preserve"> reservoir filling. For eWRIMS applications, the priority is set according to the priority date</w:t>
      </w:r>
      <w:r w:rsidR="00DA6DA9" w:rsidRPr="00413282">
        <w:rPr>
          <w:lang w:val="en-US"/>
        </w:rPr>
        <w:t xml:space="preserve"> (above)</w:t>
      </w:r>
      <w:r w:rsidR="002D194F">
        <w:rPr>
          <w:lang w:val="en-US"/>
        </w:rPr>
        <w:t xml:space="preserve"> using </w:t>
      </w:r>
      <w:r w:rsidRPr="00413282">
        <w:rPr>
          <w:lang w:val="en-US"/>
        </w:rPr>
        <w:t>the</w:t>
      </w:r>
      <w:r w:rsidR="00E80EE6">
        <w:rPr>
          <w:lang w:val="en-US"/>
        </w:rPr>
        <w:t xml:space="preserve"> key</w:t>
      </w:r>
      <w:r w:rsidRPr="00413282">
        <w:rPr>
          <w:lang w:val="en-US"/>
        </w:rPr>
        <w:t xml:space="preserve"> </w:t>
      </w:r>
      <w:r w:rsidR="00104DBB">
        <w:rPr>
          <w:lang w:val="en-US"/>
        </w:rPr>
        <w:t>p</w:t>
      </w:r>
      <w:r w:rsidRPr="00413282">
        <w:rPr>
          <w:lang w:val="en-US"/>
        </w:rPr>
        <w:t xml:space="preserve">riority </w:t>
      </w:r>
      <w:r w:rsidR="00104DBB">
        <w:rPr>
          <w:lang w:val="en-US"/>
        </w:rPr>
        <w:t>d</w:t>
      </w:r>
      <w:r w:rsidRPr="00413282">
        <w:rPr>
          <w:lang w:val="en-US"/>
        </w:rPr>
        <w:t xml:space="preserve">ate </w:t>
      </w:r>
      <w:r w:rsidR="00104DBB">
        <w:rPr>
          <w:lang w:val="en-US"/>
        </w:rPr>
        <w:t>t</w:t>
      </w:r>
      <w:r w:rsidRPr="00413282">
        <w:rPr>
          <w:lang w:val="en-US"/>
        </w:rPr>
        <w:t>rigger</w:t>
      </w:r>
      <w:r w:rsidR="00E80EE6">
        <w:rPr>
          <w:lang w:val="en-US"/>
        </w:rPr>
        <w:t xml:space="preserve"> expression</w:t>
      </w:r>
      <w:r w:rsidRPr="00413282">
        <w:rPr>
          <w:lang w:val="en-US"/>
        </w:rPr>
        <w:t xml:space="preserve"> (see </w:t>
      </w:r>
      <w:r w:rsidR="004338D7">
        <w:rPr>
          <w:lang w:val="en-US"/>
        </w:rPr>
        <w:t xml:space="preserve">section </w:t>
      </w:r>
      <w:r w:rsidR="004338D7">
        <w:rPr>
          <w:lang w:val="en-US"/>
        </w:rPr>
        <w:fldChar w:fldCharType="begin"/>
      </w:r>
      <w:r w:rsidR="004338D7">
        <w:rPr>
          <w:lang w:val="en-US"/>
        </w:rPr>
        <w:instrText xml:space="preserve"> REF _Ref14872548 \w \h </w:instrText>
      </w:r>
      <w:r w:rsidR="004338D7">
        <w:rPr>
          <w:lang w:val="en-US"/>
        </w:rPr>
      </w:r>
      <w:r w:rsidR="004338D7">
        <w:rPr>
          <w:lang w:val="en-US"/>
        </w:rPr>
        <w:fldChar w:fldCharType="separate"/>
      </w:r>
      <w:r w:rsidR="0067763F">
        <w:rPr>
          <w:lang w:val="en-US"/>
        </w:rPr>
        <w:t>5.11</w:t>
      </w:r>
      <w:r w:rsidR="004338D7">
        <w:rPr>
          <w:lang w:val="en-US"/>
        </w:rPr>
        <w:fldChar w:fldCharType="end"/>
      </w:r>
      <w:r w:rsidRPr="00413282">
        <w:rPr>
          <w:lang w:val="en-US"/>
        </w:rPr>
        <w:t>). For cannabis imagery</w:t>
      </w:r>
      <w:r w:rsidR="00E80EE6">
        <w:rPr>
          <w:lang w:val="en-US"/>
        </w:rPr>
        <w:t xml:space="preserve"> and </w:t>
      </w:r>
      <w:r w:rsidR="004D4613">
        <w:rPr>
          <w:lang w:val="en-US"/>
        </w:rPr>
        <w:t>illegal</w:t>
      </w:r>
      <w:r w:rsidR="00E80EE6">
        <w:rPr>
          <w:lang w:val="en-US"/>
        </w:rPr>
        <w:t xml:space="preserve"> domestic</w:t>
      </w:r>
      <w:r w:rsidRPr="00413282">
        <w:rPr>
          <w:lang w:val="en-US"/>
        </w:rPr>
        <w:t xml:space="preserve"> </w:t>
      </w:r>
      <w:r w:rsidR="00E80EE6">
        <w:rPr>
          <w:lang w:val="en-US"/>
        </w:rPr>
        <w:t>sites</w:t>
      </w:r>
      <w:r w:rsidRPr="00413282">
        <w:rPr>
          <w:lang w:val="en-US"/>
        </w:rPr>
        <w:t xml:space="preserve">, the priority is set according to </w:t>
      </w:r>
      <w:r w:rsidR="00E80EE6">
        <w:rPr>
          <w:lang w:val="en-US"/>
        </w:rPr>
        <w:t xml:space="preserve">key </w:t>
      </w:r>
      <w:r w:rsidR="00104DBB">
        <w:rPr>
          <w:lang w:val="en-US"/>
        </w:rPr>
        <w:t>u</w:t>
      </w:r>
      <w:r w:rsidR="00E80EE6">
        <w:rPr>
          <w:lang w:val="en-US"/>
        </w:rPr>
        <w:t xml:space="preserve">npermitted </w:t>
      </w:r>
      <w:r w:rsidR="00104DBB">
        <w:rPr>
          <w:lang w:val="en-US"/>
        </w:rPr>
        <w:t>p</w:t>
      </w:r>
      <w:r w:rsidR="00E80EE6">
        <w:rPr>
          <w:lang w:val="en-US"/>
        </w:rPr>
        <w:t>riority</w:t>
      </w:r>
      <w:r w:rsidRPr="00413282">
        <w:rPr>
          <w:lang w:val="en-US"/>
        </w:rPr>
        <w:t xml:space="preserve"> </w:t>
      </w:r>
      <w:r w:rsidR="00E80EE6">
        <w:rPr>
          <w:lang w:val="en-US"/>
        </w:rPr>
        <w:t>expression</w:t>
      </w:r>
      <w:r w:rsidRPr="00413282">
        <w:rPr>
          <w:lang w:val="en-US"/>
        </w:rPr>
        <w:t xml:space="preserve"> (</w:t>
      </w:r>
      <w:r w:rsidR="004338D7">
        <w:rPr>
          <w:lang w:val="en-US"/>
        </w:rPr>
        <w:t xml:space="preserve">section </w:t>
      </w:r>
      <w:r w:rsidR="004338D7">
        <w:rPr>
          <w:lang w:val="en-US"/>
        </w:rPr>
        <w:fldChar w:fldCharType="begin"/>
      </w:r>
      <w:r w:rsidR="004338D7">
        <w:rPr>
          <w:lang w:val="en-US"/>
        </w:rPr>
        <w:instrText xml:space="preserve"> REF _Ref62051551 \w \h </w:instrText>
      </w:r>
      <w:r w:rsidR="004338D7">
        <w:rPr>
          <w:lang w:val="en-US"/>
        </w:rPr>
      </w:r>
      <w:r w:rsidR="004338D7">
        <w:rPr>
          <w:lang w:val="en-US"/>
        </w:rPr>
        <w:fldChar w:fldCharType="separate"/>
      </w:r>
      <w:r w:rsidR="0067763F">
        <w:rPr>
          <w:lang w:val="en-US"/>
        </w:rPr>
        <w:t>5.9</w:t>
      </w:r>
      <w:r w:rsidR="004338D7">
        <w:rPr>
          <w:lang w:val="en-US"/>
        </w:rPr>
        <w:fldChar w:fldCharType="end"/>
      </w:r>
      <w:r w:rsidRPr="00413282">
        <w:rPr>
          <w:lang w:val="en-US"/>
        </w:rPr>
        <w:t xml:space="preserve">). </w:t>
      </w:r>
    </w:p>
    <w:p w14:paraId="553CF2CB" w14:textId="3DB2B40B" w:rsidR="00B11DEE" w:rsidRPr="00413282" w:rsidRDefault="00214424" w:rsidP="00B11DEE">
      <w:pPr>
        <w:rPr>
          <w:lang w:val="en-US"/>
        </w:rPr>
      </w:pPr>
      <w:bookmarkStart w:id="102" w:name="_GoBack"/>
      <w:commentRangeStart w:id="103"/>
      <w:r w:rsidRPr="00413282">
        <w:rPr>
          <w:lang w:val="en-US"/>
        </w:rPr>
        <w:t>A value of</w:t>
      </w:r>
      <w:r w:rsidR="00B11DEE" w:rsidRPr="00413282">
        <w:rPr>
          <w:lang w:val="en-US"/>
        </w:rPr>
        <w:t xml:space="preserve"> 1 is added to the expression in order to give the reservoir a lower priority than </w:t>
      </w:r>
      <w:r w:rsidRPr="00413282">
        <w:rPr>
          <w:lang w:val="en-US"/>
        </w:rPr>
        <w:t xml:space="preserve">its corresponding </w:t>
      </w:r>
      <w:r w:rsidR="00135D7A">
        <w:rPr>
          <w:lang w:val="en-US"/>
        </w:rPr>
        <w:t>AU</w:t>
      </w:r>
      <w:r w:rsidR="00B11DEE" w:rsidRPr="00413282">
        <w:rPr>
          <w:lang w:val="en-US"/>
        </w:rPr>
        <w:t xml:space="preserve"> demand node, allowing the reservoir to drain properly. </w:t>
      </w:r>
      <w:bookmarkEnd w:id="102"/>
      <w:commentRangeEnd w:id="103"/>
      <w:r w:rsidR="004B736F">
        <w:rPr>
          <w:rStyle w:val="CommentReference"/>
        </w:rPr>
        <w:commentReference w:id="103"/>
      </w:r>
    </w:p>
    <w:p w14:paraId="1E3B3DF9" w14:textId="39A99208" w:rsidR="00B11DEE" w:rsidRPr="00413282" w:rsidRDefault="00135D7A" w:rsidP="000D39CB">
      <w:pPr>
        <w:pStyle w:val="Heading2"/>
        <w:rPr>
          <w:lang w:val="en-US"/>
        </w:rPr>
      </w:pPr>
      <w:bookmarkStart w:id="104" w:name="_Toc62220774"/>
      <w:r>
        <w:rPr>
          <w:lang w:val="en-US"/>
        </w:rPr>
        <w:t xml:space="preserve">Amount </w:t>
      </w:r>
      <w:r w:rsidR="00E80EE6">
        <w:rPr>
          <w:lang w:val="en-US"/>
        </w:rPr>
        <w:t>u</w:t>
      </w:r>
      <w:r>
        <w:rPr>
          <w:lang w:val="en-US"/>
        </w:rPr>
        <w:t>sed</w:t>
      </w:r>
      <w:r w:rsidR="00214424" w:rsidRPr="00413282">
        <w:rPr>
          <w:lang w:val="en-US"/>
        </w:rPr>
        <w:t xml:space="preserve"> demand nodes</w:t>
      </w:r>
      <w:bookmarkEnd w:id="104"/>
    </w:p>
    <w:p w14:paraId="61C54655" w14:textId="078B3CCB" w:rsidR="00B11DEE" w:rsidRPr="00413282" w:rsidRDefault="00135D7A" w:rsidP="00B11DEE">
      <w:pPr>
        <w:rPr>
          <w:lang w:val="en-US"/>
        </w:rPr>
      </w:pPr>
      <w:r>
        <w:rPr>
          <w:lang w:val="en-US"/>
        </w:rPr>
        <w:t>AU</w:t>
      </w:r>
      <w:r w:rsidR="00B11DEE" w:rsidRPr="00413282">
        <w:rPr>
          <w:lang w:val="en-US"/>
        </w:rPr>
        <w:t xml:space="preserve"> demand nodes drive the actual use and consumption of diverted water. For demand sites with storage, the </w:t>
      </w:r>
      <w:r>
        <w:rPr>
          <w:lang w:val="en-US"/>
        </w:rPr>
        <w:t>AU</w:t>
      </w:r>
      <w:r w:rsidR="00B11DEE" w:rsidRPr="00413282">
        <w:rPr>
          <w:lang w:val="en-US"/>
        </w:rPr>
        <w:t xml:space="preserve"> demand node will draw water from the reservoir. For demand sites without storage, the </w:t>
      </w:r>
      <w:r>
        <w:rPr>
          <w:lang w:val="en-US"/>
        </w:rPr>
        <w:t>AU</w:t>
      </w:r>
      <w:r w:rsidR="00B11DEE" w:rsidRPr="00413282">
        <w:rPr>
          <w:lang w:val="en-US"/>
        </w:rPr>
        <w:t xml:space="preserve"> demand node will draw water directly from the stream.</w:t>
      </w:r>
    </w:p>
    <w:p w14:paraId="682812A7" w14:textId="77777777" w:rsidR="00B11DEE" w:rsidRPr="00950867" w:rsidRDefault="00B11DEE" w:rsidP="000D39CB">
      <w:pPr>
        <w:pStyle w:val="Heading3"/>
        <w:rPr>
          <w:highlight w:val="green"/>
          <w:lang w:val="en-US"/>
        </w:rPr>
      </w:pPr>
      <w:bookmarkStart w:id="105" w:name="_Toc62220775"/>
      <w:r w:rsidRPr="00950867">
        <w:rPr>
          <w:highlight w:val="green"/>
          <w:lang w:val="en-US"/>
        </w:rPr>
        <w:t>Daily demand</w:t>
      </w:r>
      <w:bookmarkEnd w:id="105"/>
    </w:p>
    <w:p w14:paraId="6BD402D4" w14:textId="0429E240" w:rsidR="00D206B9" w:rsidRPr="00413282" w:rsidRDefault="00B11DEE" w:rsidP="00B11DEE">
      <w:pPr>
        <w:rPr>
          <w:lang w:val="en-US"/>
        </w:rPr>
      </w:pPr>
      <w:r w:rsidRPr="00950867">
        <w:rPr>
          <w:lang w:val="en-US"/>
        </w:rPr>
        <w:t xml:space="preserve">The </w:t>
      </w:r>
      <w:r w:rsidR="00214424" w:rsidRPr="00950867">
        <w:rPr>
          <w:lang w:val="en-US"/>
        </w:rPr>
        <w:t xml:space="preserve">daily demand </w:t>
      </w:r>
      <w:r w:rsidRPr="00950867">
        <w:rPr>
          <w:lang w:val="en-US"/>
        </w:rPr>
        <w:t xml:space="preserve">determines the volume of water demanded by the </w:t>
      </w:r>
      <w:r w:rsidR="00135D7A" w:rsidRPr="00950867">
        <w:rPr>
          <w:lang w:val="en-US"/>
        </w:rPr>
        <w:t>AU</w:t>
      </w:r>
      <w:r w:rsidRPr="00950867">
        <w:rPr>
          <w:lang w:val="en-US"/>
        </w:rPr>
        <w:t xml:space="preserve"> demand node.</w:t>
      </w:r>
      <w:r w:rsidR="004338D7" w:rsidRPr="00950867">
        <w:rPr>
          <w:lang w:val="en-US"/>
        </w:rPr>
        <w:t xml:space="preserve"> The baseline daily AU, calculated according to the Water Use Report in chapter </w:t>
      </w:r>
      <w:r w:rsidR="004338D7" w:rsidRPr="00950867">
        <w:rPr>
          <w:lang w:val="en-US"/>
        </w:rPr>
        <w:fldChar w:fldCharType="begin"/>
      </w:r>
      <w:r w:rsidR="004338D7" w:rsidRPr="00950867">
        <w:rPr>
          <w:lang w:val="en-US"/>
        </w:rPr>
        <w:instrText xml:space="preserve"> REF _Ref14858696 \w \h  \* MERGEFORMAT </w:instrText>
      </w:r>
      <w:r w:rsidR="004338D7" w:rsidRPr="00950867">
        <w:rPr>
          <w:lang w:val="en-US"/>
        </w:rPr>
      </w:r>
      <w:r w:rsidR="004338D7" w:rsidRPr="00950867">
        <w:rPr>
          <w:lang w:val="en-US"/>
        </w:rPr>
        <w:fldChar w:fldCharType="separate"/>
      </w:r>
      <w:r w:rsidR="0067763F">
        <w:rPr>
          <w:lang w:val="en-US"/>
        </w:rPr>
        <w:t>6</w:t>
      </w:r>
      <w:r w:rsidR="004338D7" w:rsidRPr="00950867">
        <w:rPr>
          <w:lang w:val="en-US"/>
        </w:rPr>
        <w:fldChar w:fldCharType="end"/>
      </w:r>
      <w:r w:rsidR="004338D7" w:rsidRPr="00950867">
        <w:rPr>
          <w:lang w:val="en-US"/>
        </w:rPr>
        <w:t xml:space="preserve">, may be modified according to the sensitivity scenarios discussed in section </w:t>
      </w:r>
      <w:r w:rsidR="004338D7" w:rsidRPr="00950867">
        <w:rPr>
          <w:lang w:val="en-US"/>
        </w:rPr>
        <w:fldChar w:fldCharType="begin"/>
      </w:r>
      <w:r w:rsidR="004338D7" w:rsidRPr="00950867">
        <w:rPr>
          <w:lang w:val="en-US"/>
        </w:rPr>
        <w:instrText xml:space="preserve"> REF _Ref62049522 \w \h  \* MERGEFORMAT </w:instrText>
      </w:r>
      <w:r w:rsidR="004338D7" w:rsidRPr="00950867">
        <w:rPr>
          <w:lang w:val="en-US"/>
        </w:rPr>
      </w:r>
      <w:r w:rsidR="004338D7" w:rsidRPr="00950867">
        <w:rPr>
          <w:lang w:val="en-US"/>
        </w:rPr>
        <w:fldChar w:fldCharType="separate"/>
      </w:r>
      <w:r w:rsidR="0067763F">
        <w:rPr>
          <w:lang w:val="en-US"/>
        </w:rPr>
        <w:t>5.1</w:t>
      </w:r>
      <w:r w:rsidR="004338D7" w:rsidRPr="00950867">
        <w:rPr>
          <w:lang w:val="en-US"/>
        </w:rPr>
        <w:fldChar w:fldCharType="end"/>
      </w:r>
      <w:r w:rsidR="004338D7" w:rsidRPr="00950867">
        <w:rPr>
          <w:lang w:val="en-US"/>
        </w:rPr>
        <w:t xml:space="preserve">. </w:t>
      </w:r>
      <w:r w:rsidR="00D206B9" w:rsidRPr="00950867">
        <w:rPr>
          <w:lang w:val="en-US"/>
        </w:rPr>
        <w:t xml:space="preserve">The baseline AU estimates are read in from input files in the WEAP model folder under </w:t>
      </w:r>
      <w:r w:rsidR="00D206B9" w:rsidRPr="00950867">
        <w:rPr>
          <w:i/>
          <w:iCs/>
          <w:lang w:val="en-US"/>
        </w:rPr>
        <w:t xml:space="preserve">Data\Demands </w:t>
      </w:r>
      <w:r w:rsidR="00D206B9" w:rsidRPr="00950867">
        <w:rPr>
          <w:lang w:val="en-US"/>
        </w:rPr>
        <w:t xml:space="preserve">of </w:t>
      </w:r>
      <w:r w:rsidR="00D206B9" w:rsidRPr="00950867">
        <w:rPr>
          <w:i/>
          <w:iCs/>
          <w:lang w:val="en-US"/>
        </w:rPr>
        <w:t>App_Daily_AU_Rep_Scn.csv</w:t>
      </w:r>
      <w:r w:rsidR="00D206B9" w:rsidRPr="00950867">
        <w:rPr>
          <w:lang w:val="en-US"/>
        </w:rPr>
        <w:t xml:space="preserve"> for eWRIMS applications in the reported water use scenario, </w:t>
      </w:r>
      <w:r w:rsidR="00D206B9" w:rsidRPr="00950867">
        <w:rPr>
          <w:i/>
          <w:iCs/>
          <w:lang w:val="en-US"/>
        </w:rPr>
        <w:t>App_Daily_AU_Per_Scn.csv</w:t>
      </w:r>
      <w:r w:rsidR="00D206B9" w:rsidRPr="00950867">
        <w:rPr>
          <w:lang w:val="en-US"/>
        </w:rPr>
        <w:t xml:space="preserve"> for eWRIMS applications in the permitted water use scenario,  </w:t>
      </w:r>
      <w:r w:rsidR="00D206B9" w:rsidRPr="00950867">
        <w:rPr>
          <w:i/>
          <w:iCs/>
          <w:lang w:val="en-US"/>
        </w:rPr>
        <w:t>Can_Daily_AU.csv</w:t>
      </w:r>
      <w:r w:rsidR="00D206B9" w:rsidRPr="00950867">
        <w:rPr>
          <w:lang w:val="en-US"/>
        </w:rPr>
        <w:t xml:space="preserve"> for cannabis imagery areas, and </w:t>
      </w:r>
      <w:r w:rsidR="00D206B9" w:rsidRPr="00950867">
        <w:rPr>
          <w:i/>
          <w:iCs/>
          <w:lang w:val="en-US"/>
        </w:rPr>
        <w:t>ill_Daily_AU.csv</w:t>
      </w:r>
      <w:r w:rsidR="00D206B9" w:rsidRPr="00950867">
        <w:rPr>
          <w:lang w:val="en-US"/>
        </w:rPr>
        <w:t xml:space="preserve"> for illegal domestic sites.</w:t>
      </w:r>
    </w:p>
    <w:p w14:paraId="652D0901" w14:textId="77777777" w:rsidR="00B11DEE" w:rsidRPr="00413282" w:rsidRDefault="00B11DEE" w:rsidP="000D39CB">
      <w:pPr>
        <w:pStyle w:val="Heading3"/>
        <w:rPr>
          <w:lang w:val="en-US"/>
        </w:rPr>
      </w:pPr>
      <w:bookmarkStart w:id="106" w:name="_Toc62220776"/>
      <w:r w:rsidRPr="00413282">
        <w:rPr>
          <w:lang w:val="en-US"/>
        </w:rPr>
        <w:t>Consumption</w:t>
      </w:r>
      <w:bookmarkEnd w:id="106"/>
    </w:p>
    <w:p w14:paraId="3286265E" w14:textId="266E9BDA" w:rsidR="00D206B9" w:rsidRDefault="00B11DEE" w:rsidP="00B11DEE">
      <w:pPr>
        <w:rPr>
          <w:lang w:val="en-US"/>
        </w:rPr>
      </w:pPr>
      <w:r w:rsidRPr="00413282">
        <w:rPr>
          <w:lang w:val="en-US"/>
        </w:rPr>
        <w:t xml:space="preserve">The consumption variable determines the percentage of water </w:t>
      </w:r>
      <w:r w:rsidR="00214424" w:rsidRPr="00413282">
        <w:rPr>
          <w:lang w:val="en-US"/>
        </w:rPr>
        <w:t xml:space="preserve">withdrawn </w:t>
      </w:r>
      <w:r w:rsidRPr="00413282">
        <w:rPr>
          <w:lang w:val="en-US"/>
        </w:rPr>
        <w:t xml:space="preserve">that is consumed </w:t>
      </w:r>
      <w:r w:rsidR="00214424" w:rsidRPr="00413282">
        <w:rPr>
          <w:lang w:val="en-US"/>
        </w:rPr>
        <w:t>rather than</w:t>
      </w:r>
      <w:r w:rsidRPr="00413282">
        <w:rPr>
          <w:lang w:val="en-US"/>
        </w:rPr>
        <w:t xml:space="preserve"> returned to the stream as non-consumptive use via the return flow arc.</w:t>
      </w:r>
      <w:r w:rsidR="00214424" w:rsidRPr="00413282">
        <w:rPr>
          <w:lang w:val="en-US"/>
        </w:rPr>
        <w:t xml:space="preserve"> </w:t>
      </w:r>
      <w:r w:rsidRPr="00413282">
        <w:rPr>
          <w:lang w:val="en-US"/>
        </w:rPr>
        <w:t>In SEWAM, the consumptive fraction</w:t>
      </w:r>
      <w:r w:rsidR="00D206B9">
        <w:rPr>
          <w:lang w:val="en-US"/>
        </w:rPr>
        <w:t xml:space="preserve"> for eWRIMS applications is calculated as a weighted total fraction of 0% for indoor uses and generally 80% for landscaping and economic uses </w:t>
      </w:r>
      <w:r w:rsidR="00D206B9" w:rsidRPr="00413282">
        <w:rPr>
          <w:lang w:val="en-US"/>
        </w:rPr>
        <w:t xml:space="preserve">(see </w:t>
      </w:r>
      <w:r w:rsidR="004338D7">
        <w:rPr>
          <w:lang w:val="en-US"/>
        </w:rPr>
        <w:t xml:space="preserve">section </w:t>
      </w:r>
      <w:r w:rsidR="004338D7">
        <w:rPr>
          <w:lang w:val="en-US"/>
        </w:rPr>
        <w:fldChar w:fldCharType="begin"/>
      </w:r>
      <w:r w:rsidR="004338D7">
        <w:rPr>
          <w:lang w:val="en-US"/>
        </w:rPr>
        <w:instrText xml:space="preserve"> REF _Ref15573322 \w \h </w:instrText>
      </w:r>
      <w:r w:rsidR="004338D7">
        <w:rPr>
          <w:lang w:val="en-US"/>
        </w:rPr>
      </w:r>
      <w:r w:rsidR="004338D7">
        <w:rPr>
          <w:lang w:val="en-US"/>
        </w:rPr>
        <w:fldChar w:fldCharType="separate"/>
      </w:r>
      <w:r w:rsidR="0067763F">
        <w:rPr>
          <w:lang w:val="en-US"/>
        </w:rPr>
        <w:t>7.3.2.2</w:t>
      </w:r>
      <w:r w:rsidR="004338D7">
        <w:rPr>
          <w:lang w:val="en-US"/>
        </w:rPr>
        <w:fldChar w:fldCharType="end"/>
      </w:r>
      <w:r w:rsidR="00D206B9" w:rsidRPr="00413282">
        <w:rPr>
          <w:lang w:val="en-US"/>
        </w:rPr>
        <w:t>)</w:t>
      </w:r>
      <w:r w:rsidR="00D206B9">
        <w:rPr>
          <w:lang w:val="en-US"/>
        </w:rPr>
        <w:t>. The consumptive fraction is set to 80% for cannabis imagery sites</w:t>
      </w:r>
      <w:r w:rsidR="004338D7">
        <w:rPr>
          <w:lang w:val="en-US"/>
        </w:rPr>
        <w:t xml:space="preserve"> (section </w:t>
      </w:r>
      <w:r w:rsidR="004338D7">
        <w:rPr>
          <w:lang w:val="en-US"/>
        </w:rPr>
        <w:fldChar w:fldCharType="begin"/>
      </w:r>
      <w:r w:rsidR="004338D7">
        <w:rPr>
          <w:lang w:val="en-US"/>
        </w:rPr>
        <w:instrText xml:space="preserve"> REF _Ref62051742 \w \h </w:instrText>
      </w:r>
      <w:r w:rsidR="004338D7">
        <w:rPr>
          <w:lang w:val="en-US"/>
        </w:rPr>
      </w:r>
      <w:r w:rsidR="004338D7">
        <w:rPr>
          <w:lang w:val="en-US"/>
        </w:rPr>
        <w:fldChar w:fldCharType="separate"/>
      </w:r>
      <w:r w:rsidR="0067763F">
        <w:rPr>
          <w:lang w:val="en-US"/>
        </w:rPr>
        <w:t>7.4.5</w:t>
      </w:r>
      <w:r w:rsidR="004338D7">
        <w:rPr>
          <w:lang w:val="en-US"/>
        </w:rPr>
        <w:fldChar w:fldCharType="end"/>
      </w:r>
      <w:r w:rsidR="004338D7">
        <w:rPr>
          <w:lang w:val="en-US"/>
        </w:rPr>
        <w:t>)</w:t>
      </w:r>
      <w:r w:rsidR="00D206B9">
        <w:rPr>
          <w:lang w:val="en-US"/>
        </w:rPr>
        <w:t xml:space="preserve"> and 43% for illegal domestic sites (</w:t>
      </w:r>
      <w:r w:rsidR="004338D7">
        <w:rPr>
          <w:lang w:val="en-US"/>
        </w:rPr>
        <w:t xml:space="preserve">section </w:t>
      </w:r>
      <w:r w:rsidR="004338D7">
        <w:rPr>
          <w:highlight w:val="yellow"/>
          <w:lang w:val="en-US"/>
        </w:rPr>
        <w:fldChar w:fldCharType="begin"/>
      </w:r>
      <w:r w:rsidR="004338D7">
        <w:rPr>
          <w:lang w:val="en-US"/>
        </w:rPr>
        <w:instrText xml:space="preserve"> REF _Ref61608218 \w \h </w:instrText>
      </w:r>
      <w:r w:rsidR="004338D7">
        <w:rPr>
          <w:highlight w:val="yellow"/>
          <w:lang w:val="en-US"/>
        </w:rPr>
      </w:r>
      <w:r w:rsidR="004338D7">
        <w:rPr>
          <w:highlight w:val="yellow"/>
          <w:lang w:val="en-US"/>
        </w:rPr>
        <w:fldChar w:fldCharType="separate"/>
      </w:r>
      <w:r w:rsidR="0067763F">
        <w:rPr>
          <w:lang w:val="en-US"/>
        </w:rPr>
        <w:t>7.5.4</w:t>
      </w:r>
      <w:r w:rsidR="004338D7">
        <w:rPr>
          <w:highlight w:val="yellow"/>
          <w:lang w:val="en-US"/>
        </w:rPr>
        <w:fldChar w:fldCharType="end"/>
      </w:r>
      <w:r w:rsidR="00D206B9">
        <w:rPr>
          <w:lang w:val="en-US"/>
        </w:rPr>
        <w:t>).</w:t>
      </w:r>
    </w:p>
    <w:p w14:paraId="46C2AB8D" w14:textId="77777777" w:rsidR="00B11DEE" w:rsidRPr="00413282" w:rsidRDefault="00B11DEE" w:rsidP="000D39CB">
      <w:pPr>
        <w:pStyle w:val="Heading3"/>
        <w:rPr>
          <w:lang w:val="en-US"/>
        </w:rPr>
      </w:pPr>
      <w:bookmarkStart w:id="107" w:name="_Toc62220777"/>
      <w:r w:rsidRPr="00413282">
        <w:rPr>
          <w:lang w:val="en-US"/>
        </w:rPr>
        <w:t>Priority date</w:t>
      </w:r>
      <w:bookmarkEnd w:id="107"/>
    </w:p>
    <w:p w14:paraId="05A919CA" w14:textId="32777EAA" w:rsidR="00214424" w:rsidRPr="00413282" w:rsidRDefault="00214424" w:rsidP="00214424">
      <w:pPr>
        <w:rPr>
          <w:lang w:val="en-US"/>
        </w:rPr>
      </w:pPr>
      <w:r w:rsidRPr="00413282">
        <w:rPr>
          <w:lang w:val="en-US"/>
        </w:rPr>
        <w:t>The priority date is a user-defined variable in eWRIMS applications and appears as an 8-digit number in the form YYYYMMDD based on the application date</w:t>
      </w:r>
      <w:r w:rsidR="004338D7">
        <w:rPr>
          <w:lang w:val="en-US"/>
        </w:rPr>
        <w:t xml:space="preserve"> </w:t>
      </w:r>
      <w:r w:rsidRPr="00413282">
        <w:rPr>
          <w:lang w:val="en-US"/>
        </w:rPr>
        <w:t>(</w:t>
      </w:r>
      <w:r w:rsidR="004338D7">
        <w:rPr>
          <w:lang w:val="en-US"/>
        </w:rPr>
        <w:t>s</w:t>
      </w:r>
      <w:r w:rsidRPr="00413282">
        <w:rPr>
          <w:lang w:val="en-US"/>
        </w:rPr>
        <w:t xml:space="preserve">ee </w:t>
      </w:r>
      <w:r w:rsidR="004338D7">
        <w:rPr>
          <w:lang w:val="en-US"/>
        </w:rPr>
        <w:t xml:space="preserve">section </w:t>
      </w:r>
      <w:r w:rsidR="004338D7">
        <w:rPr>
          <w:lang w:val="en-US"/>
        </w:rPr>
        <w:fldChar w:fldCharType="begin"/>
      </w:r>
      <w:r w:rsidR="004338D7">
        <w:rPr>
          <w:lang w:val="en-US"/>
        </w:rPr>
        <w:instrText xml:space="preserve"> REF _Ref62051261 \w \h </w:instrText>
      </w:r>
      <w:r w:rsidR="004338D7">
        <w:rPr>
          <w:lang w:val="en-US"/>
        </w:rPr>
      </w:r>
      <w:r w:rsidR="004338D7">
        <w:rPr>
          <w:lang w:val="en-US"/>
        </w:rPr>
        <w:fldChar w:fldCharType="separate"/>
      </w:r>
      <w:r w:rsidR="0067763F">
        <w:rPr>
          <w:lang w:val="en-US"/>
        </w:rPr>
        <w:t>7.3.5</w:t>
      </w:r>
      <w:r w:rsidR="004338D7">
        <w:rPr>
          <w:lang w:val="en-US"/>
        </w:rPr>
        <w:fldChar w:fldCharType="end"/>
      </w:r>
      <w:r w:rsidR="004338D7">
        <w:rPr>
          <w:lang w:val="en-US"/>
        </w:rPr>
        <w:t>).</w:t>
      </w:r>
      <w:r w:rsidRPr="00413282">
        <w:rPr>
          <w:lang w:val="en-US"/>
        </w:rPr>
        <w:t xml:space="preserve"> The priority date is left blank for cannabis </w:t>
      </w:r>
      <w:r w:rsidR="00D206B9">
        <w:rPr>
          <w:lang w:val="en-US"/>
        </w:rPr>
        <w:t>imagery</w:t>
      </w:r>
      <w:r w:rsidRPr="00413282">
        <w:rPr>
          <w:lang w:val="en-US"/>
        </w:rPr>
        <w:t xml:space="preserve"> </w:t>
      </w:r>
      <w:r w:rsidR="00D206B9">
        <w:rPr>
          <w:lang w:val="en-US"/>
        </w:rPr>
        <w:t>and illegal domestic sites</w:t>
      </w:r>
      <w:r w:rsidRPr="00413282">
        <w:rPr>
          <w:lang w:val="en-US"/>
        </w:rPr>
        <w:t>.</w:t>
      </w:r>
    </w:p>
    <w:p w14:paraId="5C3C9AF1" w14:textId="77777777" w:rsidR="00B11DEE" w:rsidRPr="00413282" w:rsidRDefault="00B11DEE" w:rsidP="000D39CB">
      <w:pPr>
        <w:pStyle w:val="Heading3"/>
        <w:rPr>
          <w:lang w:val="en-US"/>
        </w:rPr>
      </w:pPr>
      <w:bookmarkStart w:id="108" w:name="_Toc62220778"/>
      <w:r w:rsidRPr="00413282">
        <w:rPr>
          <w:lang w:val="en-US"/>
        </w:rPr>
        <w:t>Demand priority</w:t>
      </w:r>
      <w:bookmarkEnd w:id="108"/>
    </w:p>
    <w:p w14:paraId="1C10FC33" w14:textId="76F3BD10" w:rsidR="00B11DEE" w:rsidRPr="00413282" w:rsidRDefault="00B11DEE" w:rsidP="00B11DEE">
      <w:pPr>
        <w:rPr>
          <w:lang w:val="en-US"/>
        </w:rPr>
      </w:pPr>
      <w:r w:rsidRPr="00413282">
        <w:rPr>
          <w:lang w:val="en-US"/>
        </w:rPr>
        <w:t xml:space="preserve">The demand priority variable determines the water allocation order for meeting </w:t>
      </w:r>
      <w:r w:rsidR="00135D7A">
        <w:rPr>
          <w:lang w:val="en-US"/>
        </w:rPr>
        <w:t>AU</w:t>
      </w:r>
      <w:r w:rsidRPr="00413282">
        <w:rPr>
          <w:lang w:val="en-US"/>
        </w:rPr>
        <w:t xml:space="preserve"> demand. For eWRIMS applications, the demand priority is set according to the priority date and the </w:t>
      </w:r>
      <w:r w:rsidR="004338D7">
        <w:rPr>
          <w:lang w:val="en-US"/>
        </w:rPr>
        <w:t>k</w:t>
      </w:r>
      <w:r w:rsidRPr="00413282">
        <w:rPr>
          <w:lang w:val="en-US"/>
        </w:rPr>
        <w:t>ey</w:t>
      </w:r>
      <w:r w:rsidR="004338D7">
        <w:rPr>
          <w:lang w:val="en-US"/>
        </w:rPr>
        <w:t xml:space="preserve"> </w:t>
      </w:r>
      <w:r w:rsidR="00104DBB">
        <w:rPr>
          <w:lang w:val="en-US"/>
        </w:rPr>
        <w:t>p</w:t>
      </w:r>
      <w:r w:rsidRPr="00413282">
        <w:rPr>
          <w:lang w:val="en-US"/>
        </w:rPr>
        <w:t xml:space="preserve">riority </w:t>
      </w:r>
      <w:r w:rsidR="00104DBB">
        <w:rPr>
          <w:lang w:val="en-US"/>
        </w:rPr>
        <w:t>d</w:t>
      </w:r>
      <w:r w:rsidRPr="00413282">
        <w:rPr>
          <w:lang w:val="en-US"/>
        </w:rPr>
        <w:t xml:space="preserve">ate </w:t>
      </w:r>
      <w:r w:rsidR="00104DBB">
        <w:rPr>
          <w:lang w:val="en-US"/>
        </w:rPr>
        <w:t>t</w:t>
      </w:r>
      <w:r w:rsidRPr="00413282">
        <w:rPr>
          <w:lang w:val="en-US"/>
        </w:rPr>
        <w:t xml:space="preserve">rigger </w:t>
      </w:r>
      <w:r w:rsidR="004338D7">
        <w:rPr>
          <w:lang w:val="en-US"/>
        </w:rPr>
        <w:t>expression</w:t>
      </w:r>
      <w:r w:rsidRPr="00413282">
        <w:rPr>
          <w:lang w:val="en-US"/>
        </w:rPr>
        <w:t xml:space="preserve"> (see</w:t>
      </w:r>
      <w:r w:rsidR="004338D7">
        <w:rPr>
          <w:lang w:val="en-US"/>
        </w:rPr>
        <w:t xml:space="preserve"> section </w:t>
      </w:r>
      <w:r w:rsidR="004338D7">
        <w:rPr>
          <w:lang w:val="en-US"/>
        </w:rPr>
        <w:fldChar w:fldCharType="begin"/>
      </w:r>
      <w:r w:rsidR="004338D7">
        <w:rPr>
          <w:lang w:val="en-US"/>
        </w:rPr>
        <w:instrText xml:space="preserve"> REF _Ref14872548 \w \h </w:instrText>
      </w:r>
      <w:r w:rsidR="004338D7">
        <w:rPr>
          <w:lang w:val="en-US"/>
        </w:rPr>
      </w:r>
      <w:r w:rsidR="004338D7">
        <w:rPr>
          <w:lang w:val="en-US"/>
        </w:rPr>
        <w:fldChar w:fldCharType="separate"/>
      </w:r>
      <w:r w:rsidR="0067763F">
        <w:rPr>
          <w:lang w:val="en-US"/>
        </w:rPr>
        <w:t>5.11</w:t>
      </w:r>
      <w:r w:rsidR="004338D7">
        <w:rPr>
          <w:lang w:val="en-US"/>
        </w:rPr>
        <w:fldChar w:fldCharType="end"/>
      </w:r>
      <w:r w:rsidRPr="00413282">
        <w:rPr>
          <w:lang w:val="en-US"/>
        </w:rPr>
        <w:t xml:space="preserve">). For cannabis </w:t>
      </w:r>
      <w:r w:rsidR="00D206B9">
        <w:rPr>
          <w:lang w:val="en-US"/>
        </w:rPr>
        <w:t>imagery and illegal domestic</w:t>
      </w:r>
      <w:r w:rsidRPr="00413282">
        <w:rPr>
          <w:lang w:val="en-US"/>
        </w:rPr>
        <w:t xml:space="preserve"> </w:t>
      </w:r>
      <w:r w:rsidR="00D206B9">
        <w:rPr>
          <w:lang w:val="en-US"/>
        </w:rPr>
        <w:t>sites</w:t>
      </w:r>
      <w:r w:rsidRPr="00413282">
        <w:rPr>
          <w:lang w:val="en-US"/>
        </w:rPr>
        <w:t xml:space="preserve">, the priority is set according to </w:t>
      </w:r>
      <w:r w:rsidR="004338D7">
        <w:rPr>
          <w:lang w:val="en-US"/>
        </w:rPr>
        <w:t xml:space="preserve">key </w:t>
      </w:r>
      <w:r w:rsidR="00104DBB">
        <w:rPr>
          <w:lang w:val="en-US"/>
        </w:rPr>
        <w:t>u</w:t>
      </w:r>
      <w:r w:rsidR="00D206B9">
        <w:rPr>
          <w:lang w:val="en-US"/>
        </w:rPr>
        <w:t>npermitted</w:t>
      </w:r>
      <w:r w:rsidRPr="00413282">
        <w:rPr>
          <w:lang w:val="en-US"/>
        </w:rPr>
        <w:t xml:space="preserve"> </w:t>
      </w:r>
      <w:r w:rsidR="00104DBB">
        <w:rPr>
          <w:lang w:val="en-US"/>
        </w:rPr>
        <w:t>p</w:t>
      </w:r>
      <w:r w:rsidRPr="00413282">
        <w:rPr>
          <w:lang w:val="en-US"/>
        </w:rPr>
        <w:t xml:space="preserve">riority </w:t>
      </w:r>
      <w:r w:rsidR="004338D7">
        <w:rPr>
          <w:lang w:val="en-US"/>
        </w:rPr>
        <w:t>expression</w:t>
      </w:r>
      <w:r w:rsidRPr="00413282">
        <w:rPr>
          <w:lang w:val="en-US"/>
        </w:rPr>
        <w:t xml:space="preserve"> (</w:t>
      </w:r>
      <w:r w:rsidR="004338D7">
        <w:rPr>
          <w:lang w:val="en-US"/>
        </w:rPr>
        <w:t xml:space="preserve">see section </w:t>
      </w:r>
      <w:r w:rsidR="004338D7">
        <w:rPr>
          <w:lang w:val="en-US"/>
        </w:rPr>
        <w:fldChar w:fldCharType="begin"/>
      </w:r>
      <w:r w:rsidR="004338D7">
        <w:rPr>
          <w:lang w:val="en-US"/>
        </w:rPr>
        <w:instrText xml:space="preserve"> REF _Ref62051551 \w \h </w:instrText>
      </w:r>
      <w:r w:rsidR="004338D7">
        <w:rPr>
          <w:lang w:val="en-US"/>
        </w:rPr>
      </w:r>
      <w:r w:rsidR="004338D7">
        <w:rPr>
          <w:lang w:val="en-US"/>
        </w:rPr>
        <w:fldChar w:fldCharType="separate"/>
      </w:r>
      <w:r w:rsidR="0067763F">
        <w:rPr>
          <w:lang w:val="en-US"/>
        </w:rPr>
        <w:t>5.9</w:t>
      </w:r>
      <w:r w:rsidR="004338D7">
        <w:rPr>
          <w:lang w:val="en-US"/>
        </w:rPr>
        <w:fldChar w:fldCharType="end"/>
      </w:r>
      <w:r w:rsidRPr="00413282">
        <w:rPr>
          <w:lang w:val="en-US"/>
        </w:rPr>
        <w:t xml:space="preserve">). </w:t>
      </w:r>
    </w:p>
    <w:p w14:paraId="0E51D321" w14:textId="304387BB" w:rsidR="00B11DEE" w:rsidRPr="00413282" w:rsidRDefault="00C9312A" w:rsidP="004873ED">
      <w:pPr>
        <w:pStyle w:val="Heading1"/>
        <w:rPr>
          <w:lang w:val="en-US"/>
        </w:rPr>
      </w:pPr>
      <w:bookmarkStart w:id="109" w:name="_Ref14855761"/>
      <w:bookmarkStart w:id="110" w:name="_Toc62220779"/>
      <w:r w:rsidRPr="00413282">
        <w:rPr>
          <w:lang w:val="en-US"/>
        </w:rPr>
        <w:lastRenderedPageBreak/>
        <w:t>Key expressions</w:t>
      </w:r>
      <w:bookmarkEnd w:id="109"/>
      <w:bookmarkEnd w:id="110"/>
    </w:p>
    <w:p w14:paraId="21269AB8" w14:textId="02BD9DAC" w:rsidR="008A52C5" w:rsidRPr="00950867" w:rsidRDefault="00AA2A05" w:rsidP="008A52C5">
      <w:pPr>
        <w:pStyle w:val="Heading2"/>
        <w:rPr>
          <w:highlight w:val="green"/>
          <w:lang w:val="en-US"/>
        </w:rPr>
      </w:pPr>
      <w:bookmarkStart w:id="111" w:name="_Ref62049522"/>
      <w:bookmarkStart w:id="112" w:name="_Toc62220780"/>
      <w:bookmarkStart w:id="113" w:name="_Ref14872557"/>
      <w:bookmarkStart w:id="114" w:name="_Ref14873217"/>
      <w:bookmarkStart w:id="115" w:name="_Ref14873251"/>
      <w:r w:rsidRPr="00950867">
        <w:rPr>
          <w:highlight w:val="green"/>
          <w:lang w:val="en-US"/>
        </w:rPr>
        <w:t>S</w:t>
      </w:r>
      <w:r w:rsidR="008A52C5" w:rsidRPr="00950867">
        <w:rPr>
          <w:highlight w:val="green"/>
          <w:lang w:val="en-US"/>
        </w:rPr>
        <w:t xml:space="preserve">ensitivity </w:t>
      </w:r>
      <w:r w:rsidR="006F797D" w:rsidRPr="00950867">
        <w:rPr>
          <w:highlight w:val="green"/>
          <w:lang w:val="en-US"/>
        </w:rPr>
        <w:t>s</w:t>
      </w:r>
      <w:r w:rsidR="008A52C5" w:rsidRPr="00950867">
        <w:rPr>
          <w:highlight w:val="green"/>
          <w:lang w:val="en-US"/>
        </w:rPr>
        <w:t>cenario</w:t>
      </w:r>
      <w:bookmarkEnd w:id="111"/>
      <w:bookmarkEnd w:id="112"/>
    </w:p>
    <w:p w14:paraId="29180411" w14:textId="24E68EA6" w:rsidR="004E72E7" w:rsidRDefault="004E72E7" w:rsidP="008A52C5">
      <w:pPr>
        <w:rPr>
          <w:lang w:val="en-US"/>
        </w:rPr>
      </w:pPr>
      <w:r w:rsidRPr="00950867">
        <w:rPr>
          <w:lang w:val="en-US"/>
        </w:rPr>
        <w:t xml:space="preserve">Each individual model run of SEWAM consists of a combination of a sensitivity scenario and an instream flow target scenario. </w:t>
      </w:r>
      <w:r w:rsidR="008A52C5" w:rsidRPr="00950867">
        <w:rPr>
          <w:lang w:val="en-US"/>
        </w:rPr>
        <w:t xml:space="preserve">The </w:t>
      </w:r>
      <w:r w:rsidR="008A52C5" w:rsidRPr="00950867">
        <w:rPr>
          <w:i/>
          <w:iCs/>
          <w:lang w:val="en-US"/>
        </w:rPr>
        <w:t>Key\Scenarios\Sensitivity Scenario</w:t>
      </w:r>
      <w:r w:rsidR="008A52C5" w:rsidRPr="00950867">
        <w:rPr>
          <w:lang w:val="en-US"/>
        </w:rPr>
        <w:t xml:space="preserve"> expression sets the sensitivity scenario to run, which represents options for management and sensitivity testing. </w:t>
      </w:r>
      <w:r w:rsidR="00EE14FB" w:rsidRPr="00950867">
        <w:rPr>
          <w:lang w:val="en-US"/>
        </w:rPr>
        <w:t xml:space="preserve">The demands, storage assumptions, and priorities are all affected by the sensitivity scenario. </w:t>
      </w:r>
      <w:r w:rsidRPr="00950867">
        <w:rPr>
          <w:lang w:val="en-US"/>
        </w:rPr>
        <w:t>The sensitivity scenarios run in SEWAM</w:t>
      </w:r>
      <w:r w:rsidR="00EE14FB" w:rsidRPr="00950867">
        <w:rPr>
          <w:lang w:val="en-US"/>
        </w:rPr>
        <w:t xml:space="preserve"> as of Jan 2021</w:t>
      </w:r>
      <w:r w:rsidRPr="00950867">
        <w:rPr>
          <w:lang w:val="en-US"/>
        </w:rPr>
        <w:t xml:space="preserve"> are shown below in </w:t>
      </w:r>
      <w:r w:rsidRPr="00950867">
        <w:rPr>
          <w:lang w:val="en-US"/>
        </w:rPr>
        <w:fldChar w:fldCharType="begin"/>
      </w:r>
      <w:r w:rsidRPr="00950867">
        <w:rPr>
          <w:lang w:val="en-US"/>
        </w:rPr>
        <w:instrText xml:space="preserve"> REF _Ref62037281 \h </w:instrText>
      </w:r>
      <w:r w:rsidR="00EE14FB" w:rsidRPr="00950867">
        <w:rPr>
          <w:lang w:val="en-US"/>
        </w:rPr>
        <w:instrText xml:space="preserve"> \* MERGEFORMAT </w:instrText>
      </w:r>
      <w:r w:rsidRPr="00950867">
        <w:rPr>
          <w:lang w:val="en-US"/>
        </w:rPr>
      </w:r>
      <w:r w:rsidRPr="00950867">
        <w:rPr>
          <w:lang w:val="en-US"/>
        </w:rPr>
        <w:fldChar w:fldCharType="separate"/>
      </w:r>
      <w:r w:rsidR="0067763F">
        <w:t xml:space="preserve">Table </w:t>
      </w:r>
      <w:r w:rsidR="0067763F">
        <w:rPr>
          <w:noProof/>
        </w:rPr>
        <w:t>5.1</w:t>
      </w:r>
      <w:r w:rsidRPr="00950867">
        <w:rPr>
          <w:lang w:val="en-US"/>
        </w:rPr>
        <w:fldChar w:fldCharType="end"/>
      </w:r>
      <w:r w:rsidRPr="00950867">
        <w:rPr>
          <w:lang w:val="en-US"/>
        </w:rPr>
        <w:t>. Each assumption for each sensitivity scenario which deviates from the baseline assumptions is highlighted in yellow.</w:t>
      </w:r>
      <w:r>
        <w:rPr>
          <w:lang w:val="en-US"/>
        </w:rPr>
        <w:t xml:space="preserve"> </w:t>
      </w:r>
    </w:p>
    <w:p w14:paraId="46B758F9" w14:textId="73D7A64B" w:rsidR="004E72E7" w:rsidRDefault="004E72E7" w:rsidP="004E72E7">
      <w:pPr>
        <w:pStyle w:val="TableFigureTitle"/>
      </w:pPr>
      <w:bookmarkStart w:id="116" w:name="_Ref62037281"/>
      <w:r>
        <w:t xml:space="preserve">Table </w:t>
      </w:r>
      <w:fldSimple w:instr=" STYLEREF 1 \s ">
        <w:r w:rsidR="006E011C">
          <w:rPr>
            <w:noProof/>
          </w:rPr>
          <w:t>5</w:t>
        </w:r>
      </w:fldSimple>
      <w:r w:rsidR="006E011C">
        <w:t>.</w:t>
      </w:r>
      <w:fldSimple w:instr=" SEQ Table \* ARABIC \s 1 ">
        <w:r w:rsidR="006E011C">
          <w:rPr>
            <w:noProof/>
          </w:rPr>
          <w:t>1</w:t>
        </w:r>
      </w:fldSimple>
      <w:bookmarkEnd w:id="116"/>
      <w:r>
        <w:t>. Sensitivity scenarios run in SEWAM</w:t>
      </w:r>
      <w:r w:rsidR="00EE14FB">
        <w:t xml:space="preserve"> (as of Jan 2021)</w:t>
      </w:r>
      <w:r w:rsidR="0017020E">
        <w:t>.</w:t>
      </w:r>
    </w:p>
    <w:p w14:paraId="24D0951F" w14:textId="1A2C9B06" w:rsidR="00EE14FB" w:rsidRPr="00EE14FB" w:rsidRDefault="00EE14FB" w:rsidP="004E72E7">
      <w:pPr>
        <w:pStyle w:val="TableFigureTitle"/>
        <w:rPr>
          <w:b w:val="0"/>
          <w:bCs/>
          <w:i/>
          <w:iCs/>
        </w:rPr>
      </w:pPr>
      <w:r>
        <w:rPr>
          <w:b w:val="0"/>
          <w:bCs/>
          <w:i/>
          <w:iCs/>
        </w:rPr>
        <w:t>Values highlighted in yellow represent deviations from baseline assumptions.</w:t>
      </w:r>
    </w:p>
    <w:tbl>
      <w:tblPr>
        <w:tblStyle w:val="TableGrid"/>
        <w:tblW w:w="8913" w:type="dxa"/>
        <w:tblLook w:val="04A0" w:firstRow="1" w:lastRow="0" w:firstColumn="1" w:lastColumn="0" w:noHBand="0" w:noVBand="1"/>
      </w:tblPr>
      <w:tblGrid>
        <w:gridCol w:w="2250"/>
        <w:gridCol w:w="1248"/>
        <w:gridCol w:w="1318"/>
        <w:gridCol w:w="1597"/>
        <w:gridCol w:w="1299"/>
        <w:gridCol w:w="298"/>
        <w:gridCol w:w="893"/>
        <w:gridCol w:w="10"/>
      </w:tblGrid>
      <w:tr w:rsidR="00052AA3" w14:paraId="4D5E1A3D" w14:textId="77777777" w:rsidTr="00EE14FB">
        <w:trPr>
          <w:cnfStyle w:val="100000000000" w:firstRow="1" w:lastRow="0" w:firstColumn="0" w:lastColumn="0" w:oddVBand="0" w:evenVBand="0" w:oddHBand="0" w:evenHBand="0" w:firstRowFirstColumn="0" w:firstRowLastColumn="0" w:lastRowFirstColumn="0" w:lastRowLastColumn="0"/>
          <w:trHeight w:val="273"/>
        </w:trPr>
        <w:tc>
          <w:tcPr>
            <w:tcW w:w="2250" w:type="dxa"/>
            <w:noWrap/>
          </w:tcPr>
          <w:p w14:paraId="0F2D112F" w14:textId="19EBDDA2" w:rsidR="003C06B4" w:rsidRPr="00052AA3" w:rsidRDefault="003C06B4" w:rsidP="00052AA3">
            <w:pPr>
              <w:spacing w:after="0" w:line="240" w:lineRule="auto"/>
              <w:jc w:val="center"/>
              <w:rPr>
                <w:rFonts w:asciiTheme="majorHAnsi" w:eastAsia="Times New Roman" w:hAnsiTheme="majorHAnsi" w:cstheme="majorHAnsi"/>
                <w:b/>
                <w:bCs/>
                <w:color w:val="000000"/>
                <w:sz w:val="19"/>
                <w:szCs w:val="19"/>
              </w:rPr>
            </w:pPr>
            <w:bookmarkStart w:id="117" w:name="_Hlk62038301"/>
            <w:r w:rsidRPr="00052AA3">
              <w:rPr>
                <w:rFonts w:asciiTheme="majorHAnsi" w:eastAsia="Times New Roman" w:hAnsiTheme="majorHAnsi" w:cstheme="majorHAnsi"/>
                <w:b/>
                <w:bCs/>
                <w:color w:val="000000"/>
                <w:sz w:val="19"/>
                <w:szCs w:val="19"/>
              </w:rPr>
              <w:t>Sensitivity Scenarios</w:t>
            </w:r>
          </w:p>
        </w:tc>
        <w:tc>
          <w:tcPr>
            <w:tcW w:w="1248" w:type="dxa"/>
            <w:noWrap/>
          </w:tcPr>
          <w:p w14:paraId="4EF8F30B" w14:textId="102B7CF1" w:rsidR="003C06B4" w:rsidRPr="00052AA3" w:rsidRDefault="003C06B4" w:rsidP="00052AA3">
            <w:pPr>
              <w:spacing w:after="0" w:line="240" w:lineRule="auto"/>
              <w:jc w:val="center"/>
              <w:rPr>
                <w:rFonts w:asciiTheme="majorHAnsi" w:eastAsia="Times New Roman" w:hAnsiTheme="majorHAnsi" w:cstheme="majorHAnsi"/>
                <w:b/>
                <w:bCs/>
                <w:color w:val="000000"/>
                <w:sz w:val="19"/>
                <w:szCs w:val="19"/>
              </w:rPr>
            </w:pPr>
            <w:r w:rsidRPr="00052AA3">
              <w:rPr>
                <w:rFonts w:asciiTheme="majorHAnsi" w:eastAsia="Times New Roman" w:hAnsiTheme="majorHAnsi" w:cstheme="majorHAnsi"/>
                <w:b/>
                <w:bCs/>
                <w:color w:val="000000"/>
                <w:sz w:val="19"/>
                <w:szCs w:val="19"/>
              </w:rPr>
              <w:t>Cannabis Imagery Demands</w:t>
            </w:r>
          </w:p>
        </w:tc>
        <w:tc>
          <w:tcPr>
            <w:tcW w:w="1318" w:type="dxa"/>
            <w:noWrap/>
          </w:tcPr>
          <w:p w14:paraId="3F90D354" w14:textId="1340145E" w:rsidR="003C06B4" w:rsidRPr="00052AA3" w:rsidRDefault="003C06B4" w:rsidP="00052AA3">
            <w:pPr>
              <w:spacing w:after="0" w:line="240" w:lineRule="auto"/>
              <w:jc w:val="center"/>
              <w:rPr>
                <w:rFonts w:asciiTheme="majorHAnsi" w:eastAsia="Times New Roman" w:hAnsiTheme="majorHAnsi" w:cstheme="majorHAnsi"/>
                <w:b/>
                <w:bCs/>
                <w:color w:val="000000"/>
                <w:sz w:val="19"/>
                <w:szCs w:val="19"/>
              </w:rPr>
            </w:pPr>
            <w:r w:rsidRPr="00052AA3">
              <w:rPr>
                <w:rFonts w:asciiTheme="majorHAnsi" w:eastAsia="Times New Roman" w:hAnsiTheme="majorHAnsi" w:cstheme="majorHAnsi"/>
                <w:b/>
                <w:bCs/>
                <w:color w:val="000000"/>
                <w:sz w:val="19"/>
                <w:szCs w:val="19"/>
              </w:rPr>
              <w:t>Cannabis Imagery Storage</w:t>
            </w:r>
          </w:p>
        </w:tc>
        <w:tc>
          <w:tcPr>
            <w:tcW w:w="1597" w:type="dxa"/>
            <w:noWrap/>
          </w:tcPr>
          <w:p w14:paraId="320823DE" w14:textId="27150892" w:rsidR="003C06B4" w:rsidRPr="00052AA3" w:rsidRDefault="004E72E7" w:rsidP="00052AA3">
            <w:pPr>
              <w:spacing w:after="0" w:line="240" w:lineRule="auto"/>
              <w:jc w:val="center"/>
              <w:rPr>
                <w:rFonts w:asciiTheme="majorHAnsi" w:eastAsia="Times New Roman" w:hAnsiTheme="majorHAnsi" w:cstheme="majorHAnsi"/>
                <w:b/>
                <w:bCs/>
                <w:color w:val="000000"/>
                <w:sz w:val="19"/>
                <w:szCs w:val="19"/>
              </w:rPr>
            </w:pPr>
            <w:r>
              <w:rPr>
                <w:rFonts w:asciiTheme="majorHAnsi" w:eastAsia="Times New Roman" w:hAnsiTheme="majorHAnsi" w:cstheme="majorHAnsi"/>
                <w:b/>
                <w:bCs/>
                <w:color w:val="000000"/>
                <w:sz w:val="19"/>
                <w:szCs w:val="19"/>
              </w:rPr>
              <w:t xml:space="preserve">Can. &amp; Ill. Domestic </w:t>
            </w:r>
            <w:r w:rsidR="003C06B4" w:rsidRPr="00052AA3">
              <w:rPr>
                <w:rFonts w:asciiTheme="majorHAnsi" w:eastAsia="Times New Roman" w:hAnsiTheme="majorHAnsi" w:cstheme="majorHAnsi"/>
                <w:b/>
                <w:bCs/>
                <w:color w:val="000000"/>
                <w:sz w:val="19"/>
                <w:szCs w:val="19"/>
              </w:rPr>
              <w:t>Priority</w:t>
            </w:r>
          </w:p>
        </w:tc>
        <w:tc>
          <w:tcPr>
            <w:tcW w:w="1299" w:type="dxa"/>
            <w:noWrap/>
          </w:tcPr>
          <w:p w14:paraId="7D54DA21" w14:textId="57D54CA4" w:rsidR="003C06B4" w:rsidRPr="00052AA3" w:rsidRDefault="003C06B4" w:rsidP="00052AA3">
            <w:pPr>
              <w:spacing w:after="0" w:line="240" w:lineRule="auto"/>
              <w:jc w:val="center"/>
              <w:rPr>
                <w:rFonts w:asciiTheme="majorHAnsi" w:eastAsia="Times New Roman" w:hAnsiTheme="majorHAnsi" w:cstheme="majorHAnsi"/>
                <w:b/>
                <w:bCs/>
                <w:color w:val="000000"/>
                <w:sz w:val="19"/>
                <w:szCs w:val="19"/>
              </w:rPr>
            </w:pPr>
            <w:r w:rsidRPr="00052AA3">
              <w:rPr>
                <w:rFonts w:asciiTheme="majorHAnsi" w:eastAsia="Times New Roman" w:hAnsiTheme="majorHAnsi" w:cstheme="majorHAnsi"/>
                <w:b/>
                <w:bCs/>
                <w:color w:val="000000"/>
                <w:sz w:val="19"/>
                <w:szCs w:val="19"/>
              </w:rPr>
              <w:t>eWRIMS Demands</w:t>
            </w:r>
          </w:p>
        </w:tc>
        <w:tc>
          <w:tcPr>
            <w:tcW w:w="1201" w:type="dxa"/>
            <w:gridSpan w:val="3"/>
            <w:noWrap/>
          </w:tcPr>
          <w:p w14:paraId="3B412610" w14:textId="7AE266C5" w:rsidR="003C06B4" w:rsidRPr="00052AA3" w:rsidRDefault="00262EF7" w:rsidP="00052AA3">
            <w:pPr>
              <w:spacing w:after="0" w:line="240" w:lineRule="auto"/>
              <w:jc w:val="center"/>
              <w:rPr>
                <w:rFonts w:asciiTheme="majorHAnsi" w:eastAsia="Times New Roman" w:hAnsiTheme="majorHAnsi" w:cstheme="majorHAnsi"/>
                <w:b/>
                <w:bCs/>
                <w:color w:val="000000"/>
                <w:sz w:val="19"/>
                <w:szCs w:val="19"/>
              </w:rPr>
            </w:pPr>
            <w:r w:rsidRPr="00052AA3">
              <w:rPr>
                <w:rFonts w:asciiTheme="majorHAnsi" w:eastAsia="Times New Roman" w:hAnsiTheme="majorHAnsi" w:cstheme="majorHAnsi"/>
                <w:b/>
                <w:bCs/>
                <w:color w:val="000000"/>
                <w:sz w:val="19"/>
                <w:szCs w:val="19"/>
              </w:rPr>
              <w:t>eWRIMS Storage</w:t>
            </w:r>
          </w:p>
        </w:tc>
      </w:tr>
      <w:tr w:rsidR="00052AA3" w14:paraId="5F93DA7A" w14:textId="77777777" w:rsidTr="00EE14FB">
        <w:trPr>
          <w:gridAfter w:val="1"/>
          <w:wAfter w:w="10" w:type="dxa"/>
          <w:trHeight w:val="273"/>
        </w:trPr>
        <w:tc>
          <w:tcPr>
            <w:tcW w:w="2250" w:type="dxa"/>
            <w:noWrap/>
            <w:hideMark/>
          </w:tcPr>
          <w:p w14:paraId="6BEED3D8" w14:textId="5534779D" w:rsidR="003C06B4" w:rsidRPr="00262EF7" w:rsidRDefault="003C06B4">
            <w:pPr>
              <w:spacing w:after="0" w:line="240" w:lineRule="auto"/>
              <w:rPr>
                <w:rFonts w:asciiTheme="majorHAnsi" w:eastAsia="Times New Roman" w:hAnsiTheme="majorHAnsi" w:cstheme="majorHAnsi"/>
                <w:color w:val="000000"/>
                <w:sz w:val="19"/>
                <w:szCs w:val="19"/>
              </w:rPr>
            </w:pPr>
            <w:r w:rsidRPr="00262EF7">
              <w:rPr>
                <w:rFonts w:asciiTheme="majorHAnsi" w:eastAsia="Times New Roman" w:hAnsiTheme="majorHAnsi" w:cstheme="majorHAnsi"/>
                <w:color w:val="000000"/>
                <w:sz w:val="19"/>
                <w:szCs w:val="19"/>
              </w:rPr>
              <w:t>1. Baseline/Reference</w:t>
            </w:r>
          </w:p>
        </w:tc>
        <w:tc>
          <w:tcPr>
            <w:tcW w:w="1248" w:type="dxa"/>
            <w:noWrap/>
            <w:hideMark/>
          </w:tcPr>
          <w:p w14:paraId="4441EC0C" w14:textId="77777777" w:rsidR="003C06B4" w:rsidRPr="00262EF7" w:rsidRDefault="003C06B4" w:rsidP="00052AA3">
            <w:pPr>
              <w:spacing w:after="0" w:line="240" w:lineRule="auto"/>
              <w:jc w:val="center"/>
              <w:rPr>
                <w:rFonts w:asciiTheme="majorHAnsi" w:eastAsia="Times New Roman" w:hAnsiTheme="majorHAnsi" w:cstheme="majorHAnsi"/>
                <w:b/>
                <w:bCs/>
                <w:color w:val="000000"/>
                <w:sz w:val="19"/>
                <w:szCs w:val="19"/>
              </w:rPr>
            </w:pPr>
            <w:r w:rsidRPr="00262EF7">
              <w:rPr>
                <w:rFonts w:asciiTheme="majorHAnsi" w:eastAsia="Times New Roman" w:hAnsiTheme="majorHAnsi" w:cstheme="majorHAnsi"/>
                <w:b/>
                <w:bCs/>
                <w:color w:val="000000"/>
                <w:sz w:val="19"/>
                <w:szCs w:val="19"/>
              </w:rPr>
              <w:t>100%</w:t>
            </w:r>
          </w:p>
        </w:tc>
        <w:tc>
          <w:tcPr>
            <w:tcW w:w="1318" w:type="dxa"/>
            <w:noWrap/>
            <w:hideMark/>
          </w:tcPr>
          <w:p w14:paraId="30095576" w14:textId="77777777" w:rsidR="003C06B4" w:rsidRPr="00262EF7" w:rsidRDefault="003C06B4" w:rsidP="00052AA3">
            <w:pPr>
              <w:spacing w:after="0" w:line="240" w:lineRule="auto"/>
              <w:jc w:val="center"/>
              <w:rPr>
                <w:rFonts w:asciiTheme="majorHAnsi" w:eastAsia="Times New Roman" w:hAnsiTheme="majorHAnsi" w:cstheme="majorHAnsi"/>
                <w:b/>
                <w:bCs/>
                <w:color w:val="000000"/>
                <w:sz w:val="19"/>
                <w:szCs w:val="19"/>
              </w:rPr>
            </w:pPr>
            <w:r w:rsidRPr="00262EF7">
              <w:rPr>
                <w:rFonts w:asciiTheme="majorHAnsi" w:eastAsia="Times New Roman" w:hAnsiTheme="majorHAnsi" w:cstheme="majorHAnsi"/>
                <w:b/>
                <w:bCs/>
                <w:color w:val="000000"/>
                <w:sz w:val="19"/>
                <w:szCs w:val="19"/>
              </w:rPr>
              <w:t>None</w:t>
            </w:r>
          </w:p>
        </w:tc>
        <w:tc>
          <w:tcPr>
            <w:tcW w:w="1597" w:type="dxa"/>
            <w:noWrap/>
            <w:hideMark/>
          </w:tcPr>
          <w:p w14:paraId="7120662F" w14:textId="77777777" w:rsidR="003C06B4" w:rsidRPr="00262EF7" w:rsidRDefault="003C06B4" w:rsidP="00052AA3">
            <w:pPr>
              <w:spacing w:after="0" w:line="240" w:lineRule="auto"/>
              <w:jc w:val="center"/>
              <w:rPr>
                <w:rFonts w:asciiTheme="majorHAnsi" w:eastAsia="Times New Roman" w:hAnsiTheme="majorHAnsi" w:cstheme="majorHAnsi"/>
                <w:b/>
                <w:bCs/>
                <w:color w:val="000000"/>
                <w:sz w:val="19"/>
                <w:szCs w:val="19"/>
              </w:rPr>
            </w:pPr>
            <w:r w:rsidRPr="00262EF7">
              <w:rPr>
                <w:rFonts w:asciiTheme="majorHAnsi" w:eastAsia="Times New Roman" w:hAnsiTheme="majorHAnsi" w:cstheme="majorHAnsi"/>
                <w:b/>
                <w:bCs/>
                <w:color w:val="000000"/>
                <w:sz w:val="19"/>
                <w:szCs w:val="19"/>
              </w:rPr>
              <w:t>Senior to IFR's</w:t>
            </w:r>
          </w:p>
        </w:tc>
        <w:tc>
          <w:tcPr>
            <w:tcW w:w="1299" w:type="dxa"/>
            <w:noWrap/>
            <w:hideMark/>
          </w:tcPr>
          <w:p w14:paraId="02FCFC82" w14:textId="77777777" w:rsidR="003C06B4" w:rsidRPr="00262EF7" w:rsidRDefault="003C06B4" w:rsidP="00052AA3">
            <w:pPr>
              <w:spacing w:after="0" w:line="240" w:lineRule="auto"/>
              <w:jc w:val="center"/>
              <w:rPr>
                <w:rFonts w:asciiTheme="majorHAnsi" w:eastAsia="Times New Roman" w:hAnsiTheme="majorHAnsi" w:cstheme="majorHAnsi"/>
                <w:b/>
                <w:bCs/>
                <w:color w:val="000000"/>
                <w:sz w:val="19"/>
                <w:szCs w:val="19"/>
              </w:rPr>
            </w:pPr>
            <w:r w:rsidRPr="00262EF7">
              <w:rPr>
                <w:rFonts w:asciiTheme="majorHAnsi" w:eastAsia="Times New Roman" w:hAnsiTheme="majorHAnsi" w:cstheme="majorHAnsi"/>
                <w:b/>
                <w:bCs/>
                <w:color w:val="000000"/>
                <w:sz w:val="19"/>
                <w:szCs w:val="19"/>
              </w:rPr>
              <w:t>Permitted</w:t>
            </w:r>
          </w:p>
        </w:tc>
        <w:tc>
          <w:tcPr>
            <w:tcW w:w="1191" w:type="dxa"/>
            <w:gridSpan w:val="2"/>
            <w:noWrap/>
            <w:hideMark/>
          </w:tcPr>
          <w:p w14:paraId="3E6FBC34" w14:textId="77777777" w:rsidR="003C06B4" w:rsidRPr="00262EF7" w:rsidRDefault="003C06B4" w:rsidP="00052AA3">
            <w:pPr>
              <w:spacing w:after="0" w:line="240" w:lineRule="auto"/>
              <w:jc w:val="center"/>
              <w:rPr>
                <w:rFonts w:asciiTheme="majorHAnsi" w:eastAsia="Times New Roman" w:hAnsiTheme="majorHAnsi" w:cstheme="majorHAnsi"/>
                <w:b/>
                <w:bCs/>
                <w:color w:val="000000"/>
                <w:sz w:val="19"/>
                <w:szCs w:val="19"/>
              </w:rPr>
            </w:pPr>
            <w:r w:rsidRPr="00262EF7">
              <w:rPr>
                <w:rFonts w:asciiTheme="majorHAnsi" w:eastAsia="Times New Roman" w:hAnsiTheme="majorHAnsi" w:cstheme="majorHAnsi"/>
                <w:b/>
                <w:bCs/>
                <w:color w:val="000000"/>
                <w:sz w:val="19"/>
                <w:szCs w:val="19"/>
              </w:rPr>
              <w:t>On</w:t>
            </w:r>
          </w:p>
        </w:tc>
      </w:tr>
      <w:tr w:rsidR="00052AA3" w14:paraId="6C5F68F0" w14:textId="77777777" w:rsidTr="00EE14FB">
        <w:trPr>
          <w:gridAfter w:val="1"/>
          <w:wAfter w:w="10" w:type="dxa"/>
          <w:trHeight w:val="273"/>
        </w:trPr>
        <w:tc>
          <w:tcPr>
            <w:tcW w:w="2250" w:type="dxa"/>
            <w:noWrap/>
            <w:hideMark/>
          </w:tcPr>
          <w:p w14:paraId="612BF776" w14:textId="3037F5E2" w:rsidR="003C06B4" w:rsidRPr="00262EF7" w:rsidRDefault="003C06B4">
            <w:pPr>
              <w:spacing w:after="0" w:line="240" w:lineRule="auto"/>
              <w:rPr>
                <w:rFonts w:asciiTheme="majorHAnsi" w:eastAsia="Times New Roman" w:hAnsiTheme="majorHAnsi" w:cstheme="majorHAnsi"/>
                <w:color w:val="000000"/>
                <w:sz w:val="19"/>
                <w:szCs w:val="19"/>
              </w:rPr>
            </w:pPr>
            <w:r w:rsidRPr="00262EF7">
              <w:rPr>
                <w:rFonts w:asciiTheme="majorHAnsi" w:eastAsia="Times New Roman" w:hAnsiTheme="majorHAnsi" w:cstheme="majorHAnsi"/>
                <w:color w:val="000000"/>
                <w:sz w:val="19"/>
                <w:szCs w:val="19"/>
              </w:rPr>
              <w:t>2. Cannabis</w:t>
            </w:r>
            <w:r w:rsidR="004E72E7">
              <w:rPr>
                <w:rFonts w:asciiTheme="majorHAnsi" w:eastAsia="Times New Roman" w:hAnsiTheme="majorHAnsi" w:cstheme="majorHAnsi"/>
                <w:color w:val="000000"/>
                <w:sz w:val="19"/>
                <w:szCs w:val="19"/>
              </w:rPr>
              <w:t xml:space="preserve"> Imagery</w:t>
            </w:r>
            <w:r w:rsidRPr="00262EF7">
              <w:rPr>
                <w:rFonts w:asciiTheme="majorHAnsi" w:eastAsia="Times New Roman" w:hAnsiTheme="majorHAnsi" w:cstheme="majorHAnsi"/>
                <w:color w:val="000000"/>
                <w:sz w:val="19"/>
                <w:szCs w:val="19"/>
              </w:rPr>
              <w:t xml:space="preserve"> Storage </w:t>
            </w:r>
            <w:r w:rsidRPr="00262EF7">
              <w:rPr>
                <w:rFonts w:asciiTheme="majorHAnsi" w:eastAsia="Times New Roman" w:hAnsiTheme="majorHAnsi" w:cstheme="majorHAnsi"/>
                <w:color w:val="C00000"/>
                <w:sz w:val="19"/>
                <w:szCs w:val="19"/>
              </w:rPr>
              <w:t>(1 month)</w:t>
            </w:r>
          </w:p>
        </w:tc>
        <w:tc>
          <w:tcPr>
            <w:tcW w:w="1248" w:type="dxa"/>
            <w:noWrap/>
            <w:hideMark/>
          </w:tcPr>
          <w:p w14:paraId="6EC1662C" w14:textId="77777777" w:rsidR="003C06B4" w:rsidRPr="00262EF7" w:rsidRDefault="003C06B4" w:rsidP="00052AA3">
            <w:pPr>
              <w:spacing w:after="0" w:line="240" w:lineRule="auto"/>
              <w:jc w:val="center"/>
              <w:rPr>
                <w:rFonts w:asciiTheme="majorHAnsi" w:eastAsia="Times New Roman" w:hAnsiTheme="majorHAnsi" w:cstheme="majorHAnsi"/>
                <w:i/>
                <w:iCs/>
                <w:color w:val="44546A"/>
                <w:sz w:val="19"/>
                <w:szCs w:val="19"/>
              </w:rPr>
            </w:pPr>
            <w:r w:rsidRPr="00262EF7">
              <w:rPr>
                <w:rFonts w:asciiTheme="majorHAnsi" w:eastAsia="Times New Roman" w:hAnsiTheme="majorHAnsi" w:cstheme="majorHAnsi"/>
                <w:i/>
                <w:iCs/>
                <w:color w:val="44546A"/>
                <w:sz w:val="19"/>
                <w:szCs w:val="19"/>
              </w:rPr>
              <w:t>100%</w:t>
            </w:r>
          </w:p>
        </w:tc>
        <w:tc>
          <w:tcPr>
            <w:tcW w:w="1318" w:type="dxa"/>
            <w:shd w:val="clear" w:color="auto" w:fill="FFFF00"/>
            <w:noWrap/>
            <w:hideMark/>
          </w:tcPr>
          <w:p w14:paraId="0C798CF0" w14:textId="77777777" w:rsidR="003C06B4" w:rsidRPr="00262EF7" w:rsidRDefault="003C06B4" w:rsidP="00052AA3">
            <w:pPr>
              <w:spacing w:after="0" w:line="240" w:lineRule="auto"/>
              <w:jc w:val="center"/>
              <w:rPr>
                <w:rFonts w:asciiTheme="majorHAnsi" w:eastAsia="Times New Roman" w:hAnsiTheme="majorHAnsi" w:cstheme="majorHAnsi"/>
                <w:color w:val="auto"/>
                <w:sz w:val="19"/>
                <w:szCs w:val="19"/>
              </w:rPr>
            </w:pPr>
            <w:r w:rsidRPr="00262EF7">
              <w:rPr>
                <w:rFonts w:asciiTheme="majorHAnsi" w:eastAsia="Times New Roman" w:hAnsiTheme="majorHAnsi" w:cstheme="majorHAnsi"/>
                <w:color w:val="000000"/>
                <w:sz w:val="19"/>
                <w:szCs w:val="19"/>
              </w:rPr>
              <w:t>1 month</w:t>
            </w:r>
          </w:p>
        </w:tc>
        <w:tc>
          <w:tcPr>
            <w:tcW w:w="1597" w:type="dxa"/>
            <w:noWrap/>
            <w:hideMark/>
          </w:tcPr>
          <w:p w14:paraId="2E209CD8" w14:textId="2C3F3ADA" w:rsidR="003C06B4" w:rsidRPr="00262EF7" w:rsidRDefault="003C06B4" w:rsidP="00052AA3">
            <w:pPr>
              <w:spacing w:after="0" w:line="240" w:lineRule="auto"/>
              <w:jc w:val="center"/>
              <w:rPr>
                <w:rFonts w:asciiTheme="majorHAnsi" w:eastAsia="Times New Roman" w:hAnsiTheme="majorHAnsi" w:cstheme="majorHAnsi"/>
                <w:i/>
                <w:iCs/>
                <w:color w:val="44546A"/>
                <w:sz w:val="19"/>
                <w:szCs w:val="19"/>
              </w:rPr>
            </w:pPr>
            <w:r w:rsidRPr="00262EF7">
              <w:rPr>
                <w:rFonts w:asciiTheme="majorHAnsi" w:eastAsia="Times New Roman" w:hAnsiTheme="majorHAnsi" w:cstheme="majorHAnsi"/>
                <w:i/>
                <w:iCs/>
                <w:color w:val="44546A"/>
                <w:sz w:val="19"/>
                <w:szCs w:val="19"/>
              </w:rPr>
              <w:t>Senior to IF</w:t>
            </w:r>
            <w:r w:rsidR="004D1516">
              <w:rPr>
                <w:rFonts w:asciiTheme="majorHAnsi" w:eastAsia="Times New Roman" w:hAnsiTheme="majorHAnsi" w:cstheme="majorHAnsi"/>
                <w:i/>
                <w:iCs/>
                <w:color w:val="44546A"/>
                <w:sz w:val="19"/>
                <w:szCs w:val="19"/>
              </w:rPr>
              <w:t>T</w:t>
            </w:r>
            <w:r w:rsidRPr="00262EF7">
              <w:rPr>
                <w:rFonts w:asciiTheme="majorHAnsi" w:eastAsia="Times New Roman" w:hAnsiTheme="majorHAnsi" w:cstheme="majorHAnsi"/>
                <w:i/>
                <w:iCs/>
                <w:color w:val="44546A"/>
                <w:sz w:val="19"/>
                <w:szCs w:val="19"/>
              </w:rPr>
              <w:t>'s</w:t>
            </w:r>
          </w:p>
        </w:tc>
        <w:tc>
          <w:tcPr>
            <w:tcW w:w="1299" w:type="dxa"/>
            <w:noWrap/>
            <w:hideMark/>
          </w:tcPr>
          <w:p w14:paraId="342DD326" w14:textId="77777777" w:rsidR="003C06B4" w:rsidRPr="00262EF7" w:rsidRDefault="003C06B4" w:rsidP="00052AA3">
            <w:pPr>
              <w:spacing w:after="0" w:line="240" w:lineRule="auto"/>
              <w:jc w:val="center"/>
              <w:rPr>
                <w:rFonts w:asciiTheme="majorHAnsi" w:eastAsia="Times New Roman" w:hAnsiTheme="majorHAnsi" w:cstheme="majorHAnsi"/>
                <w:i/>
                <w:iCs/>
                <w:color w:val="44546A"/>
                <w:sz w:val="19"/>
                <w:szCs w:val="19"/>
              </w:rPr>
            </w:pPr>
            <w:r w:rsidRPr="00262EF7">
              <w:rPr>
                <w:rFonts w:asciiTheme="majorHAnsi" w:eastAsia="Times New Roman" w:hAnsiTheme="majorHAnsi" w:cstheme="majorHAnsi"/>
                <w:i/>
                <w:iCs/>
                <w:color w:val="44546A"/>
                <w:sz w:val="19"/>
                <w:szCs w:val="19"/>
              </w:rPr>
              <w:t>Permitted</w:t>
            </w:r>
          </w:p>
        </w:tc>
        <w:tc>
          <w:tcPr>
            <w:tcW w:w="1191" w:type="dxa"/>
            <w:gridSpan w:val="2"/>
            <w:noWrap/>
            <w:hideMark/>
          </w:tcPr>
          <w:p w14:paraId="5D0A39FC" w14:textId="77777777" w:rsidR="003C06B4" w:rsidRPr="00262EF7" w:rsidRDefault="003C06B4" w:rsidP="00052AA3">
            <w:pPr>
              <w:spacing w:after="0" w:line="240" w:lineRule="auto"/>
              <w:jc w:val="center"/>
              <w:rPr>
                <w:rFonts w:asciiTheme="majorHAnsi" w:eastAsia="Times New Roman" w:hAnsiTheme="majorHAnsi" w:cstheme="majorHAnsi"/>
                <w:i/>
                <w:iCs/>
                <w:color w:val="44546A"/>
                <w:sz w:val="19"/>
                <w:szCs w:val="19"/>
              </w:rPr>
            </w:pPr>
            <w:r w:rsidRPr="00262EF7">
              <w:rPr>
                <w:rFonts w:asciiTheme="majorHAnsi" w:eastAsia="Times New Roman" w:hAnsiTheme="majorHAnsi" w:cstheme="majorHAnsi"/>
                <w:i/>
                <w:iCs/>
                <w:color w:val="44546A"/>
                <w:sz w:val="19"/>
                <w:szCs w:val="19"/>
              </w:rPr>
              <w:t>On</w:t>
            </w:r>
          </w:p>
        </w:tc>
      </w:tr>
      <w:tr w:rsidR="00052AA3" w14:paraId="73DAD8ED" w14:textId="77777777" w:rsidTr="00EE14FB">
        <w:trPr>
          <w:gridAfter w:val="1"/>
          <w:wAfter w:w="10" w:type="dxa"/>
          <w:trHeight w:val="273"/>
        </w:trPr>
        <w:tc>
          <w:tcPr>
            <w:tcW w:w="2250" w:type="dxa"/>
            <w:noWrap/>
            <w:hideMark/>
          </w:tcPr>
          <w:p w14:paraId="58BD5C70" w14:textId="73D8138A" w:rsidR="003C06B4" w:rsidRPr="00262EF7" w:rsidRDefault="003C06B4">
            <w:pPr>
              <w:spacing w:after="0" w:line="240" w:lineRule="auto"/>
              <w:rPr>
                <w:rFonts w:asciiTheme="majorHAnsi" w:eastAsia="Times New Roman" w:hAnsiTheme="majorHAnsi" w:cstheme="majorHAnsi"/>
                <w:color w:val="000000"/>
                <w:sz w:val="19"/>
                <w:szCs w:val="19"/>
              </w:rPr>
            </w:pPr>
            <w:r w:rsidRPr="00262EF7">
              <w:rPr>
                <w:rFonts w:asciiTheme="majorHAnsi" w:eastAsia="Times New Roman" w:hAnsiTheme="majorHAnsi" w:cstheme="majorHAnsi"/>
                <w:color w:val="000000"/>
                <w:sz w:val="19"/>
                <w:szCs w:val="19"/>
              </w:rPr>
              <w:t>3. Cannabis</w:t>
            </w:r>
            <w:r w:rsidR="004E72E7">
              <w:rPr>
                <w:rFonts w:asciiTheme="majorHAnsi" w:eastAsia="Times New Roman" w:hAnsiTheme="majorHAnsi" w:cstheme="majorHAnsi"/>
                <w:color w:val="000000"/>
                <w:sz w:val="19"/>
                <w:szCs w:val="19"/>
              </w:rPr>
              <w:t xml:space="preserve"> Imagery</w:t>
            </w:r>
            <w:r w:rsidRPr="00262EF7">
              <w:rPr>
                <w:rFonts w:asciiTheme="majorHAnsi" w:eastAsia="Times New Roman" w:hAnsiTheme="majorHAnsi" w:cstheme="majorHAnsi"/>
                <w:color w:val="000000"/>
                <w:sz w:val="19"/>
                <w:szCs w:val="19"/>
              </w:rPr>
              <w:t xml:space="preserve"> Storage </w:t>
            </w:r>
            <w:r w:rsidRPr="00262EF7">
              <w:rPr>
                <w:rFonts w:asciiTheme="majorHAnsi" w:eastAsia="Times New Roman" w:hAnsiTheme="majorHAnsi" w:cstheme="majorHAnsi"/>
                <w:color w:val="C00000"/>
                <w:sz w:val="19"/>
                <w:szCs w:val="19"/>
              </w:rPr>
              <w:t>(3 months)</w:t>
            </w:r>
          </w:p>
        </w:tc>
        <w:tc>
          <w:tcPr>
            <w:tcW w:w="1248" w:type="dxa"/>
            <w:noWrap/>
            <w:hideMark/>
          </w:tcPr>
          <w:p w14:paraId="73900A7A" w14:textId="77777777" w:rsidR="003C06B4" w:rsidRPr="00262EF7" w:rsidRDefault="003C06B4" w:rsidP="00052AA3">
            <w:pPr>
              <w:spacing w:after="0" w:line="240" w:lineRule="auto"/>
              <w:jc w:val="center"/>
              <w:rPr>
                <w:rFonts w:asciiTheme="majorHAnsi" w:eastAsia="Times New Roman" w:hAnsiTheme="majorHAnsi" w:cstheme="majorHAnsi"/>
                <w:i/>
                <w:iCs/>
                <w:color w:val="44546A"/>
                <w:sz w:val="19"/>
                <w:szCs w:val="19"/>
              </w:rPr>
            </w:pPr>
            <w:r w:rsidRPr="00262EF7">
              <w:rPr>
                <w:rFonts w:asciiTheme="majorHAnsi" w:eastAsia="Times New Roman" w:hAnsiTheme="majorHAnsi" w:cstheme="majorHAnsi"/>
                <w:i/>
                <w:iCs/>
                <w:color w:val="44546A"/>
                <w:sz w:val="19"/>
                <w:szCs w:val="19"/>
              </w:rPr>
              <w:t>100%</w:t>
            </w:r>
          </w:p>
        </w:tc>
        <w:tc>
          <w:tcPr>
            <w:tcW w:w="1318" w:type="dxa"/>
            <w:shd w:val="clear" w:color="auto" w:fill="FFFF00"/>
            <w:noWrap/>
            <w:hideMark/>
          </w:tcPr>
          <w:p w14:paraId="77EEE9B2" w14:textId="77777777" w:rsidR="003C06B4" w:rsidRPr="00262EF7" w:rsidRDefault="003C06B4" w:rsidP="00052AA3">
            <w:pPr>
              <w:spacing w:after="0" w:line="240" w:lineRule="auto"/>
              <w:jc w:val="center"/>
              <w:rPr>
                <w:rFonts w:asciiTheme="majorHAnsi" w:eastAsia="Times New Roman" w:hAnsiTheme="majorHAnsi" w:cstheme="majorHAnsi"/>
                <w:color w:val="auto"/>
                <w:sz w:val="19"/>
                <w:szCs w:val="19"/>
              </w:rPr>
            </w:pPr>
            <w:r w:rsidRPr="00262EF7">
              <w:rPr>
                <w:rFonts w:asciiTheme="majorHAnsi" w:eastAsia="Times New Roman" w:hAnsiTheme="majorHAnsi" w:cstheme="majorHAnsi"/>
                <w:color w:val="000000"/>
                <w:sz w:val="19"/>
                <w:szCs w:val="19"/>
              </w:rPr>
              <w:t>3 months</w:t>
            </w:r>
          </w:p>
        </w:tc>
        <w:tc>
          <w:tcPr>
            <w:tcW w:w="1597" w:type="dxa"/>
            <w:noWrap/>
            <w:hideMark/>
          </w:tcPr>
          <w:p w14:paraId="238849C7" w14:textId="69317AF6" w:rsidR="003C06B4" w:rsidRPr="00262EF7" w:rsidRDefault="003C06B4" w:rsidP="00052AA3">
            <w:pPr>
              <w:spacing w:after="0" w:line="240" w:lineRule="auto"/>
              <w:jc w:val="center"/>
              <w:rPr>
                <w:rFonts w:asciiTheme="majorHAnsi" w:eastAsia="Times New Roman" w:hAnsiTheme="majorHAnsi" w:cstheme="majorHAnsi"/>
                <w:i/>
                <w:iCs/>
                <w:color w:val="44546A"/>
                <w:sz w:val="19"/>
                <w:szCs w:val="19"/>
              </w:rPr>
            </w:pPr>
            <w:r w:rsidRPr="00262EF7">
              <w:rPr>
                <w:rFonts w:asciiTheme="majorHAnsi" w:eastAsia="Times New Roman" w:hAnsiTheme="majorHAnsi" w:cstheme="majorHAnsi"/>
                <w:i/>
                <w:iCs/>
                <w:color w:val="44546A"/>
                <w:sz w:val="19"/>
                <w:szCs w:val="19"/>
              </w:rPr>
              <w:t>Senior to IF</w:t>
            </w:r>
            <w:r w:rsidR="004D1516">
              <w:rPr>
                <w:rFonts w:asciiTheme="majorHAnsi" w:eastAsia="Times New Roman" w:hAnsiTheme="majorHAnsi" w:cstheme="majorHAnsi"/>
                <w:i/>
                <w:iCs/>
                <w:color w:val="44546A"/>
                <w:sz w:val="19"/>
                <w:szCs w:val="19"/>
              </w:rPr>
              <w:t>T</w:t>
            </w:r>
            <w:r w:rsidRPr="00262EF7">
              <w:rPr>
                <w:rFonts w:asciiTheme="majorHAnsi" w:eastAsia="Times New Roman" w:hAnsiTheme="majorHAnsi" w:cstheme="majorHAnsi"/>
                <w:i/>
                <w:iCs/>
                <w:color w:val="44546A"/>
                <w:sz w:val="19"/>
                <w:szCs w:val="19"/>
              </w:rPr>
              <w:t>'s</w:t>
            </w:r>
          </w:p>
        </w:tc>
        <w:tc>
          <w:tcPr>
            <w:tcW w:w="1299" w:type="dxa"/>
            <w:noWrap/>
            <w:hideMark/>
          </w:tcPr>
          <w:p w14:paraId="3E83115D" w14:textId="77777777" w:rsidR="003C06B4" w:rsidRPr="00262EF7" w:rsidRDefault="003C06B4" w:rsidP="00052AA3">
            <w:pPr>
              <w:spacing w:after="0" w:line="240" w:lineRule="auto"/>
              <w:jc w:val="center"/>
              <w:rPr>
                <w:rFonts w:asciiTheme="majorHAnsi" w:eastAsia="Times New Roman" w:hAnsiTheme="majorHAnsi" w:cstheme="majorHAnsi"/>
                <w:i/>
                <w:iCs/>
                <w:color w:val="44546A"/>
                <w:sz w:val="19"/>
                <w:szCs w:val="19"/>
              </w:rPr>
            </w:pPr>
            <w:r w:rsidRPr="00262EF7">
              <w:rPr>
                <w:rFonts w:asciiTheme="majorHAnsi" w:eastAsia="Times New Roman" w:hAnsiTheme="majorHAnsi" w:cstheme="majorHAnsi"/>
                <w:i/>
                <w:iCs/>
                <w:color w:val="44546A"/>
                <w:sz w:val="19"/>
                <w:szCs w:val="19"/>
              </w:rPr>
              <w:t>Permitted</w:t>
            </w:r>
          </w:p>
        </w:tc>
        <w:tc>
          <w:tcPr>
            <w:tcW w:w="1191" w:type="dxa"/>
            <w:gridSpan w:val="2"/>
            <w:noWrap/>
            <w:hideMark/>
          </w:tcPr>
          <w:p w14:paraId="453DEDDC" w14:textId="77777777" w:rsidR="003C06B4" w:rsidRPr="00262EF7" w:rsidRDefault="003C06B4" w:rsidP="00052AA3">
            <w:pPr>
              <w:spacing w:after="0" w:line="240" w:lineRule="auto"/>
              <w:jc w:val="center"/>
              <w:rPr>
                <w:rFonts w:asciiTheme="majorHAnsi" w:eastAsia="Times New Roman" w:hAnsiTheme="majorHAnsi" w:cstheme="majorHAnsi"/>
                <w:i/>
                <w:iCs/>
                <w:color w:val="44546A"/>
                <w:sz w:val="19"/>
                <w:szCs w:val="19"/>
              </w:rPr>
            </w:pPr>
            <w:r w:rsidRPr="00262EF7">
              <w:rPr>
                <w:rFonts w:asciiTheme="majorHAnsi" w:eastAsia="Times New Roman" w:hAnsiTheme="majorHAnsi" w:cstheme="majorHAnsi"/>
                <w:i/>
                <w:iCs/>
                <w:color w:val="44546A"/>
                <w:sz w:val="19"/>
                <w:szCs w:val="19"/>
              </w:rPr>
              <w:t>On</w:t>
            </w:r>
          </w:p>
        </w:tc>
      </w:tr>
      <w:tr w:rsidR="00052AA3" w14:paraId="78AFA4BD" w14:textId="77777777" w:rsidTr="00EE14FB">
        <w:trPr>
          <w:gridAfter w:val="1"/>
          <w:wAfter w:w="10" w:type="dxa"/>
          <w:trHeight w:val="273"/>
        </w:trPr>
        <w:tc>
          <w:tcPr>
            <w:tcW w:w="2250" w:type="dxa"/>
            <w:noWrap/>
            <w:hideMark/>
          </w:tcPr>
          <w:p w14:paraId="32A29927" w14:textId="227046D0" w:rsidR="003C06B4" w:rsidRPr="00262EF7" w:rsidRDefault="003C06B4">
            <w:pPr>
              <w:spacing w:after="0" w:line="240" w:lineRule="auto"/>
              <w:rPr>
                <w:rFonts w:asciiTheme="majorHAnsi" w:eastAsia="Times New Roman" w:hAnsiTheme="majorHAnsi" w:cstheme="majorHAnsi"/>
                <w:color w:val="000000"/>
                <w:sz w:val="19"/>
                <w:szCs w:val="19"/>
              </w:rPr>
            </w:pPr>
            <w:r w:rsidRPr="00262EF7">
              <w:rPr>
                <w:rFonts w:asciiTheme="majorHAnsi" w:eastAsia="Times New Roman" w:hAnsiTheme="majorHAnsi" w:cstheme="majorHAnsi"/>
                <w:color w:val="000000"/>
                <w:sz w:val="19"/>
                <w:szCs w:val="19"/>
              </w:rPr>
              <w:t xml:space="preserve">4. Cannabis </w:t>
            </w:r>
            <w:r w:rsidR="004E72E7">
              <w:rPr>
                <w:rFonts w:asciiTheme="majorHAnsi" w:eastAsia="Times New Roman" w:hAnsiTheme="majorHAnsi" w:cstheme="majorHAnsi"/>
                <w:color w:val="000000"/>
                <w:sz w:val="19"/>
                <w:szCs w:val="19"/>
              </w:rPr>
              <w:t xml:space="preserve">Imagery </w:t>
            </w:r>
            <w:r w:rsidRPr="00262EF7">
              <w:rPr>
                <w:rFonts w:asciiTheme="majorHAnsi" w:eastAsia="Times New Roman" w:hAnsiTheme="majorHAnsi" w:cstheme="majorHAnsi"/>
                <w:color w:val="000000"/>
                <w:sz w:val="19"/>
                <w:szCs w:val="19"/>
              </w:rPr>
              <w:t xml:space="preserve">Storage </w:t>
            </w:r>
            <w:r w:rsidRPr="00262EF7">
              <w:rPr>
                <w:rFonts w:asciiTheme="majorHAnsi" w:eastAsia="Times New Roman" w:hAnsiTheme="majorHAnsi" w:cstheme="majorHAnsi"/>
                <w:color w:val="C00000"/>
                <w:sz w:val="19"/>
                <w:szCs w:val="19"/>
              </w:rPr>
              <w:t>(legal storage)</w:t>
            </w:r>
          </w:p>
        </w:tc>
        <w:tc>
          <w:tcPr>
            <w:tcW w:w="1248" w:type="dxa"/>
            <w:noWrap/>
            <w:hideMark/>
          </w:tcPr>
          <w:p w14:paraId="22DA3314" w14:textId="77777777" w:rsidR="003C06B4" w:rsidRPr="00262EF7" w:rsidRDefault="003C06B4" w:rsidP="00052AA3">
            <w:pPr>
              <w:spacing w:after="0" w:line="240" w:lineRule="auto"/>
              <w:jc w:val="center"/>
              <w:rPr>
                <w:rFonts w:asciiTheme="majorHAnsi" w:eastAsia="Times New Roman" w:hAnsiTheme="majorHAnsi" w:cstheme="majorHAnsi"/>
                <w:i/>
                <w:iCs/>
                <w:color w:val="44546A"/>
                <w:sz w:val="19"/>
                <w:szCs w:val="19"/>
              </w:rPr>
            </w:pPr>
            <w:r w:rsidRPr="00262EF7">
              <w:rPr>
                <w:rFonts w:asciiTheme="majorHAnsi" w:eastAsia="Times New Roman" w:hAnsiTheme="majorHAnsi" w:cstheme="majorHAnsi"/>
                <w:i/>
                <w:iCs/>
                <w:color w:val="44546A"/>
                <w:sz w:val="19"/>
                <w:szCs w:val="19"/>
              </w:rPr>
              <w:t>100%</w:t>
            </w:r>
          </w:p>
        </w:tc>
        <w:tc>
          <w:tcPr>
            <w:tcW w:w="1318" w:type="dxa"/>
            <w:shd w:val="clear" w:color="auto" w:fill="FFFF00"/>
            <w:noWrap/>
            <w:hideMark/>
          </w:tcPr>
          <w:p w14:paraId="27E64BCD" w14:textId="77777777" w:rsidR="003C06B4" w:rsidRPr="00262EF7" w:rsidRDefault="003C06B4" w:rsidP="00052AA3">
            <w:pPr>
              <w:spacing w:after="0" w:line="240" w:lineRule="auto"/>
              <w:jc w:val="center"/>
              <w:rPr>
                <w:rFonts w:asciiTheme="majorHAnsi" w:eastAsia="Times New Roman" w:hAnsiTheme="majorHAnsi" w:cstheme="majorHAnsi"/>
                <w:color w:val="auto"/>
                <w:sz w:val="19"/>
                <w:szCs w:val="19"/>
              </w:rPr>
            </w:pPr>
            <w:r w:rsidRPr="00262EF7">
              <w:rPr>
                <w:rFonts w:asciiTheme="majorHAnsi" w:eastAsia="Times New Roman" w:hAnsiTheme="majorHAnsi" w:cstheme="majorHAnsi"/>
                <w:color w:val="000000"/>
                <w:sz w:val="19"/>
                <w:szCs w:val="19"/>
              </w:rPr>
              <w:t>legal</w:t>
            </w:r>
          </w:p>
        </w:tc>
        <w:tc>
          <w:tcPr>
            <w:tcW w:w="1597" w:type="dxa"/>
            <w:noWrap/>
            <w:hideMark/>
          </w:tcPr>
          <w:p w14:paraId="48F6C087" w14:textId="0826C3A5" w:rsidR="003C06B4" w:rsidRPr="00262EF7" w:rsidRDefault="003C06B4" w:rsidP="00052AA3">
            <w:pPr>
              <w:spacing w:after="0" w:line="240" w:lineRule="auto"/>
              <w:jc w:val="center"/>
              <w:rPr>
                <w:rFonts w:asciiTheme="majorHAnsi" w:eastAsia="Times New Roman" w:hAnsiTheme="majorHAnsi" w:cstheme="majorHAnsi"/>
                <w:i/>
                <w:iCs/>
                <w:color w:val="44546A"/>
                <w:sz w:val="19"/>
                <w:szCs w:val="19"/>
              </w:rPr>
            </w:pPr>
            <w:r w:rsidRPr="00262EF7">
              <w:rPr>
                <w:rFonts w:asciiTheme="majorHAnsi" w:eastAsia="Times New Roman" w:hAnsiTheme="majorHAnsi" w:cstheme="majorHAnsi"/>
                <w:i/>
                <w:iCs/>
                <w:color w:val="44546A"/>
                <w:sz w:val="19"/>
                <w:szCs w:val="19"/>
              </w:rPr>
              <w:t>Senior to IF</w:t>
            </w:r>
            <w:r w:rsidR="004D1516">
              <w:rPr>
                <w:rFonts w:asciiTheme="majorHAnsi" w:eastAsia="Times New Roman" w:hAnsiTheme="majorHAnsi" w:cstheme="majorHAnsi"/>
                <w:i/>
                <w:iCs/>
                <w:color w:val="44546A"/>
                <w:sz w:val="19"/>
                <w:szCs w:val="19"/>
              </w:rPr>
              <w:t>T</w:t>
            </w:r>
            <w:r w:rsidRPr="00262EF7">
              <w:rPr>
                <w:rFonts w:asciiTheme="majorHAnsi" w:eastAsia="Times New Roman" w:hAnsiTheme="majorHAnsi" w:cstheme="majorHAnsi"/>
                <w:i/>
                <w:iCs/>
                <w:color w:val="44546A"/>
                <w:sz w:val="19"/>
                <w:szCs w:val="19"/>
              </w:rPr>
              <w:t>'s</w:t>
            </w:r>
          </w:p>
        </w:tc>
        <w:tc>
          <w:tcPr>
            <w:tcW w:w="1299" w:type="dxa"/>
            <w:noWrap/>
            <w:hideMark/>
          </w:tcPr>
          <w:p w14:paraId="3D44D8B4" w14:textId="77777777" w:rsidR="003C06B4" w:rsidRPr="00262EF7" w:rsidRDefault="003C06B4" w:rsidP="00052AA3">
            <w:pPr>
              <w:spacing w:after="0" w:line="240" w:lineRule="auto"/>
              <w:jc w:val="center"/>
              <w:rPr>
                <w:rFonts w:asciiTheme="majorHAnsi" w:eastAsia="Times New Roman" w:hAnsiTheme="majorHAnsi" w:cstheme="majorHAnsi"/>
                <w:i/>
                <w:iCs/>
                <w:color w:val="44546A"/>
                <w:sz w:val="19"/>
                <w:szCs w:val="19"/>
              </w:rPr>
            </w:pPr>
            <w:r w:rsidRPr="00262EF7">
              <w:rPr>
                <w:rFonts w:asciiTheme="majorHAnsi" w:eastAsia="Times New Roman" w:hAnsiTheme="majorHAnsi" w:cstheme="majorHAnsi"/>
                <w:i/>
                <w:iCs/>
                <w:color w:val="44546A"/>
                <w:sz w:val="19"/>
                <w:szCs w:val="19"/>
              </w:rPr>
              <w:t>Permitted</w:t>
            </w:r>
          </w:p>
        </w:tc>
        <w:tc>
          <w:tcPr>
            <w:tcW w:w="1191" w:type="dxa"/>
            <w:gridSpan w:val="2"/>
            <w:noWrap/>
            <w:hideMark/>
          </w:tcPr>
          <w:p w14:paraId="153A4D2E" w14:textId="77777777" w:rsidR="003C06B4" w:rsidRPr="00262EF7" w:rsidRDefault="003C06B4" w:rsidP="00052AA3">
            <w:pPr>
              <w:spacing w:after="0" w:line="240" w:lineRule="auto"/>
              <w:jc w:val="center"/>
              <w:rPr>
                <w:rFonts w:asciiTheme="majorHAnsi" w:eastAsia="Times New Roman" w:hAnsiTheme="majorHAnsi" w:cstheme="majorHAnsi"/>
                <w:i/>
                <w:iCs/>
                <w:color w:val="44546A"/>
                <w:sz w:val="19"/>
                <w:szCs w:val="19"/>
              </w:rPr>
            </w:pPr>
            <w:r w:rsidRPr="00262EF7">
              <w:rPr>
                <w:rFonts w:asciiTheme="majorHAnsi" w:eastAsia="Times New Roman" w:hAnsiTheme="majorHAnsi" w:cstheme="majorHAnsi"/>
                <w:i/>
                <w:iCs/>
                <w:color w:val="44546A"/>
                <w:sz w:val="19"/>
                <w:szCs w:val="19"/>
              </w:rPr>
              <w:t>On</w:t>
            </w:r>
          </w:p>
        </w:tc>
      </w:tr>
      <w:tr w:rsidR="00052AA3" w14:paraId="0543DE1F" w14:textId="77777777" w:rsidTr="00EE14FB">
        <w:trPr>
          <w:gridAfter w:val="1"/>
          <w:wAfter w:w="10" w:type="dxa"/>
          <w:trHeight w:val="273"/>
        </w:trPr>
        <w:tc>
          <w:tcPr>
            <w:tcW w:w="2250" w:type="dxa"/>
            <w:noWrap/>
            <w:hideMark/>
          </w:tcPr>
          <w:p w14:paraId="22693655" w14:textId="7B0DB9BE" w:rsidR="003C06B4" w:rsidRPr="00262EF7" w:rsidRDefault="003C06B4">
            <w:pPr>
              <w:spacing w:after="0" w:line="240" w:lineRule="auto"/>
              <w:rPr>
                <w:rFonts w:asciiTheme="majorHAnsi" w:eastAsia="Times New Roman" w:hAnsiTheme="majorHAnsi" w:cstheme="majorHAnsi"/>
                <w:color w:val="000000"/>
                <w:sz w:val="19"/>
                <w:szCs w:val="19"/>
              </w:rPr>
            </w:pPr>
            <w:r w:rsidRPr="00262EF7">
              <w:rPr>
                <w:rFonts w:asciiTheme="majorHAnsi" w:eastAsia="Times New Roman" w:hAnsiTheme="majorHAnsi" w:cstheme="majorHAnsi"/>
                <w:color w:val="000000"/>
                <w:sz w:val="19"/>
                <w:szCs w:val="19"/>
              </w:rPr>
              <w:t xml:space="preserve">5. Cannabis </w:t>
            </w:r>
            <w:r w:rsidR="004E72E7">
              <w:rPr>
                <w:rFonts w:asciiTheme="majorHAnsi" w:eastAsia="Times New Roman" w:hAnsiTheme="majorHAnsi" w:cstheme="majorHAnsi"/>
                <w:color w:val="000000"/>
                <w:sz w:val="19"/>
                <w:szCs w:val="19"/>
              </w:rPr>
              <w:t xml:space="preserve">Imagery </w:t>
            </w:r>
            <w:r w:rsidRPr="00262EF7">
              <w:rPr>
                <w:rFonts w:asciiTheme="majorHAnsi" w:eastAsia="Times New Roman" w:hAnsiTheme="majorHAnsi" w:cstheme="majorHAnsi"/>
                <w:color w:val="000000"/>
                <w:sz w:val="19"/>
                <w:szCs w:val="19"/>
              </w:rPr>
              <w:t>Demands</w:t>
            </w:r>
            <w:r w:rsidRPr="00262EF7">
              <w:rPr>
                <w:rFonts w:asciiTheme="majorHAnsi" w:eastAsia="Times New Roman" w:hAnsiTheme="majorHAnsi" w:cstheme="majorHAnsi"/>
                <w:color w:val="C00000"/>
                <w:sz w:val="19"/>
                <w:szCs w:val="19"/>
              </w:rPr>
              <w:t xml:space="preserve"> (0x)</w:t>
            </w:r>
          </w:p>
        </w:tc>
        <w:tc>
          <w:tcPr>
            <w:tcW w:w="1248" w:type="dxa"/>
            <w:shd w:val="clear" w:color="auto" w:fill="FFFF00"/>
            <w:noWrap/>
            <w:hideMark/>
          </w:tcPr>
          <w:p w14:paraId="39562416" w14:textId="77777777" w:rsidR="003C06B4" w:rsidRPr="00262EF7" w:rsidRDefault="003C06B4" w:rsidP="00052AA3">
            <w:pPr>
              <w:spacing w:after="0" w:line="240" w:lineRule="auto"/>
              <w:jc w:val="center"/>
              <w:rPr>
                <w:rFonts w:asciiTheme="majorHAnsi" w:eastAsia="Times New Roman" w:hAnsiTheme="majorHAnsi" w:cstheme="majorHAnsi"/>
                <w:color w:val="auto"/>
                <w:sz w:val="19"/>
                <w:szCs w:val="19"/>
              </w:rPr>
            </w:pPr>
            <w:r w:rsidRPr="00262EF7">
              <w:rPr>
                <w:rFonts w:asciiTheme="majorHAnsi" w:eastAsia="Times New Roman" w:hAnsiTheme="majorHAnsi" w:cstheme="majorHAnsi"/>
                <w:color w:val="000000"/>
                <w:sz w:val="19"/>
                <w:szCs w:val="19"/>
              </w:rPr>
              <w:t>0%</w:t>
            </w:r>
          </w:p>
        </w:tc>
        <w:tc>
          <w:tcPr>
            <w:tcW w:w="1318" w:type="dxa"/>
            <w:noWrap/>
            <w:hideMark/>
          </w:tcPr>
          <w:p w14:paraId="38B3253A" w14:textId="77777777" w:rsidR="003C06B4" w:rsidRPr="00262EF7" w:rsidRDefault="003C06B4" w:rsidP="00052AA3">
            <w:pPr>
              <w:spacing w:after="0" w:line="240" w:lineRule="auto"/>
              <w:jc w:val="center"/>
              <w:rPr>
                <w:rFonts w:asciiTheme="majorHAnsi" w:eastAsia="Times New Roman" w:hAnsiTheme="majorHAnsi" w:cstheme="majorHAnsi"/>
                <w:i/>
                <w:iCs/>
                <w:color w:val="44546A"/>
                <w:sz w:val="19"/>
                <w:szCs w:val="19"/>
              </w:rPr>
            </w:pPr>
            <w:r w:rsidRPr="00262EF7">
              <w:rPr>
                <w:rFonts w:asciiTheme="majorHAnsi" w:eastAsia="Times New Roman" w:hAnsiTheme="majorHAnsi" w:cstheme="majorHAnsi"/>
                <w:i/>
                <w:iCs/>
                <w:color w:val="44546A"/>
                <w:sz w:val="19"/>
                <w:szCs w:val="19"/>
              </w:rPr>
              <w:t>None</w:t>
            </w:r>
          </w:p>
        </w:tc>
        <w:tc>
          <w:tcPr>
            <w:tcW w:w="1597" w:type="dxa"/>
            <w:noWrap/>
            <w:hideMark/>
          </w:tcPr>
          <w:p w14:paraId="4BA7F59D" w14:textId="08D63CB3" w:rsidR="003C06B4" w:rsidRPr="00262EF7" w:rsidRDefault="003C06B4" w:rsidP="00052AA3">
            <w:pPr>
              <w:spacing w:after="0" w:line="240" w:lineRule="auto"/>
              <w:jc w:val="center"/>
              <w:rPr>
                <w:rFonts w:asciiTheme="majorHAnsi" w:eastAsia="Times New Roman" w:hAnsiTheme="majorHAnsi" w:cstheme="majorHAnsi"/>
                <w:i/>
                <w:iCs/>
                <w:color w:val="44546A"/>
                <w:sz w:val="19"/>
                <w:szCs w:val="19"/>
              </w:rPr>
            </w:pPr>
            <w:r w:rsidRPr="00262EF7">
              <w:rPr>
                <w:rFonts w:asciiTheme="majorHAnsi" w:eastAsia="Times New Roman" w:hAnsiTheme="majorHAnsi" w:cstheme="majorHAnsi"/>
                <w:i/>
                <w:iCs/>
                <w:color w:val="44546A"/>
                <w:sz w:val="19"/>
                <w:szCs w:val="19"/>
              </w:rPr>
              <w:t>Senior to IF</w:t>
            </w:r>
            <w:r w:rsidR="004D1516">
              <w:rPr>
                <w:rFonts w:asciiTheme="majorHAnsi" w:eastAsia="Times New Roman" w:hAnsiTheme="majorHAnsi" w:cstheme="majorHAnsi"/>
                <w:i/>
                <w:iCs/>
                <w:color w:val="44546A"/>
                <w:sz w:val="19"/>
                <w:szCs w:val="19"/>
              </w:rPr>
              <w:t>T</w:t>
            </w:r>
            <w:r w:rsidRPr="00262EF7">
              <w:rPr>
                <w:rFonts w:asciiTheme="majorHAnsi" w:eastAsia="Times New Roman" w:hAnsiTheme="majorHAnsi" w:cstheme="majorHAnsi"/>
                <w:i/>
                <w:iCs/>
                <w:color w:val="44546A"/>
                <w:sz w:val="19"/>
                <w:szCs w:val="19"/>
              </w:rPr>
              <w:t>'s</w:t>
            </w:r>
          </w:p>
        </w:tc>
        <w:tc>
          <w:tcPr>
            <w:tcW w:w="1299" w:type="dxa"/>
            <w:noWrap/>
            <w:hideMark/>
          </w:tcPr>
          <w:p w14:paraId="0586762F" w14:textId="77777777" w:rsidR="003C06B4" w:rsidRPr="00262EF7" w:rsidRDefault="003C06B4" w:rsidP="00052AA3">
            <w:pPr>
              <w:spacing w:after="0" w:line="240" w:lineRule="auto"/>
              <w:jc w:val="center"/>
              <w:rPr>
                <w:rFonts w:asciiTheme="majorHAnsi" w:eastAsia="Times New Roman" w:hAnsiTheme="majorHAnsi" w:cstheme="majorHAnsi"/>
                <w:i/>
                <w:iCs/>
                <w:color w:val="44546A"/>
                <w:sz w:val="19"/>
                <w:szCs w:val="19"/>
              </w:rPr>
            </w:pPr>
            <w:r w:rsidRPr="00262EF7">
              <w:rPr>
                <w:rFonts w:asciiTheme="majorHAnsi" w:eastAsia="Times New Roman" w:hAnsiTheme="majorHAnsi" w:cstheme="majorHAnsi"/>
                <w:i/>
                <w:iCs/>
                <w:color w:val="44546A"/>
                <w:sz w:val="19"/>
                <w:szCs w:val="19"/>
              </w:rPr>
              <w:t>Permitted</w:t>
            </w:r>
          </w:p>
        </w:tc>
        <w:tc>
          <w:tcPr>
            <w:tcW w:w="1191" w:type="dxa"/>
            <w:gridSpan w:val="2"/>
            <w:noWrap/>
            <w:hideMark/>
          </w:tcPr>
          <w:p w14:paraId="12709D01" w14:textId="77777777" w:rsidR="003C06B4" w:rsidRPr="00262EF7" w:rsidRDefault="003C06B4" w:rsidP="00052AA3">
            <w:pPr>
              <w:spacing w:after="0" w:line="240" w:lineRule="auto"/>
              <w:jc w:val="center"/>
              <w:rPr>
                <w:rFonts w:asciiTheme="majorHAnsi" w:eastAsia="Times New Roman" w:hAnsiTheme="majorHAnsi" w:cstheme="majorHAnsi"/>
                <w:i/>
                <w:iCs/>
                <w:color w:val="44546A"/>
                <w:sz w:val="19"/>
                <w:szCs w:val="19"/>
              </w:rPr>
            </w:pPr>
            <w:r w:rsidRPr="00262EF7">
              <w:rPr>
                <w:rFonts w:asciiTheme="majorHAnsi" w:eastAsia="Times New Roman" w:hAnsiTheme="majorHAnsi" w:cstheme="majorHAnsi"/>
                <w:i/>
                <w:iCs/>
                <w:color w:val="44546A"/>
                <w:sz w:val="19"/>
                <w:szCs w:val="19"/>
              </w:rPr>
              <w:t>On</w:t>
            </w:r>
          </w:p>
        </w:tc>
      </w:tr>
      <w:tr w:rsidR="00052AA3" w14:paraId="7B596DB4" w14:textId="77777777" w:rsidTr="00EE14FB">
        <w:trPr>
          <w:gridAfter w:val="1"/>
          <w:wAfter w:w="10" w:type="dxa"/>
          <w:trHeight w:val="273"/>
        </w:trPr>
        <w:tc>
          <w:tcPr>
            <w:tcW w:w="2250" w:type="dxa"/>
            <w:noWrap/>
            <w:hideMark/>
          </w:tcPr>
          <w:p w14:paraId="3525E507" w14:textId="1BE9ECEB" w:rsidR="003C06B4" w:rsidRPr="00262EF7" w:rsidRDefault="003C06B4">
            <w:pPr>
              <w:spacing w:after="0" w:line="240" w:lineRule="auto"/>
              <w:rPr>
                <w:rFonts w:asciiTheme="majorHAnsi" w:eastAsia="Times New Roman" w:hAnsiTheme="majorHAnsi" w:cstheme="majorHAnsi"/>
                <w:color w:val="000000"/>
                <w:sz w:val="19"/>
                <w:szCs w:val="19"/>
              </w:rPr>
            </w:pPr>
            <w:r w:rsidRPr="00262EF7">
              <w:rPr>
                <w:rFonts w:asciiTheme="majorHAnsi" w:eastAsia="Times New Roman" w:hAnsiTheme="majorHAnsi" w:cstheme="majorHAnsi"/>
                <w:color w:val="000000"/>
                <w:sz w:val="19"/>
                <w:szCs w:val="19"/>
              </w:rPr>
              <w:t>6. Cannabis</w:t>
            </w:r>
            <w:r w:rsidR="004E72E7">
              <w:rPr>
                <w:rFonts w:asciiTheme="majorHAnsi" w:eastAsia="Times New Roman" w:hAnsiTheme="majorHAnsi" w:cstheme="majorHAnsi"/>
                <w:color w:val="000000"/>
                <w:sz w:val="19"/>
                <w:szCs w:val="19"/>
              </w:rPr>
              <w:t xml:space="preserve"> Imagery</w:t>
            </w:r>
            <w:r w:rsidRPr="00262EF7">
              <w:rPr>
                <w:rFonts w:asciiTheme="majorHAnsi" w:eastAsia="Times New Roman" w:hAnsiTheme="majorHAnsi" w:cstheme="majorHAnsi"/>
                <w:color w:val="000000"/>
                <w:sz w:val="19"/>
                <w:szCs w:val="19"/>
              </w:rPr>
              <w:t xml:space="preserve"> Demands </w:t>
            </w:r>
            <w:r w:rsidRPr="00262EF7">
              <w:rPr>
                <w:rFonts w:asciiTheme="majorHAnsi" w:eastAsia="Times New Roman" w:hAnsiTheme="majorHAnsi" w:cstheme="majorHAnsi"/>
                <w:color w:val="C00000"/>
                <w:sz w:val="19"/>
                <w:szCs w:val="19"/>
              </w:rPr>
              <w:t>(2x)</w:t>
            </w:r>
          </w:p>
        </w:tc>
        <w:tc>
          <w:tcPr>
            <w:tcW w:w="1248" w:type="dxa"/>
            <w:shd w:val="clear" w:color="auto" w:fill="FFFF00"/>
            <w:noWrap/>
            <w:hideMark/>
          </w:tcPr>
          <w:p w14:paraId="09D000FB" w14:textId="77777777" w:rsidR="003C06B4" w:rsidRPr="00262EF7" w:rsidRDefault="003C06B4" w:rsidP="00052AA3">
            <w:pPr>
              <w:spacing w:after="0" w:line="240" w:lineRule="auto"/>
              <w:jc w:val="center"/>
              <w:rPr>
                <w:rFonts w:asciiTheme="majorHAnsi" w:eastAsia="Times New Roman" w:hAnsiTheme="majorHAnsi" w:cstheme="majorHAnsi"/>
                <w:color w:val="auto"/>
                <w:sz w:val="19"/>
                <w:szCs w:val="19"/>
              </w:rPr>
            </w:pPr>
            <w:r w:rsidRPr="00262EF7">
              <w:rPr>
                <w:rFonts w:asciiTheme="majorHAnsi" w:eastAsia="Times New Roman" w:hAnsiTheme="majorHAnsi" w:cstheme="majorHAnsi"/>
                <w:color w:val="000000"/>
                <w:sz w:val="19"/>
                <w:szCs w:val="19"/>
              </w:rPr>
              <w:t>200%</w:t>
            </w:r>
          </w:p>
        </w:tc>
        <w:tc>
          <w:tcPr>
            <w:tcW w:w="1318" w:type="dxa"/>
            <w:noWrap/>
            <w:hideMark/>
          </w:tcPr>
          <w:p w14:paraId="0BC262F2" w14:textId="77777777" w:rsidR="003C06B4" w:rsidRPr="00262EF7" w:rsidRDefault="003C06B4" w:rsidP="00052AA3">
            <w:pPr>
              <w:spacing w:after="0" w:line="240" w:lineRule="auto"/>
              <w:jc w:val="center"/>
              <w:rPr>
                <w:rFonts w:asciiTheme="majorHAnsi" w:eastAsia="Times New Roman" w:hAnsiTheme="majorHAnsi" w:cstheme="majorHAnsi"/>
                <w:i/>
                <w:iCs/>
                <w:color w:val="44546A"/>
                <w:sz w:val="19"/>
                <w:szCs w:val="19"/>
              </w:rPr>
            </w:pPr>
            <w:r w:rsidRPr="00262EF7">
              <w:rPr>
                <w:rFonts w:asciiTheme="majorHAnsi" w:eastAsia="Times New Roman" w:hAnsiTheme="majorHAnsi" w:cstheme="majorHAnsi"/>
                <w:i/>
                <w:iCs/>
                <w:color w:val="44546A"/>
                <w:sz w:val="19"/>
                <w:szCs w:val="19"/>
              </w:rPr>
              <w:t>None</w:t>
            </w:r>
          </w:p>
        </w:tc>
        <w:tc>
          <w:tcPr>
            <w:tcW w:w="1597" w:type="dxa"/>
            <w:noWrap/>
            <w:hideMark/>
          </w:tcPr>
          <w:p w14:paraId="3B5A9583" w14:textId="35D265AC" w:rsidR="003C06B4" w:rsidRPr="00262EF7" w:rsidRDefault="003C06B4" w:rsidP="00052AA3">
            <w:pPr>
              <w:spacing w:after="0" w:line="240" w:lineRule="auto"/>
              <w:jc w:val="center"/>
              <w:rPr>
                <w:rFonts w:asciiTheme="majorHAnsi" w:eastAsia="Times New Roman" w:hAnsiTheme="majorHAnsi" w:cstheme="majorHAnsi"/>
                <w:i/>
                <w:iCs/>
                <w:color w:val="44546A"/>
                <w:sz w:val="19"/>
                <w:szCs w:val="19"/>
              </w:rPr>
            </w:pPr>
            <w:r w:rsidRPr="00262EF7">
              <w:rPr>
                <w:rFonts w:asciiTheme="majorHAnsi" w:eastAsia="Times New Roman" w:hAnsiTheme="majorHAnsi" w:cstheme="majorHAnsi"/>
                <w:i/>
                <w:iCs/>
                <w:color w:val="44546A"/>
                <w:sz w:val="19"/>
                <w:szCs w:val="19"/>
              </w:rPr>
              <w:t>Senior to IF</w:t>
            </w:r>
            <w:r w:rsidR="004D1516">
              <w:rPr>
                <w:rFonts w:asciiTheme="majorHAnsi" w:eastAsia="Times New Roman" w:hAnsiTheme="majorHAnsi" w:cstheme="majorHAnsi"/>
                <w:i/>
                <w:iCs/>
                <w:color w:val="44546A"/>
                <w:sz w:val="19"/>
                <w:szCs w:val="19"/>
              </w:rPr>
              <w:t>T</w:t>
            </w:r>
            <w:r w:rsidRPr="00262EF7">
              <w:rPr>
                <w:rFonts w:asciiTheme="majorHAnsi" w:eastAsia="Times New Roman" w:hAnsiTheme="majorHAnsi" w:cstheme="majorHAnsi"/>
                <w:i/>
                <w:iCs/>
                <w:color w:val="44546A"/>
                <w:sz w:val="19"/>
                <w:szCs w:val="19"/>
              </w:rPr>
              <w:t>'s</w:t>
            </w:r>
          </w:p>
        </w:tc>
        <w:tc>
          <w:tcPr>
            <w:tcW w:w="1299" w:type="dxa"/>
            <w:noWrap/>
            <w:hideMark/>
          </w:tcPr>
          <w:p w14:paraId="1D2693E4" w14:textId="77777777" w:rsidR="003C06B4" w:rsidRPr="00262EF7" w:rsidRDefault="003C06B4" w:rsidP="00052AA3">
            <w:pPr>
              <w:spacing w:after="0" w:line="240" w:lineRule="auto"/>
              <w:jc w:val="center"/>
              <w:rPr>
                <w:rFonts w:asciiTheme="majorHAnsi" w:eastAsia="Times New Roman" w:hAnsiTheme="majorHAnsi" w:cstheme="majorHAnsi"/>
                <w:i/>
                <w:iCs/>
                <w:color w:val="44546A"/>
                <w:sz w:val="19"/>
                <w:szCs w:val="19"/>
              </w:rPr>
            </w:pPr>
            <w:r w:rsidRPr="00262EF7">
              <w:rPr>
                <w:rFonts w:asciiTheme="majorHAnsi" w:eastAsia="Times New Roman" w:hAnsiTheme="majorHAnsi" w:cstheme="majorHAnsi"/>
                <w:i/>
                <w:iCs/>
                <w:color w:val="44546A"/>
                <w:sz w:val="19"/>
                <w:szCs w:val="19"/>
              </w:rPr>
              <w:t>Permitted</w:t>
            </w:r>
          </w:p>
        </w:tc>
        <w:tc>
          <w:tcPr>
            <w:tcW w:w="1191" w:type="dxa"/>
            <w:gridSpan w:val="2"/>
            <w:noWrap/>
            <w:hideMark/>
          </w:tcPr>
          <w:p w14:paraId="6C044860" w14:textId="77777777" w:rsidR="003C06B4" w:rsidRPr="00262EF7" w:rsidRDefault="003C06B4" w:rsidP="00052AA3">
            <w:pPr>
              <w:spacing w:after="0" w:line="240" w:lineRule="auto"/>
              <w:jc w:val="center"/>
              <w:rPr>
                <w:rFonts w:asciiTheme="majorHAnsi" w:eastAsia="Times New Roman" w:hAnsiTheme="majorHAnsi" w:cstheme="majorHAnsi"/>
                <w:i/>
                <w:iCs/>
                <w:color w:val="44546A"/>
                <w:sz w:val="19"/>
                <w:szCs w:val="19"/>
              </w:rPr>
            </w:pPr>
            <w:r w:rsidRPr="00262EF7">
              <w:rPr>
                <w:rFonts w:asciiTheme="majorHAnsi" w:eastAsia="Times New Roman" w:hAnsiTheme="majorHAnsi" w:cstheme="majorHAnsi"/>
                <w:i/>
                <w:iCs/>
                <w:color w:val="44546A"/>
                <w:sz w:val="19"/>
                <w:szCs w:val="19"/>
              </w:rPr>
              <w:t>On</w:t>
            </w:r>
          </w:p>
        </w:tc>
      </w:tr>
      <w:tr w:rsidR="00052AA3" w14:paraId="4B22A14D" w14:textId="77777777" w:rsidTr="00EE14FB">
        <w:trPr>
          <w:gridAfter w:val="1"/>
          <w:wAfter w:w="10" w:type="dxa"/>
          <w:trHeight w:val="273"/>
        </w:trPr>
        <w:tc>
          <w:tcPr>
            <w:tcW w:w="2250" w:type="dxa"/>
            <w:noWrap/>
            <w:hideMark/>
          </w:tcPr>
          <w:p w14:paraId="267F0D45" w14:textId="3F7688E9" w:rsidR="003C06B4" w:rsidRPr="00262EF7" w:rsidRDefault="003C06B4">
            <w:pPr>
              <w:spacing w:after="0" w:line="240" w:lineRule="auto"/>
              <w:rPr>
                <w:rFonts w:asciiTheme="majorHAnsi" w:eastAsia="Times New Roman" w:hAnsiTheme="majorHAnsi" w:cstheme="majorHAnsi"/>
                <w:color w:val="000000"/>
                <w:sz w:val="19"/>
                <w:szCs w:val="19"/>
              </w:rPr>
            </w:pPr>
            <w:r w:rsidRPr="00262EF7">
              <w:rPr>
                <w:rFonts w:asciiTheme="majorHAnsi" w:eastAsia="Times New Roman" w:hAnsiTheme="majorHAnsi" w:cstheme="majorHAnsi"/>
                <w:color w:val="000000"/>
                <w:sz w:val="19"/>
                <w:szCs w:val="19"/>
              </w:rPr>
              <w:t> 7.</w:t>
            </w:r>
            <w:r w:rsidR="004E72E7">
              <w:rPr>
                <w:rFonts w:asciiTheme="majorHAnsi" w:eastAsia="Times New Roman" w:hAnsiTheme="majorHAnsi" w:cstheme="majorHAnsi"/>
                <w:color w:val="000000"/>
                <w:sz w:val="19"/>
                <w:szCs w:val="19"/>
              </w:rPr>
              <w:t xml:space="preserve"> </w:t>
            </w:r>
            <w:r w:rsidRPr="00262EF7">
              <w:rPr>
                <w:rFonts w:asciiTheme="majorHAnsi" w:eastAsia="Times New Roman" w:hAnsiTheme="majorHAnsi" w:cstheme="majorHAnsi"/>
                <w:color w:val="000000"/>
                <w:sz w:val="19"/>
                <w:szCs w:val="19"/>
              </w:rPr>
              <w:t xml:space="preserve">Cannabis </w:t>
            </w:r>
            <w:r w:rsidR="004E72E7">
              <w:rPr>
                <w:rFonts w:asciiTheme="majorHAnsi" w:eastAsia="Times New Roman" w:hAnsiTheme="majorHAnsi" w:cstheme="majorHAnsi"/>
                <w:color w:val="000000"/>
                <w:sz w:val="19"/>
                <w:szCs w:val="19"/>
              </w:rPr>
              <w:t xml:space="preserve">Imagery </w:t>
            </w:r>
            <w:r w:rsidRPr="00262EF7">
              <w:rPr>
                <w:rFonts w:asciiTheme="majorHAnsi" w:eastAsia="Times New Roman" w:hAnsiTheme="majorHAnsi" w:cstheme="majorHAnsi"/>
                <w:color w:val="000000"/>
                <w:sz w:val="19"/>
                <w:szCs w:val="19"/>
              </w:rPr>
              <w:t xml:space="preserve">Demands </w:t>
            </w:r>
            <w:r w:rsidRPr="00262EF7">
              <w:rPr>
                <w:rFonts w:asciiTheme="majorHAnsi" w:eastAsia="Times New Roman" w:hAnsiTheme="majorHAnsi" w:cstheme="majorHAnsi"/>
                <w:color w:val="C00000"/>
                <w:sz w:val="19"/>
                <w:szCs w:val="19"/>
              </w:rPr>
              <w:t>(10x)</w:t>
            </w:r>
          </w:p>
        </w:tc>
        <w:tc>
          <w:tcPr>
            <w:tcW w:w="1248" w:type="dxa"/>
            <w:shd w:val="clear" w:color="auto" w:fill="FFFF00"/>
            <w:noWrap/>
            <w:hideMark/>
          </w:tcPr>
          <w:p w14:paraId="732CD778" w14:textId="77777777" w:rsidR="003C06B4" w:rsidRPr="00262EF7" w:rsidRDefault="003C06B4" w:rsidP="00052AA3">
            <w:pPr>
              <w:spacing w:after="0" w:line="240" w:lineRule="auto"/>
              <w:jc w:val="center"/>
              <w:rPr>
                <w:rFonts w:asciiTheme="majorHAnsi" w:eastAsia="Times New Roman" w:hAnsiTheme="majorHAnsi" w:cstheme="majorHAnsi"/>
                <w:color w:val="auto"/>
                <w:sz w:val="19"/>
                <w:szCs w:val="19"/>
              </w:rPr>
            </w:pPr>
            <w:r w:rsidRPr="00262EF7">
              <w:rPr>
                <w:rFonts w:asciiTheme="majorHAnsi" w:eastAsia="Times New Roman" w:hAnsiTheme="majorHAnsi" w:cstheme="majorHAnsi"/>
                <w:color w:val="000000"/>
                <w:sz w:val="19"/>
                <w:szCs w:val="19"/>
              </w:rPr>
              <w:t>1000%</w:t>
            </w:r>
          </w:p>
        </w:tc>
        <w:tc>
          <w:tcPr>
            <w:tcW w:w="1318" w:type="dxa"/>
            <w:noWrap/>
            <w:hideMark/>
          </w:tcPr>
          <w:p w14:paraId="1A531AC5" w14:textId="77777777" w:rsidR="003C06B4" w:rsidRPr="00262EF7" w:rsidRDefault="003C06B4" w:rsidP="00052AA3">
            <w:pPr>
              <w:spacing w:after="0" w:line="240" w:lineRule="auto"/>
              <w:jc w:val="center"/>
              <w:rPr>
                <w:rFonts w:asciiTheme="majorHAnsi" w:eastAsia="Times New Roman" w:hAnsiTheme="majorHAnsi" w:cstheme="majorHAnsi"/>
                <w:i/>
                <w:iCs/>
                <w:color w:val="44546A"/>
                <w:sz w:val="19"/>
                <w:szCs w:val="19"/>
              </w:rPr>
            </w:pPr>
            <w:r w:rsidRPr="00262EF7">
              <w:rPr>
                <w:rFonts w:asciiTheme="majorHAnsi" w:eastAsia="Times New Roman" w:hAnsiTheme="majorHAnsi" w:cstheme="majorHAnsi"/>
                <w:i/>
                <w:iCs/>
                <w:color w:val="44546A"/>
                <w:sz w:val="19"/>
                <w:szCs w:val="19"/>
              </w:rPr>
              <w:t>None</w:t>
            </w:r>
          </w:p>
        </w:tc>
        <w:tc>
          <w:tcPr>
            <w:tcW w:w="1597" w:type="dxa"/>
            <w:noWrap/>
            <w:hideMark/>
          </w:tcPr>
          <w:p w14:paraId="0136BAEE" w14:textId="256FF127" w:rsidR="003C06B4" w:rsidRPr="00262EF7" w:rsidRDefault="003C06B4" w:rsidP="00052AA3">
            <w:pPr>
              <w:spacing w:after="0" w:line="240" w:lineRule="auto"/>
              <w:jc w:val="center"/>
              <w:rPr>
                <w:rFonts w:asciiTheme="majorHAnsi" w:eastAsia="Times New Roman" w:hAnsiTheme="majorHAnsi" w:cstheme="majorHAnsi"/>
                <w:i/>
                <w:iCs/>
                <w:color w:val="44546A"/>
                <w:sz w:val="19"/>
                <w:szCs w:val="19"/>
              </w:rPr>
            </w:pPr>
            <w:r w:rsidRPr="00262EF7">
              <w:rPr>
                <w:rFonts w:asciiTheme="majorHAnsi" w:eastAsia="Times New Roman" w:hAnsiTheme="majorHAnsi" w:cstheme="majorHAnsi"/>
                <w:i/>
                <w:iCs/>
                <w:color w:val="44546A"/>
                <w:sz w:val="19"/>
                <w:szCs w:val="19"/>
              </w:rPr>
              <w:t>Senior to IF</w:t>
            </w:r>
            <w:r w:rsidR="004D1516">
              <w:rPr>
                <w:rFonts w:asciiTheme="majorHAnsi" w:eastAsia="Times New Roman" w:hAnsiTheme="majorHAnsi" w:cstheme="majorHAnsi"/>
                <w:i/>
                <w:iCs/>
                <w:color w:val="44546A"/>
                <w:sz w:val="19"/>
                <w:szCs w:val="19"/>
              </w:rPr>
              <w:t>T</w:t>
            </w:r>
            <w:r w:rsidRPr="00262EF7">
              <w:rPr>
                <w:rFonts w:asciiTheme="majorHAnsi" w:eastAsia="Times New Roman" w:hAnsiTheme="majorHAnsi" w:cstheme="majorHAnsi"/>
                <w:i/>
                <w:iCs/>
                <w:color w:val="44546A"/>
                <w:sz w:val="19"/>
                <w:szCs w:val="19"/>
              </w:rPr>
              <w:t>'s</w:t>
            </w:r>
          </w:p>
        </w:tc>
        <w:tc>
          <w:tcPr>
            <w:tcW w:w="1299" w:type="dxa"/>
            <w:noWrap/>
            <w:hideMark/>
          </w:tcPr>
          <w:p w14:paraId="2BADFB41" w14:textId="77777777" w:rsidR="003C06B4" w:rsidRPr="00262EF7" w:rsidRDefault="003C06B4" w:rsidP="00052AA3">
            <w:pPr>
              <w:spacing w:after="0" w:line="240" w:lineRule="auto"/>
              <w:jc w:val="center"/>
              <w:rPr>
                <w:rFonts w:asciiTheme="majorHAnsi" w:eastAsia="Times New Roman" w:hAnsiTheme="majorHAnsi" w:cstheme="majorHAnsi"/>
                <w:i/>
                <w:iCs/>
                <w:color w:val="44546A"/>
                <w:sz w:val="19"/>
                <w:szCs w:val="19"/>
              </w:rPr>
            </w:pPr>
            <w:r w:rsidRPr="00262EF7">
              <w:rPr>
                <w:rFonts w:asciiTheme="majorHAnsi" w:eastAsia="Times New Roman" w:hAnsiTheme="majorHAnsi" w:cstheme="majorHAnsi"/>
                <w:i/>
                <w:iCs/>
                <w:color w:val="44546A"/>
                <w:sz w:val="19"/>
                <w:szCs w:val="19"/>
              </w:rPr>
              <w:t>Permitted</w:t>
            </w:r>
          </w:p>
        </w:tc>
        <w:tc>
          <w:tcPr>
            <w:tcW w:w="1191" w:type="dxa"/>
            <w:gridSpan w:val="2"/>
            <w:noWrap/>
            <w:hideMark/>
          </w:tcPr>
          <w:p w14:paraId="4C8CA855" w14:textId="77777777" w:rsidR="003C06B4" w:rsidRPr="00262EF7" w:rsidRDefault="003C06B4" w:rsidP="00052AA3">
            <w:pPr>
              <w:spacing w:after="0" w:line="240" w:lineRule="auto"/>
              <w:jc w:val="center"/>
              <w:rPr>
                <w:rFonts w:asciiTheme="majorHAnsi" w:eastAsia="Times New Roman" w:hAnsiTheme="majorHAnsi" w:cstheme="majorHAnsi"/>
                <w:i/>
                <w:iCs/>
                <w:color w:val="44546A"/>
                <w:sz w:val="19"/>
                <w:szCs w:val="19"/>
              </w:rPr>
            </w:pPr>
            <w:r w:rsidRPr="00262EF7">
              <w:rPr>
                <w:rFonts w:asciiTheme="majorHAnsi" w:eastAsia="Times New Roman" w:hAnsiTheme="majorHAnsi" w:cstheme="majorHAnsi"/>
                <w:i/>
                <w:iCs/>
                <w:color w:val="44546A"/>
                <w:sz w:val="19"/>
                <w:szCs w:val="19"/>
              </w:rPr>
              <w:t>On</w:t>
            </w:r>
          </w:p>
        </w:tc>
      </w:tr>
      <w:tr w:rsidR="00052AA3" w14:paraId="4FB4506D" w14:textId="77777777" w:rsidTr="00EE14FB">
        <w:trPr>
          <w:gridAfter w:val="1"/>
          <w:wAfter w:w="10" w:type="dxa"/>
          <w:trHeight w:val="273"/>
        </w:trPr>
        <w:tc>
          <w:tcPr>
            <w:tcW w:w="2250" w:type="dxa"/>
            <w:noWrap/>
            <w:hideMark/>
          </w:tcPr>
          <w:p w14:paraId="4627AF3E" w14:textId="18C59EB9" w:rsidR="003C06B4" w:rsidRPr="00262EF7" w:rsidRDefault="003C06B4">
            <w:pPr>
              <w:spacing w:after="0" w:line="240" w:lineRule="auto"/>
              <w:rPr>
                <w:rFonts w:asciiTheme="majorHAnsi" w:eastAsia="Times New Roman" w:hAnsiTheme="majorHAnsi" w:cstheme="majorHAnsi"/>
                <w:color w:val="000000"/>
                <w:sz w:val="19"/>
                <w:szCs w:val="19"/>
              </w:rPr>
            </w:pPr>
            <w:r w:rsidRPr="00262EF7">
              <w:rPr>
                <w:rFonts w:asciiTheme="majorHAnsi" w:eastAsia="Times New Roman" w:hAnsiTheme="majorHAnsi" w:cstheme="majorHAnsi"/>
                <w:color w:val="000000"/>
                <w:sz w:val="19"/>
                <w:szCs w:val="19"/>
              </w:rPr>
              <w:t xml:space="preserve">8. </w:t>
            </w:r>
            <w:r w:rsidR="004E72E7">
              <w:rPr>
                <w:rFonts w:asciiTheme="majorHAnsi" w:eastAsia="Times New Roman" w:hAnsiTheme="majorHAnsi" w:cstheme="majorHAnsi"/>
                <w:color w:val="000000"/>
                <w:sz w:val="19"/>
                <w:szCs w:val="19"/>
              </w:rPr>
              <w:t xml:space="preserve">Unpermitted </w:t>
            </w:r>
            <w:r w:rsidRPr="00262EF7">
              <w:rPr>
                <w:rFonts w:asciiTheme="majorHAnsi" w:eastAsia="Times New Roman" w:hAnsiTheme="majorHAnsi" w:cstheme="majorHAnsi"/>
                <w:color w:val="000000"/>
                <w:sz w:val="19"/>
                <w:szCs w:val="19"/>
              </w:rPr>
              <w:t>Junior Priority</w:t>
            </w:r>
          </w:p>
        </w:tc>
        <w:tc>
          <w:tcPr>
            <w:tcW w:w="1248" w:type="dxa"/>
            <w:noWrap/>
            <w:hideMark/>
          </w:tcPr>
          <w:p w14:paraId="7B7AC90B" w14:textId="77777777" w:rsidR="003C06B4" w:rsidRPr="00262EF7" w:rsidRDefault="003C06B4" w:rsidP="00052AA3">
            <w:pPr>
              <w:spacing w:after="0" w:line="240" w:lineRule="auto"/>
              <w:jc w:val="center"/>
              <w:rPr>
                <w:rFonts w:asciiTheme="majorHAnsi" w:eastAsia="Times New Roman" w:hAnsiTheme="majorHAnsi" w:cstheme="majorHAnsi"/>
                <w:i/>
                <w:iCs/>
                <w:color w:val="44546A"/>
                <w:sz w:val="19"/>
                <w:szCs w:val="19"/>
              </w:rPr>
            </w:pPr>
            <w:r w:rsidRPr="00262EF7">
              <w:rPr>
                <w:rFonts w:asciiTheme="majorHAnsi" w:eastAsia="Times New Roman" w:hAnsiTheme="majorHAnsi" w:cstheme="majorHAnsi"/>
                <w:i/>
                <w:iCs/>
                <w:color w:val="44546A"/>
                <w:sz w:val="19"/>
                <w:szCs w:val="19"/>
              </w:rPr>
              <w:t>100%</w:t>
            </w:r>
          </w:p>
        </w:tc>
        <w:tc>
          <w:tcPr>
            <w:tcW w:w="1318" w:type="dxa"/>
            <w:noWrap/>
            <w:hideMark/>
          </w:tcPr>
          <w:p w14:paraId="307F9DF0" w14:textId="77777777" w:rsidR="003C06B4" w:rsidRPr="00262EF7" w:rsidRDefault="003C06B4" w:rsidP="00052AA3">
            <w:pPr>
              <w:spacing w:after="0" w:line="240" w:lineRule="auto"/>
              <w:jc w:val="center"/>
              <w:rPr>
                <w:rFonts w:asciiTheme="majorHAnsi" w:eastAsia="Times New Roman" w:hAnsiTheme="majorHAnsi" w:cstheme="majorHAnsi"/>
                <w:i/>
                <w:iCs/>
                <w:color w:val="44546A"/>
                <w:sz w:val="19"/>
                <w:szCs w:val="19"/>
              </w:rPr>
            </w:pPr>
            <w:r w:rsidRPr="00262EF7">
              <w:rPr>
                <w:rFonts w:asciiTheme="majorHAnsi" w:eastAsia="Times New Roman" w:hAnsiTheme="majorHAnsi" w:cstheme="majorHAnsi"/>
                <w:i/>
                <w:iCs/>
                <w:color w:val="44546A"/>
                <w:sz w:val="19"/>
                <w:szCs w:val="19"/>
              </w:rPr>
              <w:t>None</w:t>
            </w:r>
          </w:p>
        </w:tc>
        <w:tc>
          <w:tcPr>
            <w:tcW w:w="1597" w:type="dxa"/>
            <w:shd w:val="clear" w:color="auto" w:fill="FFFF00"/>
            <w:noWrap/>
            <w:hideMark/>
          </w:tcPr>
          <w:p w14:paraId="2ADACC3E" w14:textId="0FA20693" w:rsidR="003C06B4" w:rsidRPr="00262EF7" w:rsidRDefault="003C06B4" w:rsidP="00052AA3">
            <w:pPr>
              <w:spacing w:after="0" w:line="240" w:lineRule="auto"/>
              <w:jc w:val="center"/>
              <w:rPr>
                <w:rFonts w:asciiTheme="majorHAnsi" w:eastAsia="Times New Roman" w:hAnsiTheme="majorHAnsi" w:cstheme="majorHAnsi"/>
                <w:color w:val="auto"/>
                <w:sz w:val="19"/>
                <w:szCs w:val="19"/>
              </w:rPr>
            </w:pPr>
            <w:r w:rsidRPr="00262EF7">
              <w:rPr>
                <w:rFonts w:asciiTheme="majorHAnsi" w:eastAsia="Times New Roman" w:hAnsiTheme="majorHAnsi" w:cstheme="majorHAnsi"/>
                <w:color w:val="000000"/>
                <w:sz w:val="19"/>
                <w:szCs w:val="19"/>
              </w:rPr>
              <w:t>Junior to IF</w:t>
            </w:r>
            <w:r w:rsidR="004D1516">
              <w:rPr>
                <w:rFonts w:asciiTheme="majorHAnsi" w:eastAsia="Times New Roman" w:hAnsiTheme="majorHAnsi" w:cstheme="majorHAnsi"/>
                <w:color w:val="000000"/>
                <w:sz w:val="19"/>
                <w:szCs w:val="19"/>
              </w:rPr>
              <w:t>T</w:t>
            </w:r>
            <w:r w:rsidRPr="00262EF7">
              <w:rPr>
                <w:rFonts w:asciiTheme="majorHAnsi" w:eastAsia="Times New Roman" w:hAnsiTheme="majorHAnsi" w:cstheme="majorHAnsi"/>
                <w:color w:val="000000"/>
                <w:sz w:val="19"/>
                <w:szCs w:val="19"/>
              </w:rPr>
              <w:t>'s</w:t>
            </w:r>
          </w:p>
        </w:tc>
        <w:tc>
          <w:tcPr>
            <w:tcW w:w="1299" w:type="dxa"/>
            <w:noWrap/>
            <w:hideMark/>
          </w:tcPr>
          <w:p w14:paraId="26DA2803" w14:textId="77777777" w:rsidR="003C06B4" w:rsidRPr="00262EF7" w:rsidRDefault="003C06B4" w:rsidP="00052AA3">
            <w:pPr>
              <w:spacing w:after="0" w:line="240" w:lineRule="auto"/>
              <w:jc w:val="center"/>
              <w:rPr>
                <w:rFonts w:asciiTheme="majorHAnsi" w:eastAsia="Times New Roman" w:hAnsiTheme="majorHAnsi" w:cstheme="majorHAnsi"/>
                <w:i/>
                <w:iCs/>
                <w:color w:val="44546A"/>
                <w:sz w:val="19"/>
                <w:szCs w:val="19"/>
              </w:rPr>
            </w:pPr>
            <w:r w:rsidRPr="00262EF7">
              <w:rPr>
                <w:rFonts w:asciiTheme="majorHAnsi" w:eastAsia="Times New Roman" w:hAnsiTheme="majorHAnsi" w:cstheme="majorHAnsi"/>
                <w:i/>
                <w:iCs/>
                <w:color w:val="44546A"/>
                <w:sz w:val="19"/>
                <w:szCs w:val="19"/>
              </w:rPr>
              <w:t>Permitted</w:t>
            </w:r>
          </w:p>
        </w:tc>
        <w:tc>
          <w:tcPr>
            <w:tcW w:w="1191" w:type="dxa"/>
            <w:gridSpan w:val="2"/>
            <w:noWrap/>
            <w:hideMark/>
          </w:tcPr>
          <w:p w14:paraId="1A3DCB7E" w14:textId="77777777" w:rsidR="003C06B4" w:rsidRPr="00262EF7" w:rsidRDefault="003C06B4" w:rsidP="00052AA3">
            <w:pPr>
              <w:spacing w:after="0" w:line="240" w:lineRule="auto"/>
              <w:jc w:val="center"/>
              <w:rPr>
                <w:rFonts w:asciiTheme="majorHAnsi" w:eastAsia="Times New Roman" w:hAnsiTheme="majorHAnsi" w:cstheme="majorHAnsi"/>
                <w:i/>
                <w:iCs/>
                <w:color w:val="44546A"/>
                <w:sz w:val="19"/>
                <w:szCs w:val="19"/>
              </w:rPr>
            </w:pPr>
            <w:r w:rsidRPr="00262EF7">
              <w:rPr>
                <w:rFonts w:asciiTheme="majorHAnsi" w:eastAsia="Times New Roman" w:hAnsiTheme="majorHAnsi" w:cstheme="majorHAnsi"/>
                <w:i/>
                <w:iCs/>
                <w:color w:val="44546A"/>
                <w:sz w:val="19"/>
                <w:szCs w:val="19"/>
              </w:rPr>
              <w:t>On</w:t>
            </w:r>
          </w:p>
        </w:tc>
      </w:tr>
      <w:tr w:rsidR="00052AA3" w14:paraId="1527BBAF" w14:textId="77777777" w:rsidTr="00EE14FB">
        <w:trPr>
          <w:gridAfter w:val="1"/>
          <w:wAfter w:w="10" w:type="dxa"/>
          <w:trHeight w:val="273"/>
        </w:trPr>
        <w:tc>
          <w:tcPr>
            <w:tcW w:w="2250" w:type="dxa"/>
            <w:noWrap/>
            <w:hideMark/>
          </w:tcPr>
          <w:p w14:paraId="0F10E683" w14:textId="13676561" w:rsidR="003C06B4" w:rsidRPr="00262EF7" w:rsidRDefault="003C06B4">
            <w:pPr>
              <w:spacing w:after="0" w:line="240" w:lineRule="auto"/>
              <w:rPr>
                <w:rFonts w:asciiTheme="majorHAnsi" w:eastAsia="Times New Roman" w:hAnsiTheme="majorHAnsi" w:cstheme="majorHAnsi"/>
                <w:color w:val="000000"/>
                <w:sz w:val="19"/>
                <w:szCs w:val="19"/>
              </w:rPr>
            </w:pPr>
            <w:r w:rsidRPr="00262EF7">
              <w:rPr>
                <w:rFonts w:asciiTheme="majorHAnsi" w:eastAsia="Times New Roman" w:hAnsiTheme="majorHAnsi" w:cstheme="majorHAnsi"/>
                <w:color w:val="000000"/>
                <w:sz w:val="19"/>
                <w:szCs w:val="19"/>
              </w:rPr>
              <w:t>9. Reported eWRIMS Demands</w:t>
            </w:r>
          </w:p>
        </w:tc>
        <w:tc>
          <w:tcPr>
            <w:tcW w:w="1248" w:type="dxa"/>
            <w:noWrap/>
            <w:hideMark/>
          </w:tcPr>
          <w:p w14:paraId="1667EF22" w14:textId="77777777" w:rsidR="003C06B4" w:rsidRPr="00262EF7" w:rsidRDefault="003C06B4" w:rsidP="00052AA3">
            <w:pPr>
              <w:spacing w:after="0" w:line="240" w:lineRule="auto"/>
              <w:jc w:val="center"/>
              <w:rPr>
                <w:rFonts w:asciiTheme="majorHAnsi" w:eastAsia="Times New Roman" w:hAnsiTheme="majorHAnsi" w:cstheme="majorHAnsi"/>
                <w:i/>
                <w:iCs/>
                <w:color w:val="44546A"/>
                <w:sz w:val="19"/>
                <w:szCs w:val="19"/>
              </w:rPr>
            </w:pPr>
            <w:r w:rsidRPr="00262EF7">
              <w:rPr>
                <w:rFonts w:asciiTheme="majorHAnsi" w:eastAsia="Times New Roman" w:hAnsiTheme="majorHAnsi" w:cstheme="majorHAnsi"/>
                <w:i/>
                <w:iCs/>
                <w:color w:val="44546A"/>
                <w:sz w:val="19"/>
                <w:szCs w:val="19"/>
              </w:rPr>
              <w:t>100%</w:t>
            </w:r>
          </w:p>
        </w:tc>
        <w:tc>
          <w:tcPr>
            <w:tcW w:w="1318" w:type="dxa"/>
            <w:noWrap/>
            <w:hideMark/>
          </w:tcPr>
          <w:p w14:paraId="2C4DA007" w14:textId="77777777" w:rsidR="003C06B4" w:rsidRPr="00262EF7" w:rsidRDefault="003C06B4" w:rsidP="00052AA3">
            <w:pPr>
              <w:spacing w:after="0" w:line="240" w:lineRule="auto"/>
              <w:jc w:val="center"/>
              <w:rPr>
                <w:rFonts w:asciiTheme="majorHAnsi" w:eastAsia="Times New Roman" w:hAnsiTheme="majorHAnsi" w:cstheme="majorHAnsi"/>
                <w:i/>
                <w:iCs/>
                <w:color w:val="44546A"/>
                <w:sz w:val="19"/>
                <w:szCs w:val="19"/>
              </w:rPr>
            </w:pPr>
            <w:r w:rsidRPr="00262EF7">
              <w:rPr>
                <w:rFonts w:asciiTheme="majorHAnsi" w:eastAsia="Times New Roman" w:hAnsiTheme="majorHAnsi" w:cstheme="majorHAnsi"/>
                <w:i/>
                <w:iCs/>
                <w:color w:val="44546A"/>
                <w:sz w:val="19"/>
                <w:szCs w:val="19"/>
              </w:rPr>
              <w:t>None</w:t>
            </w:r>
          </w:p>
        </w:tc>
        <w:tc>
          <w:tcPr>
            <w:tcW w:w="1597" w:type="dxa"/>
            <w:noWrap/>
            <w:hideMark/>
          </w:tcPr>
          <w:p w14:paraId="3900FA9E" w14:textId="7EB07E86" w:rsidR="003C06B4" w:rsidRPr="00262EF7" w:rsidRDefault="003C06B4" w:rsidP="00052AA3">
            <w:pPr>
              <w:spacing w:after="0" w:line="240" w:lineRule="auto"/>
              <w:jc w:val="center"/>
              <w:rPr>
                <w:rFonts w:asciiTheme="majorHAnsi" w:eastAsia="Times New Roman" w:hAnsiTheme="majorHAnsi" w:cstheme="majorHAnsi"/>
                <w:i/>
                <w:iCs/>
                <w:color w:val="44546A"/>
                <w:sz w:val="19"/>
                <w:szCs w:val="19"/>
              </w:rPr>
            </w:pPr>
            <w:r w:rsidRPr="00262EF7">
              <w:rPr>
                <w:rFonts w:asciiTheme="majorHAnsi" w:eastAsia="Times New Roman" w:hAnsiTheme="majorHAnsi" w:cstheme="majorHAnsi"/>
                <w:i/>
                <w:iCs/>
                <w:color w:val="44546A"/>
                <w:sz w:val="19"/>
                <w:szCs w:val="19"/>
              </w:rPr>
              <w:t>Senior to IF</w:t>
            </w:r>
            <w:r w:rsidR="004D1516">
              <w:rPr>
                <w:rFonts w:asciiTheme="majorHAnsi" w:eastAsia="Times New Roman" w:hAnsiTheme="majorHAnsi" w:cstheme="majorHAnsi"/>
                <w:i/>
                <w:iCs/>
                <w:color w:val="44546A"/>
                <w:sz w:val="19"/>
                <w:szCs w:val="19"/>
              </w:rPr>
              <w:t>T</w:t>
            </w:r>
            <w:r w:rsidRPr="00262EF7">
              <w:rPr>
                <w:rFonts w:asciiTheme="majorHAnsi" w:eastAsia="Times New Roman" w:hAnsiTheme="majorHAnsi" w:cstheme="majorHAnsi"/>
                <w:i/>
                <w:iCs/>
                <w:color w:val="44546A"/>
                <w:sz w:val="19"/>
                <w:szCs w:val="19"/>
              </w:rPr>
              <w:t>'s</w:t>
            </w:r>
          </w:p>
        </w:tc>
        <w:tc>
          <w:tcPr>
            <w:tcW w:w="1597" w:type="dxa"/>
            <w:gridSpan w:val="2"/>
            <w:shd w:val="clear" w:color="auto" w:fill="FFFF00"/>
            <w:noWrap/>
            <w:hideMark/>
          </w:tcPr>
          <w:p w14:paraId="759B6393" w14:textId="77777777" w:rsidR="003C06B4" w:rsidRPr="00262EF7" w:rsidRDefault="003C06B4" w:rsidP="00052AA3">
            <w:pPr>
              <w:spacing w:after="0" w:line="240" w:lineRule="auto"/>
              <w:jc w:val="center"/>
              <w:rPr>
                <w:rFonts w:asciiTheme="majorHAnsi" w:eastAsia="Times New Roman" w:hAnsiTheme="majorHAnsi" w:cstheme="majorHAnsi"/>
                <w:color w:val="auto"/>
                <w:sz w:val="19"/>
                <w:szCs w:val="19"/>
              </w:rPr>
            </w:pPr>
            <w:r w:rsidRPr="00262EF7">
              <w:rPr>
                <w:rFonts w:asciiTheme="majorHAnsi" w:eastAsia="Times New Roman" w:hAnsiTheme="majorHAnsi" w:cstheme="majorHAnsi"/>
                <w:color w:val="000000"/>
                <w:sz w:val="19"/>
                <w:szCs w:val="19"/>
              </w:rPr>
              <w:t>Reported</w:t>
            </w:r>
          </w:p>
        </w:tc>
        <w:tc>
          <w:tcPr>
            <w:tcW w:w="893" w:type="dxa"/>
            <w:noWrap/>
            <w:hideMark/>
          </w:tcPr>
          <w:p w14:paraId="6547F8FC" w14:textId="77777777" w:rsidR="003C06B4" w:rsidRPr="00262EF7" w:rsidRDefault="003C06B4" w:rsidP="00EE14FB">
            <w:pPr>
              <w:spacing w:after="0" w:line="240" w:lineRule="auto"/>
              <w:rPr>
                <w:rFonts w:asciiTheme="majorHAnsi" w:eastAsia="Times New Roman" w:hAnsiTheme="majorHAnsi" w:cstheme="majorHAnsi"/>
                <w:i/>
                <w:iCs/>
                <w:color w:val="44546A"/>
                <w:sz w:val="19"/>
                <w:szCs w:val="19"/>
              </w:rPr>
            </w:pPr>
            <w:r w:rsidRPr="00262EF7">
              <w:rPr>
                <w:rFonts w:asciiTheme="majorHAnsi" w:eastAsia="Times New Roman" w:hAnsiTheme="majorHAnsi" w:cstheme="majorHAnsi"/>
                <w:i/>
                <w:iCs/>
                <w:color w:val="44546A"/>
                <w:sz w:val="19"/>
                <w:szCs w:val="19"/>
              </w:rPr>
              <w:t>On</w:t>
            </w:r>
          </w:p>
        </w:tc>
      </w:tr>
      <w:tr w:rsidR="00052AA3" w14:paraId="4175B466" w14:textId="77777777" w:rsidTr="00EE14FB">
        <w:trPr>
          <w:gridAfter w:val="1"/>
          <w:wAfter w:w="10" w:type="dxa"/>
          <w:trHeight w:val="273"/>
        </w:trPr>
        <w:tc>
          <w:tcPr>
            <w:tcW w:w="2250" w:type="dxa"/>
            <w:noWrap/>
            <w:hideMark/>
          </w:tcPr>
          <w:p w14:paraId="7F4C6F90" w14:textId="4E6D4362" w:rsidR="003C06B4" w:rsidRPr="00262EF7" w:rsidRDefault="003C06B4">
            <w:pPr>
              <w:spacing w:after="0" w:line="240" w:lineRule="auto"/>
              <w:rPr>
                <w:rFonts w:asciiTheme="majorHAnsi" w:eastAsia="Times New Roman" w:hAnsiTheme="majorHAnsi" w:cstheme="majorHAnsi"/>
                <w:color w:val="000000"/>
                <w:sz w:val="19"/>
                <w:szCs w:val="19"/>
              </w:rPr>
            </w:pPr>
            <w:r w:rsidRPr="00262EF7">
              <w:rPr>
                <w:rFonts w:asciiTheme="majorHAnsi" w:eastAsia="Times New Roman" w:hAnsiTheme="majorHAnsi" w:cstheme="majorHAnsi"/>
                <w:color w:val="000000"/>
                <w:sz w:val="19"/>
                <w:szCs w:val="19"/>
              </w:rPr>
              <w:t>10. eWRIMS Storage Off</w:t>
            </w:r>
          </w:p>
        </w:tc>
        <w:tc>
          <w:tcPr>
            <w:tcW w:w="1248" w:type="dxa"/>
            <w:noWrap/>
            <w:hideMark/>
          </w:tcPr>
          <w:p w14:paraId="3260E485" w14:textId="77777777" w:rsidR="003C06B4" w:rsidRPr="00262EF7" w:rsidRDefault="003C06B4" w:rsidP="00052AA3">
            <w:pPr>
              <w:spacing w:after="0" w:line="240" w:lineRule="auto"/>
              <w:jc w:val="center"/>
              <w:rPr>
                <w:rFonts w:asciiTheme="majorHAnsi" w:eastAsia="Times New Roman" w:hAnsiTheme="majorHAnsi" w:cstheme="majorHAnsi"/>
                <w:i/>
                <w:iCs/>
                <w:color w:val="44546A"/>
                <w:sz w:val="19"/>
                <w:szCs w:val="19"/>
              </w:rPr>
            </w:pPr>
            <w:r w:rsidRPr="00262EF7">
              <w:rPr>
                <w:rFonts w:asciiTheme="majorHAnsi" w:eastAsia="Times New Roman" w:hAnsiTheme="majorHAnsi" w:cstheme="majorHAnsi"/>
                <w:i/>
                <w:iCs/>
                <w:color w:val="44546A"/>
                <w:sz w:val="19"/>
                <w:szCs w:val="19"/>
              </w:rPr>
              <w:t>100%</w:t>
            </w:r>
          </w:p>
        </w:tc>
        <w:tc>
          <w:tcPr>
            <w:tcW w:w="1318" w:type="dxa"/>
            <w:noWrap/>
            <w:hideMark/>
          </w:tcPr>
          <w:p w14:paraId="4A2B89DF" w14:textId="77777777" w:rsidR="003C06B4" w:rsidRPr="00262EF7" w:rsidRDefault="003C06B4" w:rsidP="00052AA3">
            <w:pPr>
              <w:spacing w:after="0" w:line="240" w:lineRule="auto"/>
              <w:jc w:val="center"/>
              <w:rPr>
                <w:rFonts w:asciiTheme="majorHAnsi" w:eastAsia="Times New Roman" w:hAnsiTheme="majorHAnsi" w:cstheme="majorHAnsi"/>
                <w:i/>
                <w:iCs/>
                <w:color w:val="44546A"/>
                <w:sz w:val="19"/>
                <w:szCs w:val="19"/>
              </w:rPr>
            </w:pPr>
            <w:r w:rsidRPr="00262EF7">
              <w:rPr>
                <w:rFonts w:asciiTheme="majorHAnsi" w:eastAsia="Times New Roman" w:hAnsiTheme="majorHAnsi" w:cstheme="majorHAnsi"/>
                <w:i/>
                <w:iCs/>
                <w:color w:val="44546A"/>
                <w:sz w:val="19"/>
                <w:szCs w:val="19"/>
              </w:rPr>
              <w:t>None</w:t>
            </w:r>
          </w:p>
        </w:tc>
        <w:tc>
          <w:tcPr>
            <w:tcW w:w="1597" w:type="dxa"/>
            <w:noWrap/>
            <w:hideMark/>
          </w:tcPr>
          <w:p w14:paraId="03551BC3" w14:textId="28844DAD" w:rsidR="003C06B4" w:rsidRPr="00262EF7" w:rsidRDefault="003C06B4" w:rsidP="00052AA3">
            <w:pPr>
              <w:spacing w:after="0" w:line="240" w:lineRule="auto"/>
              <w:jc w:val="center"/>
              <w:rPr>
                <w:rFonts w:asciiTheme="majorHAnsi" w:eastAsia="Times New Roman" w:hAnsiTheme="majorHAnsi" w:cstheme="majorHAnsi"/>
                <w:i/>
                <w:iCs/>
                <w:color w:val="44546A"/>
                <w:sz w:val="19"/>
                <w:szCs w:val="19"/>
              </w:rPr>
            </w:pPr>
            <w:r w:rsidRPr="00262EF7">
              <w:rPr>
                <w:rFonts w:asciiTheme="majorHAnsi" w:eastAsia="Times New Roman" w:hAnsiTheme="majorHAnsi" w:cstheme="majorHAnsi"/>
                <w:i/>
                <w:iCs/>
                <w:color w:val="44546A"/>
                <w:sz w:val="19"/>
                <w:szCs w:val="19"/>
              </w:rPr>
              <w:t>Senior to IF</w:t>
            </w:r>
            <w:r w:rsidR="004D1516">
              <w:rPr>
                <w:rFonts w:asciiTheme="majorHAnsi" w:eastAsia="Times New Roman" w:hAnsiTheme="majorHAnsi" w:cstheme="majorHAnsi"/>
                <w:i/>
                <w:iCs/>
                <w:color w:val="44546A"/>
                <w:sz w:val="19"/>
                <w:szCs w:val="19"/>
              </w:rPr>
              <w:t>T</w:t>
            </w:r>
            <w:r w:rsidRPr="00262EF7">
              <w:rPr>
                <w:rFonts w:asciiTheme="majorHAnsi" w:eastAsia="Times New Roman" w:hAnsiTheme="majorHAnsi" w:cstheme="majorHAnsi"/>
                <w:i/>
                <w:iCs/>
                <w:color w:val="44546A"/>
                <w:sz w:val="19"/>
                <w:szCs w:val="19"/>
              </w:rPr>
              <w:t>'s</w:t>
            </w:r>
          </w:p>
        </w:tc>
        <w:tc>
          <w:tcPr>
            <w:tcW w:w="1597" w:type="dxa"/>
            <w:gridSpan w:val="2"/>
            <w:noWrap/>
            <w:hideMark/>
          </w:tcPr>
          <w:p w14:paraId="7316C2F5" w14:textId="77777777" w:rsidR="003C06B4" w:rsidRPr="00262EF7" w:rsidRDefault="003C06B4" w:rsidP="00052AA3">
            <w:pPr>
              <w:spacing w:after="0" w:line="240" w:lineRule="auto"/>
              <w:jc w:val="center"/>
              <w:rPr>
                <w:rFonts w:asciiTheme="majorHAnsi" w:eastAsia="Times New Roman" w:hAnsiTheme="majorHAnsi" w:cstheme="majorHAnsi"/>
                <w:i/>
                <w:iCs/>
                <w:color w:val="44546A"/>
                <w:sz w:val="19"/>
                <w:szCs w:val="19"/>
              </w:rPr>
            </w:pPr>
            <w:r w:rsidRPr="00262EF7">
              <w:rPr>
                <w:rFonts w:asciiTheme="majorHAnsi" w:eastAsia="Times New Roman" w:hAnsiTheme="majorHAnsi" w:cstheme="majorHAnsi"/>
                <w:i/>
                <w:iCs/>
                <w:color w:val="44546A"/>
                <w:sz w:val="19"/>
                <w:szCs w:val="19"/>
              </w:rPr>
              <w:t>Permitted</w:t>
            </w:r>
          </w:p>
        </w:tc>
        <w:tc>
          <w:tcPr>
            <w:tcW w:w="893" w:type="dxa"/>
            <w:shd w:val="clear" w:color="auto" w:fill="FFFF00"/>
            <w:noWrap/>
            <w:hideMark/>
          </w:tcPr>
          <w:p w14:paraId="4B4216E9" w14:textId="77777777" w:rsidR="003C06B4" w:rsidRPr="00262EF7" w:rsidRDefault="003C06B4" w:rsidP="00052AA3">
            <w:pPr>
              <w:spacing w:after="0" w:line="240" w:lineRule="auto"/>
              <w:jc w:val="center"/>
              <w:rPr>
                <w:rFonts w:asciiTheme="majorHAnsi" w:eastAsia="Times New Roman" w:hAnsiTheme="majorHAnsi" w:cstheme="majorHAnsi"/>
                <w:color w:val="auto"/>
                <w:sz w:val="19"/>
                <w:szCs w:val="19"/>
              </w:rPr>
            </w:pPr>
            <w:r w:rsidRPr="00262EF7">
              <w:rPr>
                <w:rFonts w:asciiTheme="majorHAnsi" w:eastAsia="Times New Roman" w:hAnsiTheme="majorHAnsi" w:cstheme="majorHAnsi"/>
                <w:color w:val="000000"/>
                <w:sz w:val="19"/>
                <w:szCs w:val="19"/>
              </w:rPr>
              <w:t>Off</w:t>
            </w:r>
          </w:p>
        </w:tc>
      </w:tr>
      <w:tr w:rsidR="00052AA3" w14:paraId="7D482BBC" w14:textId="77777777" w:rsidTr="00EE14FB">
        <w:trPr>
          <w:gridAfter w:val="1"/>
          <w:wAfter w:w="10" w:type="dxa"/>
          <w:trHeight w:val="273"/>
        </w:trPr>
        <w:tc>
          <w:tcPr>
            <w:tcW w:w="2250" w:type="dxa"/>
            <w:noWrap/>
            <w:hideMark/>
          </w:tcPr>
          <w:p w14:paraId="4D9401E7" w14:textId="20EA32C5" w:rsidR="003C06B4" w:rsidRPr="00262EF7" w:rsidRDefault="003C06B4">
            <w:pPr>
              <w:spacing w:after="0" w:line="240" w:lineRule="auto"/>
              <w:rPr>
                <w:rFonts w:asciiTheme="majorHAnsi" w:eastAsia="Times New Roman" w:hAnsiTheme="majorHAnsi" w:cstheme="majorHAnsi"/>
                <w:color w:val="000000"/>
                <w:sz w:val="19"/>
                <w:szCs w:val="19"/>
              </w:rPr>
            </w:pPr>
            <w:r w:rsidRPr="00262EF7">
              <w:rPr>
                <w:rFonts w:asciiTheme="majorHAnsi" w:eastAsia="Times New Roman" w:hAnsiTheme="majorHAnsi" w:cstheme="majorHAnsi"/>
                <w:color w:val="000000"/>
                <w:sz w:val="19"/>
                <w:szCs w:val="19"/>
              </w:rPr>
              <w:t>11. All Demands Off</w:t>
            </w:r>
          </w:p>
        </w:tc>
        <w:tc>
          <w:tcPr>
            <w:tcW w:w="1248" w:type="dxa"/>
            <w:shd w:val="clear" w:color="auto" w:fill="FFFF00"/>
            <w:noWrap/>
            <w:hideMark/>
          </w:tcPr>
          <w:p w14:paraId="4219D090" w14:textId="77777777" w:rsidR="003C06B4" w:rsidRPr="00262EF7" w:rsidRDefault="003C06B4" w:rsidP="00052AA3">
            <w:pPr>
              <w:spacing w:after="0" w:line="240" w:lineRule="auto"/>
              <w:jc w:val="center"/>
              <w:rPr>
                <w:rFonts w:asciiTheme="majorHAnsi" w:eastAsia="Times New Roman" w:hAnsiTheme="majorHAnsi" w:cstheme="majorHAnsi"/>
                <w:color w:val="auto"/>
                <w:sz w:val="19"/>
                <w:szCs w:val="19"/>
              </w:rPr>
            </w:pPr>
            <w:r w:rsidRPr="00262EF7">
              <w:rPr>
                <w:rFonts w:asciiTheme="majorHAnsi" w:eastAsia="Times New Roman" w:hAnsiTheme="majorHAnsi" w:cstheme="majorHAnsi"/>
                <w:color w:val="000000"/>
                <w:sz w:val="19"/>
                <w:szCs w:val="19"/>
              </w:rPr>
              <w:t>0%</w:t>
            </w:r>
          </w:p>
        </w:tc>
        <w:tc>
          <w:tcPr>
            <w:tcW w:w="1318" w:type="dxa"/>
            <w:shd w:val="clear" w:color="auto" w:fill="FFFF00"/>
            <w:noWrap/>
            <w:hideMark/>
          </w:tcPr>
          <w:p w14:paraId="7362EF63" w14:textId="77777777" w:rsidR="003C06B4" w:rsidRPr="00262EF7" w:rsidRDefault="003C06B4" w:rsidP="00052AA3">
            <w:pPr>
              <w:spacing w:after="0" w:line="240" w:lineRule="auto"/>
              <w:jc w:val="center"/>
              <w:rPr>
                <w:rFonts w:asciiTheme="majorHAnsi" w:eastAsia="Times New Roman" w:hAnsiTheme="majorHAnsi" w:cstheme="majorHAnsi"/>
                <w:sz w:val="19"/>
                <w:szCs w:val="19"/>
              </w:rPr>
            </w:pPr>
            <w:r w:rsidRPr="00262EF7">
              <w:rPr>
                <w:rFonts w:asciiTheme="majorHAnsi" w:eastAsia="Times New Roman" w:hAnsiTheme="majorHAnsi" w:cstheme="majorHAnsi"/>
                <w:color w:val="000000"/>
                <w:sz w:val="19"/>
                <w:szCs w:val="19"/>
              </w:rPr>
              <w:t>N/A</w:t>
            </w:r>
          </w:p>
        </w:tc>
        <w:tc>
          <w:tcPr>
            <w:tcW w:w="1597" w:type="dxa"/>
            <w:shd w:val="clear" w:color="auto" w:fill="FFFF00"/>
            <w:noWrap/>
            <w:hideMark/>
          </w:tcPr>
          <w:p w14:paraId="3586A951" w14:textId="77777777" w:rsidR="003C06B4" w:rsidRPr="00262EF7" w:rsidRDefault="003C06B4" w:rsidP="00052AA3">
            <w:pPr>
              <w:spacing w:after="0" w:line="240" w:lineRule="auto"/>
              <w:jc w:val="center"/>
              <w:rPr>
                <w:rFonts w:asciiTheme="majorHAnsi" w:eastAsia="Times New Roman" w:hAnsiTheme="majorHAnsi" w:cstheme="majorHAnsi"/>
                <w:sz w:val="19"/>
                <w:szCs w:val="19"/>
              </w:rPr>
            </w:pPr>
            <w:r w:rsidRPr="00262EF7">
              <w:rPr>
                <w:rFonts w:asciiTheme="majorHAnsi" w:eastAsia="Times New Roman" w:hAnsiTheme="majorHAnsi" w:cstheme="majorHAnsi"/>
                <w:color w:val="000000"/>
                <w:sz w:val="19"/>
                <w:szCs w:val="19"/>
              </w:rPr>
              <w:t>N/A</w:t>
            </w:r>
          </w:p>
        </w:tc>
        <w:tc>
          <w:tcPr>
            <w:tcW w:w="1597" w:type="dxa"/>
            <w:gridSpan w:val="2"/>
            <w:shd w:val="clear" w:color="auto" w:fill="FFFF00"/>
            <w:noWrap/>
            <w:hideMark/>
          </w:tcPr>
          <w:p w14:paraId="0A1A681D" w14:textId="77777777" w:rsidR="003C06B4" w:rsidRPr="00262EF7" w:rsidRDefault="003C06B4" w:rsidP="00052AA3">
            <w:pPr>
              <w:spacing w:after="0" w:line="240" w:lineRule="auto"/>
              <w:jc w:val="center"/>
              <w:rPr>
                <w:rFonts w:asciiTheme="majorHAnsi" w:eastAsia="Times New Roman" w:hAnsiTheme="majorHAnsi" w:cstheme="majorHAnsi"/>
                <w:sz w:val="19"/>
                <w:szCs w:val="19"/>
              </w:rPr>
            </w:pPr>
            <w:r w:rsidRPr="00262EF7">
              <w:rPr>
                <w:rFonts w:asciiTheme="majorHAnsi" w:eastAsia="Times New Roman" w:hAnsiTheme="majorHAnsi" w:cstheme="majorHAnsi"/>
                <w:color w:val="000000"/>
                <w:sz w:val="19"/>
                <w:szCs w:val="19"/>
              </w:rPr>
              <w:t>Off</w:t>
            </w:r>
          </w:p>
        </w:tc>
        <w:tc>
          <w:tcPr>
            <w:tcW w:w="893" w:type="dxa"/>
            <w:shd w:val="clear" w:color="auto" w:fill="FFFF00"/>
            <w:noWrap/>
            <w:hideMark/>
          </w:tcPr>
          <w:p w14:paraId="3218D24A" w14:textId="77777777" w:rsidR="003C06B4" w:rsidRPr="00262EF7" w:rsidRDefault="003C06B4" w:rsidP="00052AA3">
            <w:pPr>
              <w:spacing w:after="0" w:line="240" w:lineRule="auto"/>
              <w:jc w:val="center"/>
              <w:rPr>
                <w:rFonts w:asciiTheme="majorHAnsi" w:eastAsia="Times New Roman" w:hAnsiTheme="majorHAnsi" w:cstheme="majorHAnsi"/>
                <w:sz w:val="19"/>
                <w:szCs w:val="19"/>
              </w:rPr>
            </w:pPr>
            <w:r w:rsidRPr="00262EF7">
              <w:rPr>
                <w:rFonts w:asciiTheme="majorHAnsi" w:eastAsia="Times New Roman" w:hAnsiTheme="majorHAnsi" w:cstheme="majorHAnsi"/>
                <w:color w:val="000000"/>
                <w:sz w:val="19"/>
                <w:szCs w:val="19"/>
              </w:rPr>
              <w:t>N/A</w:t>
            </w:r>
          </w:p>
        </w:tc>
      </w:tr>
      <w:bookmarkEnd w:id="117"/>
    </w:tbl>
    <w:p w14:paraId="5C2C5337" w14:textId="77777777" w:rsidR="003C06B4" w:rsidRPr="003C06B4" w:rsidRDefault="003C06B4" w:rsidP="008A52C5">
      <w:pPr>
        <w:rPr>
          <w:b/>
          <w:bCs/>
          <w:lang w:val="en-US"/>
        </w:rPr>
      </w:pPr>
    </w:p>
    <w:p w14:paraId="6B424A15" w14:textId="1788738D" w:rsidR="008A52C5" w:rsidRPr="00C53D59" w:rsidRDefault="008A52C5" w:rsidP="008A52C5">
      <w:pPr>
        <w:pStyle w:val="Heading2"/>
        <w:rPr>
          <w:highlight w:val="cyan"/>
          <w:lang w:val="en-US"/>
        </w:rPr>
      </w:pPr>
      <w:bookmarkStart w:id="118" w:name="_Ref62050134"/>
      <w:bookmarkStart w:id="119" w:name="_Toc62220781"/>
      <w:r w:rsidRPr="00950867">
        <w:rPr>
          <w:highlight w:val="green"/>
          <w:lang w:val="en-US"/>
        </w:rPr>
        <w:t>I</w:t>
      </w:r>
      <w:r w:rsidR="004E72E7" w:rsidRPr="00950867">
        <w:rPr>
          <w:highlight w:val="green"/>
          <w:lang w:val="en-US"/>
        </w:rPr>
        <w:t xml:space="preserve">nstream flow target </w:t>
      </w:r>
      <w:r w:rsidR="004E72E7" w:rsidRPr="00C53D59">
        <w:rPr>
          <w:highlight w:val="cyan"/>
          <w:lang w:val="en-US"/>
        </w:rPr>
        <w:t>s</w:t>
      </w:r>
      <w:r w:rsidRPr="00C53D59">
        <w:rPr>
          <w:highlight w:val="cyan"/>
          <w:lang w:val="en-US"/>
        </w:rPr>
        <w:t>cenario</w:t>
      </w:r>
      <w:bookmarkEnd w:id="118"/>
      <w:bookmarkEnd w:id="119"/>
    </w:p>
    <w:p w14:paraId="2BA57CDB" w14:textId="1EF199D4" w:rsidR="00EE14FB" w:rsidRDefault="004E72E7" w:rsidP="004E72E7">
      <w:pPr>
        <w:rPr>
          <w:lang w:val="en-US"/>
        </w:rPr>
      </w:pPr>
      <w:r w:rsidRPr="00950867">
        <w:rPr>
          <w:lang w:val="en-US"/>
        </w:rPr>
        <w:t xml:space="preserve">In addition to the sensitivity scenario, each individual SEWAM model run also consists of a selection of IFT (instream flow target) scenario. The </w:t>
      </w:r>
      <w:r w:rsidRPr="00950867">
        <w:rPr>
          <w:i/>
          <w:iCs/>
          <w:lang w:val="en-US"/>
        </w:rPr>
        <w:t>Key\Scenarios\IFT Scenario</w:t>
      </w:r>
      <w:r w:rsidRPr="00950867">
        <w:rPr>
          <w:lang w:val="en-US"/>
        </w:rPr>
        <w:t xml:space="preserve"> expression </w:t>
      </w:r>
      <w:r w:rsidRPr="00950867">
        <w:rPr>
          <w:lang w:val="en-US"/>
        </w:rPr>
        <w:lastRenderedPageBreak/>
        <w:t xml:space="preserve">sets the </w:t>
      </w:r>
      <w:r w:rsidR="00EE14FB" w:rsidRPr="00950867">
        <w:rPr>
          <w:lang w:val="en-US"/>
        </w:rPr>
        <w:t>IFT scenario to run, which populates the minimum flow requirement objects with the associated</w:t>
      </w:r>
      <w:r w:rsidR="006F797D" w:rsidRPr="00950867">
        <w:rPr>
          <w:lang w:val="en-US"/>
        </w:rPr>
        <w:t xml:space="preserve"> IFT</w:t>
      </w:r>
      <w:r w:rsidR="00EE14FB" w:rsidRPr="00950867">
        <w:rPr>
          <w:lang w:val="en-US"/>
        </w:rPr>
        <w:t xml:space="preserve">. The IFT scenarios run in SEWAM as of Jan 2021 are shown below in </w:t>
      </w:r>
      <w:r w:rsidR="00EE14FB" w:rsidRPr="00950867">
        <w:rPr>
          <w:lang w:val="en-US"/>
        </w:rPr>
        <w:fldChar w:fldCharType="begin"/>
      </w:r>
      <w:r w:rsidR="00EE14FB" w:rsidRPr="00950867">
        <w:rPr>
          <w:lang w:val="en-US"/>
        </w:rPr>
        <w:instrText xml:space="preserve"> REF _Ref62038154 \h </w:instrText>
      </w:r>
      <w:r w:rsidR="006F797D" w:rsidRPr="00950867">
        <w:rPr>
          <w:lang w:val="en-US"/>
        </w:rPr>
        <w:instrText xml:space="preserve"> \* MERGEFORMAT </w:instrText>
      </w:r>
      <w:r w:rsidR="00EE14FB" w:rsidRPr="00950867">
        <w:rPr>
          <w:lang w:val="en-US"/>
        </w:rPr>
      </w:r>
      <w:r w:rsidR="00EE14FB" w:rsidRPr="00950867">
        <w:rPr>
          <w:lang w:val="en-US"/>
        </w:rPr>
        <w:fldChar w:fldCharType="separate"/>
      </w:r>
      <w:r w:rsidR="0067763F">
        <w:t xml:space="preserve">Table </w:t>
      </w:r>
      <w:r w:rsidR="0067763F">
        <w:rPr>
          <w:noProof/>
        </w:rPr>
        <w:t>5.2</w:t>
      </w:r>
      <w:r w:rsidR="00EE14FB" w:rsidRPr="00950867">
        <w:rPr>
          <w:lang w:val="en-US"/>
        </w:rPr>
        <w:fldChar w:fldCharType="end"/>
      </w:r>
      <w:r w:rsidR="00EE14FB" w:rsidRPr="00950867">
        <w:rPr>
          <w:lang w:val="en-US"/>
        </w:rPr>
        <w:t>.</w:t>
      </w:r>
      <w:r w:rsidR="006F797D" w:rsidRPr="00950867">
        <w:rPr>
          <w:lang w:val="en-US"/>
        </w:rPr>
        <w:t xml:space="preserve"> IFT input files, developed by Utah State University, UC-Davis, and the State Water Board are found in the WEAP model folder under </w:t>
      </w:r>
      <w:r w:rsidR="006F797D" w:rsidRPr="00950867">
        <w:rPr>
          <w:i/>
          <w:iCs/>
          <w:lang w:val="en-US"/>
        </w:rPr>
        <w:t>Data\IFTs</w:t>
      </w:r>
      <w:r w:rsidR="006F797D" w:rsidRPr="00950867">
        <w:rPr>
          <w:lang w:val="en-US"/>
        </w:rPr>
        <w:t>.</w:t>
      </w:r>
      <w:r w:rsidR="006F797D">
        <w:rPr>
          <w:lang w:val="en-US"/>
        </w:rPr>
        <w:t xml:space="preserve"> </w:t>
      </w:r>
    </w:p>
    <w:p w14:paraId="776CD352" w14:textId="35C96D3E" w:rsidR="00EE14FB" w:rsidRDefault="00EE14FB" w:rsidP="00EE14FB">
      <w:pPr>
        <w:pStyle w:val="TableFigureTitle"/>
      </w:pPr>
      <w:bookmarkStart w:id="120" w:name="_Ref62038154"/>
      <w:r>
        <w:t xml:space="preserve">Table </w:t>
      </w:r>
      <w:fldSimple w:instr=" STYLEREF 1 \s ">
        <w:r w:rsidR="006E011C">
          <w:rPr>
            <w:noProof/>
          </w:rPr>
          <w:t>5</w:t>
        </w:r>
      </w:fldSimple>
      <w:r w:rsidR="006E011C">
        <w:t>.</w:t>
      </w:r>
      <w:fldSimple w:instr=" SEQ Table \* ARABIC \s 1 ">
        <w:r w:rsidR="006E011C">
          <w:rPr>
            <w:noProof/>
          </w:rPr>
          <w:t>2</w:t>
        </w:r>
      </w:fldSimple>
      <w:bookmarkEnd w:id="120"/>
      <w:r>
        <w:t xml:space="preserve"> Instream flow target scenarios in SEWAM.</w:t>
      </w:r>
    </w:p>
    <w:tbl>
      <w:tblPr>
        <w:tblStyle w:val="TableGrid"/>
        <w:tblW w:w="5125" w:type="dxa"/>
        <w:tblLook w:val="04A0" w:firstRow="1" w:lastRow="0" w:firstColumn="1" w:lastColumn="0" w:noHBand="0" w:noVBand="1"/>
      </w:tblPr>
      <w:tblGrid>
        <w:gridCol w:w="580"/>
        <w:gridCol w:w="4545"/>
      </w:tblGrid>
      <w:tr w:rsidR="00EE14FB" w:rsidRPr="00EE14FB" w14:paraId="1BB4C421" w14:textId="77777777" w:rsidTr="00EE14FB">
        <w:trPr>
          <w:cnfStyle w:val="100000000000" w:firstRow="1" w:lastRow="0" w:firstColumn="0" w:lastColumn="0" w:oddVBand="0" w:evenVBand="0" w:oddHBand="0" w:evenHBand="0" w:firstRowFirstColumn="0" w:firstRowLastColumn="0" w:lastRowFirstColumn="0" w:lastRowLastColumn="0"/>
          <w:trHeight w:val="414"/>
        </w:trPr>
        <w:tc>
          <w:tcPr>
            <w:tcW w:w="580" w:type="dxa"/>
            <w:hideMark/>
          </w:tcPr>
          <w:p w14:paraId="5CAF043A" w14:textId="0E0BE627" w:rsidR="00EE14FB" w:rsidRPr="00EE14FB" w:rsidRDefault="00EE14FB" w:rsidP="00EE14FB">
            <w:pPr>
              <w:spacing w:before="0" w:after="0" w:line="240" w:lineRule="auto"/>
              <w:ind w:right="0"/>
              <w:jc w:val="center"/>
              <w:rPr>
                <w:rFonts w:ascii="Calibri" w:eastAsia="Times New Roman" w:hAnsi="Calibri" w:cs="Times New Roman"/>
                <w:b/>
                <w:bCs/>
                <w:color w:val="000000"/>
                <w:szCs w:val="22"/>
                <w:lang w:val="en-US"/>
              </w:rPr>
            </w:pPr>
            <w:r>
              <w:rPr>
                <w:rFonts w:ascii="Calibri" w:eastAsia="Times New Roman" w:hAnsi="Calibri" w:cs="Times New Roman"/>
                <w:b/>
                <w:bCs/>
                <w:color w:val="000000"/>
                <w:szCs w:val="22"/>
                <w:lang w:val="en-US"/>
              </w:rPr>
              <w:t>#</w:t>
            </w:r>
          </w:p>
        </w:tc>
        <w:tc>
          <w:tcPr>
            <w:tcW w:w="4545" w:type="dxa"/>
            <w:hideMark/>
          </w:tcPr>
          <w:p w14:paraId="4141FDDC" w14:textId="120B7715" w:rsidR="00EE14FB" w:rsidRPr="00EE14FB" w:rsidRDefault="00EE14FB" w:rsidP="00EE14FB">
            <w:pPr>
              <w:spacing w:before="0" w:after="0" w:line="240" w:lineRule="auto"/>
              <w:ind w:right="0"/>
              <w:jc w:val="center"/>
              <w:rPr>
                <w:rFonts w:ascii="Calibri" w:eastAsia="Times New Roman" w:hAnsi="Calibri" w:cs="Times New Roman"/>
                <w:b/>
                <w:bCs/>
                <w:color w:val="000000"/>
                <w:szCs w:val="22"/>
                <w:lang w:val="en-US"/>
              </w:rPr>
            </w:pPr>
            <w:r>
              <w:rPr>
                <w:rFonts w:ascii="Calibri" w:eastAsia="Times New Roman" w:hAnsi="Calibri" w:cs="Times New Roman"/>
                <w:b/>
                <w:bCs/>
                <w:color w:val="000000"/>
                <w:szCs w:val="22"/>
                <w:lang w:val="en-US"/>
              </w:rPr>
              <w:t>IFT Scenario</w:t>
            </w:r>
          </w:p>
        </w:tc>
      </w:tr>
      <w:tr w:rsidR="00EE14FB" w:rsidRPr="00EE14FB" w14:paraId="419962C2" w14:textId="77777777" w:rsidTr="00EE14FB">
        <w:trPr>
          <w:trHeight w:val="288"/>
        </w:trPr>
        <w:tc>
          <w:tcPr>
            <w:tcW w:w="580" w:type="dxa"/>
            <w:hideMark/>
          </w:tcPr>
          <w:p w14:paraId="00D4EC5A" w14:textId="77777777" w:rsidR="00EE14FB" w:rsidRPr="00EE14FB" w:rsidRDefault="00EE14FB" w:rsidP="00EE14FB">
            <w:pPr>
              <w:spacing w:before="0" w:after="0" w:line="240" w:lineRule="auto"/>
              <w:ind w:right="0"/>
              <w:jc w:val="right"/>
              <w:rPr>
                <w:rFonts w:ascii="Calibri" w:eastAsia="Times New Roman" w:hAnsi="Calibri" w:cs="Times New Roman"/>
                <w:color w:val="000000"/>
                <w:szCs w:val="22"/>
                <w:lang w:val="en-US"/>
              </w:rPr>
            </w:pPr>
            <w:r w:rsidRPr="00EE14FB">
              <w:rPr>
                <w:rFonts w:ascii="Calibri" w:eastAsia="Times New Roman" w:hAnsi="Calibri" w:cs="Times New Roman"/>
                <w:color w:val="000000"/>
                <w:szCs w:val="22"/>
                <w:lang w:val="en-US"/>
              </w:rPr>
              <w:t>1</w:t>
            </w:r>
          </w:p>
        </w:tc>
        <w:tc>
          <w:tcPr>
            <w:tcW w:w="4545" w:type="dxa"/>
            <w:hideMark/>
          </w:tcPr>
          <w:p w14:paraId="037BDB51" w14:textId="77777777" w:rsidR="00EE14FB" w:rsidRPr="00EE14FB" w:rsidRDefault="00EE14FB" w:rsidP="00EE14FB">
            <w:pPr>
              <w:spacing w:before="0" w:after="0" w:line="240" w:lineRule="auto"/>
              <w:ind w:right="0"/>
              <w:rPr>
                <w:rFonts w:ascii="Calibri" w:eastAsia="Times New Roman" w:hAnsi="Calibri" w:cs="Times New Roman"/>
                <w:color w:val="000000"/>
                <w:szCs w:val="22"/>
                <w:lang w:val="en-US"/>
              </w:rPr>
            </w:pPr>
            <w:r w:rsidRPr="00EE14FB">
              <w:rPr>
                <w:rFonts w:ascii="Calibri" w:eastAsia="Times New Roman" w:hAnsi="Calibri" w:cs="Times New Roman"/>
                <w:color w:val="000000"/>
                <w:szCs w:val="22"/>
                <w:lang w:val="en-US"/>
              </w:rPr>
              <w:t>No Criteria</w:t>
            </w:r>
          </w:p>
        </w:tc>
      </w:tr>
      <w:tr w:rsidR="00EE14FB" w:rsidRPr="00EE14FB" w14:paraId="54FD8627" w14:textId="77777777" w:rsidTr="00EE14FB">
        <w:trPr>
          <w:trHeight w:val="288"/>
        </w:trPr>
        <w:tc>
          <w:tcPr>
            <w:tcW w:w="580" w:type="dxa"/>
            <w:hideMark/>
          </w:tcPr>
          <w:p w14:paraId="346E7185" w14:textId="77777777" w:rsidR="00EE14FB" w:rsidRPr="00EE14FB" w:rsidRDefault="00EE14FB" w:rsidP="00EE14FB">
            <w:pPr>
              <w:spacing w:before="0" w:after="0" w:line="240" w:lineRule="auto"/>
              <w:ind w:right="0"/>
              <w:jc w:val="right"/>
              <w:rPr>
                <w:rFonts w:ascii="Calibri" w:eastAsia="Times New Roman" w:hAnsi="Calibri" w:cs="Times New Roman"/>
                <w:color w:val="000000"/>
                <w:szCs w:val="22"/>
                <w:lang w:val="en-US"/>
              </w:rPr>
            </w:pPr>
            <w:r w:rsidRPr="00EE14FB">
              <w:rPr>
                <w:rFonts w:ascii="Calibri" w:eastAsia="Times New Roman" w:hAnsi="Calibri" w:cs="Times New Roman"/>
                <w:color w:val="000000"/>
                <w:szCs w:val="22"/>
                <w:lang w:val="en-US"/>
              </w:rPr>
              <w:t>2</w:t>
            </w:r>
          </w:p>
        </w:tc>
        <w:tc>
          <w:tcPr>
            <w:tcW w:w="4545" w:type="dxa"/>
            <w:noWrap/>
            <w:hideMark/>
          </w:tcPr>
          <w:p w14:paraId="0C05C905" w14:textId="1A2FE386" w:rsidR="00EE14FB" w:rsidRPr="00EE14FB" w:rsidRDefault="00EE14FB" w:rsidP="00EE14FB">
            <w:pPr>
              <w:spacing w:before="0" w:after="0" w:line="240" w:lineRule="auto"/>
              <w:ind w:right="0"/>
              <w:rPr>
                <w:rFonts w:ascii="Calibri" w:eastAsia="Times New Roman" w:hAnsi="Calibri" w:cs="Times New Roman"/>
                <w:color w:val="000000"/>
                <w:szCs w:val="22"/>
                <w:lang w:val="en-US"/>
              </w:rPr>
            </w:pPr>
            <w:r w:rsidRPr="00EE14FB">
              <w:rPr>
                <w:rFonts w:ascii="Calibri" w:eastAsia="Times New Roman" w:hAnsi="Calibri" w:cs="Times New Roman"/>
                <w:color w:val="000000"/>
                <w:szCs w:val="22"/>
                <w:lang w:val="en-US"/>
              </w:rPr>
              <w:t>E</w:t>
            </w:r>
            <w:r>
              <w:rPr>
                <w:rFonts w:ascii="Calibri" w:eastAsia="Times New Roman" w:hAnsi="Calibri" w:cs="Times New Roman"/>
                <w:color w:val="000000"/>
                <w:szCs w:val="22"/>
                <w:lang w:val="en-US"/>
              </w:rPr>
              <w:t>P</w:t>
            </w:r>
            <w:r w:rsidRPr="00EE14FB">
              <w:rPr>
                <w:rFonts w:ascii="Calibri" w:eastAsia="Times New Roman" w:hAnsi="Calibri" w:cs="Times New Roman"/>
                <w:color w:val="000000"/>
                <w:szCs w:val="22"/>
                <w:lang w:val="en-US"/>
              </w:rPr>
              <w:t>P</w:t>
            </w:r>
            <w:r>
              <w:rPr>
                <w:rFonts w:ascii="Calibri" w:eastAsia="Times New Roman" w:hAnsi="Calibri" w:cs="Times New Roman"/>
                <w:color w:val="000000"/>
                <w:szCs w:val="22"/>
                <w:lang w:val="en-US"/>
              </w:rPr>
              <w:t xml:space="preserve"> (Ecological Performance Percentile)</w:t>
            </w:r>
            <w:r w:rsidRPr="00EE14FB">
              <w:rPr>
                <w:rFonts w:ascii="Calibri" w:eastAsia="Times New Roman" w:hAnsi="Calibri" w:cs="Times New Roman"/>
                <w:color w:val="000000"/>
                <w:szCs w:val="22"/>
                <w:lang w:val="en-US"/>
              </w:rPr>
              <w:t xml:space="preserve"> 10%</w:t>
            </w:r>
          </w:p>
        </w:tc>
      </w:tr>
      <w:tr w:rsidR="00EE14FB" w:rsidRPr="00EE14FB" w14:paraId="11122294" w14:textId="77777777" w:rsidTr="00EE14FB">
        <w:trPr>
          <w:trHeight w:val="288"/>
        </w:trPr>
        <w:tc>
          <w:tcPr>
            <w:tcW w:w="580" w:type="dxa"/>
            <w:hideMark/>
          </w:tcPr>
          <w:p w14:paraId="1D106EFF" w14:textId="77777777" w:rsidR="00EE14FB" w:rsidRPr="00EE14FB" w:rsidRDefault="00EE14FB" w:rsidP="00EE14FB">
            <w:pPr>
              <w:spacing w:before="0" w:after="0" w:line="240" w:lineRule="auto"/>
              <w:ind w:right="0"/>
              <w:jc w:val="right"/>
              <w:rPr>
                <w:rFonts w:ascii="Calibri" w:eastAsia="Times New Roman" w:hAnsi="Calibri" w:cs="Times New Roman"/>
                <w:color w:val="000000"/>
                <w:szCs w:val="22"/>
                <w:lang w:val="en-US"/>
              </w:rPr>
            </w:pPr>
            <w:r w:rsidRPr="00EE14FB">
              <w:rPr>
                <w:rFonts w:ascii="Calibri" w:eastAsia="Times New Roman" w:hAnsi="Calibri" w:cs="Times New Roman"/>
                <w:color w:val="000000"/>
                <w:szCs w:val="22"/>
                <w:lang w:val="en-US"/>
              </w:rPr>
              <w:t>3</w:t>
            </w:r>
          </w:p>
        </w:tc>
        <w:tc>
          <w:tcPr>
            <w:tcW w:w="4545" w:type="dxa"/>
            <w:noWrap/>
            <w:hideMark/>
          </w:tcPr>
          <w:p w14:paraId="1A7EE489" w14:textId="77777777" w:rsidR="00EE14FB" w:rsidRPr="00EE14FB" w:rsidRDefault="00EE14FB" w:rsidP="00EE14FB">
            <w:pPr>
              <w:spacing w:before="0" w:after="0" w:line="240" w:lineRule="auto"/>
              <w:ind w:right="0"/>
              <w:rPr>
                <w:rFonts w:ascii="Calibri" w:eastAsia="Times New Roman" w:hAnsi="Calibri" w:cs="Times New Roman"/>
                <w:color w:val="000000"/>
                <w:szCs w:val="22"/>
                <w:lang w:val="en-US"/>
              </w:rPr>
            </w:pPr>
            <w:r w:rsidRPr="00EE14FB">
              <w:rPr>
                <w:rFonts w:ascii="Calibri" w:eastAsia="Times New Roman" w:hAnsi="Calibri" w:cs="Times New Roman"/>
                <w:color w:val="000000"/>
                <w:szCs w:val="22"/>
                <w:lang w:val="en-US"/>
              </w:rPr>
              <w:t>EPP 25%</w:t>
            </w:r>
          </w:p>
        </w:tc>
      </w:tr>
      <w:tr w:rsidR="00EE14FB" w:rsidRPr="00EE14FB" w14:paraId="1F469439" w14:textId="77777777" w:rsidTr="00EE14FB">
        <w:trPr>
          <w:trHeight w:val="288"/>
        </w:trPr>
        <w:tc>
          <w:tcPr>
            <w:tcW w:w="580" w:type="dxa"/>
            <w:hideMark/>
          </w:tcPr>
          <w:p w14:paraId="7FC55430" w14:textId="77777777" w:rsidR="00EE14FB" w:rsidRPr="00EE14FB" w:rsidRDefault="00EE14FB" w:rsidP="00EE14FB">
            <w:pPr>
              <w:spacing w:before="0" w:after="0" w:line="240" w:lineRule="auto"/>
              <w:ind w:right="0"/>
              <w:jc w:val="right"/>
              <w:rPr>
                <w:rFonts w:ascii="Calibri" w:eastAsia="Times New Roman" w:hAnsi="Calibri" w:cs="Times New Roman"/>
                <w:color w:val="000000"/>
                <w:szCs w:val="22"/>
                <w:lang w:val="en-US"/>
              </w:rPr>
            </w:pPr>
            <w:r w:rsidRPr="00EE14FB">
              <w:rPr>
                <w:rFonts w:ascii="Calibri" w:eastAsia="Times New Roman" w:hAnsi="Calibri" w:cs="Times New Roman"/>
                <w:color w:val="000000"/>
                <w:szCs w:val="22"/>
                <w:lang w:val="en-US"/>
              </w:rPr>
              <w:t>4</w:t>
            </w:r>
          </w:p>
        </w:tc>
        <w:tc>
          <w:tcPr>
            <w:tcW w:w="4545" w:type="dxa"/>
            <w:noWrap/>
            <w:hideMark/>
          </w:tcPr>
          <w:p w14:paraId="503BC021" w14:textId="77777777" w:rsidR="00EE14FB" w:rsidRPr="00EE14FB" w:rsidRDefault="00EE14FB" w:rsidP="00EE14FB">
            <w:pPr>
              <w:spacing w:before="0" w:after="0" w:line="240" w:lineRule="auto"/>
              <w:ind w:right="0"/>
              <w:rPr>
                <w:rFonts w:ascii="Calibri" w:eastAsia="Times New Roman" w:hAnsi="Calibri" w:cs="Times New Roman"/>
                <w:color w:val="000000"/>
                <w:szCs w:val="22"/>
                <w:lang w:val="en-US"/>
              </w:rPr>
            </w:pPr>
            <w:r w:rsidRPr="00EE14FB">
              <w:rPr>
                <w:rFonts w:ascii="Calibri" w:eastAsia="Times New Roman" w:hAnsi="Calibri" w:cs="Times New Roman"/>
                <w:color w:val="000000"/>
                <w:szCs w:val="22"/>
                <w:lang w:val="en-US"/>
              </w:rPr>
              <w:t>EPP 50%</w:t>
            </w:r>
          </w:p>
        </w:tc>
      </w:tr>
      <w:tr w:rsidR="00EE14FB" w:rsidRPr="00EE14FB" w14:paraId="30EAAD87" w14:textId="77777777" w:rsidTr="00EE14FB">
        <w:trPr>
          <w:trHeight w:val="288"/>
        </w:trPr>
        <w:tc>
          <w:tcPr>
            <w:tcW w:w="580" w:type="dxa"/>
            <w:hideMark/>
          </w:tcPr>
          <w:p w14:paraId="71B10733" w14:textId="77777777" w:rsidR="00EE14FB" w:rsidRPr="00EE14FB" w:rsidRDefault="00EE14FB" w:rsidP="00EE14FB">
            <w:pPr>
              <w:spacing w:before="0" w:after="0" w:line="240" w:lineRule="auto"/>
              <w:ind w:right="0"/>
              <w:jc w:val="right"/>
              <w:rPr>
                <w:rFonts w:ascii="Calibri" w:eastAsia="Times New Roman" w:hAnsi="Calibri" w:cs="Times New Roman"/>
                <w:color w:val="000000"/>
                <w:szCs w:val="22"/>
                <w:lang w:val="en-US"/>
              </w:rPr>
            </w:pPr>
            <w:r w:rsidRPr="00EE14FB">
              <w:rPr>
                <w:rFonts w:ascii="Calibri" w:eastAsia="Times New Roman" w:hAnsi="Calibri" w:cs="Times New Roman"/>
                <w:color w:val="000000"/>
                <w:szCs w:val="22"/>
                <w:lang w:val="en-US"/>
              </w:rPr>
              <w:t>5</w:t>
            </w:r>
          </w:p>
        </w:tc>
        <w:tc>
          <w:tcPr>
            <w:tcW w:w="4545" w:type="dxa"/>
            <w:noWrap/>
            <w:hideMark/>
          </w:tcPr>
          <w:p w14:paraId="2F6E2E15" w14:textId="77777777" w:rsidR="00EE14FB" w:rsidRPr="00EE14FB" w:rsidRDefault="00EE14FB" w:rsidP="00EE14FB">
            <w:pPr>
              <w:spacing w:before="0" w:after="0" w:line="240" w:lineRule="auto"/>
              <w:ind w:right="0"/>
              <w:rPr>
                <w:rFonts w:ascii="Calibri" w:eastAsia="Times New Roman" w:hAnsi="Calibri" w:cs="Times New Roman"/>
                <w:color w:val="000000"/>
                <w:szCs w:val="22"/>
                <w:lang w:val="en-US"/>
              </w:rPr>
            </w:pPr>
            <w:r w:rsidRPr="00EE14FB">
              <w:rPr>
                <w:rFonts w:ascii="Calibri" w:eastAsia="Times New Roman" w:hAnsi="Calibri" w:cs="Times New Roman"/>
                <w:color w:val="000000"/>
                <w:szCs w:val="22"/>
                <w:lang w:val="en-US"/>
              </w:rPr>
              <w:t>EPP 75%</w:t>
            </w:r>
          </w:p>
        </w:tc>
      </w:tr>
      <w:tr w:rsidR="00EE14FB" w:rsidRPr="00EE14FB" w14:paraId="7CD75172" w14:textId="77777777" w:rsidTr="00EE14FB">
        <w:trPr>
          <w:trHeight w:val="288"/>
        </w:trPr>
        <w:tc>
          <w:tcPr>
            <w:tcW w:w="580" w:type="dxa"/>
            <w:hideMark/>
          </w:tcPr>
          <w:p w14:paraId="360FDBFA" w14:textId="77777777" w:rsidR="00EE14FB" w:rsidRPr="00EE14FB" w:rsidRDefault="00EE14FB" w:rsidP="00EE14FB">
            <w:pPr>
              <w:spacing w:before="0" w:after="0" w:line="240" w:lineRule="auto"/>
              <w:ind w:right="0"/>
              <w:jc w:val="right"/>
              <w:rPr>
                <w:rFonts w:ascii="Calibri" w:eastAsia="Times New Roman" w:hAnsi="Calibri" w:cs="Times New Roman"/>
                <w:color w:val="000000"/>
                <w:szCs w:val="22"/>
                <w:lang w:val="en-US"/>
              </w:rPr>
            </w:pPr>
            <w:r w:rsidRPr="00EE14FB">
              <w:rPr>
                <w:rFonts w:ascii="Calibri" w:eastAsia="Times New Roman" w:hAnsi="Calibri" w:cs="Times New Roman"/>
                <w:color w:val="000000"/>
                <w:szCs w:val="22"/>
                <w:lang w:val="en-US"/>
              </w:rPr>
              <w:t>6</w:t>
            </w:r>
          </w:p>
        </w:tc>
        <w:tc>
          <w:tcPr>
            <w:tcW w:w="4545" w:type="dxa"/>
            <w:noWrap/>
            <w:hideMark/>
          </w:tcPr>
          <w:p w14:paraId="1976C7AF" w14:textId="77777777" w:rsidR="00EE14FB" w:rsidRPr="00EE14FB" w:rsidRDefault="00EE14FB" w:rsidP="00EE14FB">
            <w:pPr>
              <w:spacing w:before="0" w:after="0" w:line="240" w:lineRule="auto"/>
              <w:ind w:right="0"/>
              <w:rPr>
                <w:rFonts w:ascii="Calibri" w:eastAsia="Times New Roman" w:hAnsi="Calibri" w:cs="Times New Roman"/>
                <w:color w:val="000000"/>
                <w:szCs w:val="22"/>
                <w:lang w:val="en-US"/>
              </w:rPr>
            </w:pPr>
            <w:r w:rsidRPr="00EE14FB">
              <w:rPr>
                <w:rFonts w:ascii="Calibri" w:eastAsia="Times New Roman" w:hAnsi="Calibri" w:cs="Times New Roman"/>
                <w:color w:val="000000"/>
                <w:szCs w:val="22"/>
                <w:lang w:val="en-US"/>
              </w:rPr>
              <w:t>EPP 90%</w:t>
            </w:r>
          </w:p>
        </w:tc>
      </w:tr>
      <w:tr w:rsidR="00EE14FB" w:rsidRPr="00EE14FB" w14:paraId="16F3908A" w14:textId="77777777" w:rsidTr="00EE14FB">
        <w:trPr>
          <w:trHeight w:val="288"/>
        </w:trPr>
        <w:tc>
          <w:tcPr>
            <w:tcW w:w="580" w:type="dxa"/>
            <w:hideMark/>
          </w:tcPr>
          <w:p w14:paraId="6B5C908D" w14:textId="77777777" w:rsidR="00EE14FB" w:rsidRPr="00EE14FB" w:rsidRDefault="00EE14FB" w:rsidP="00EE14FB">
            <w:pPr>
              <w:spacing w:before="0" w:after="0" w:line="240" w:lineRule="auto"/>
              <w:ind w:right="0"/>
              <w:jc w:val="right"/>
              <w:rPr>
                <w:rFonts w:ascii="Calibri" w:eastAsia="Times New Roman" w:hAnsi="Calibri" w:cs="Times New Roman"/>
                <w:color w:val="000000"/>
                <w:szCs w:val="22"/>
                <w:lang w:val="en-US"/>
              </w:rPr>
            </w:pPr>
            <w:r w:rsidRPr="00EE14FB">
              <w:rPr>
                <w:rFonts w:ascii="Calibri" w:eastAsia="Times New Roman" w:hAnsi="Calibri" w:cs="Times New Roman"/>
                <w:color w:val="000000"/>
                <w:szCs w:val="22"/>
                <w:lang w:val="en-US"/>
              </w:rPr>
              <w:t>7</w:t>
            </w:r>
          </w:p>
        </w:tc>
        <w:tc>
          <w:tcPr>
            <w:tcW w:w="4545" w:type="dxa"/>
            <w:noWrap/>
            <w:hideMark/>
          </w:tcPr>
          <w:p w14:paraId="59226117" w14:textId="3EE6D9A5" w:rsidR="00EE14FB" w:rsidRPr="00EE14FB" w:rsidRDefault="00EE14FB" w:rsidP="00EE14FB">
            <w:pPr>
              <w:spacing w:before="0" w:after="0" w:line="240" w:lineRule="auto"/>
              <w:ind w:right="0"/>
              <w:rPr>
                <w:rFonts w:ascii="Calibri" w:eastAsia="Times New Roman" w:hAnsi="Calibri" w:cs="Times New Roman"/>
                <w:color w:val="000000"/>
                <w:szCs w:val="22"/>
                <w:lang w:val="en-US"/>
              </w:rPr>
            </w:pPr>
            <w:r w:rsidRPr="00EE14FB">
              <w:rPr>
                <w:rFonts w:ascii="Calibri" w:eastAsia="Times New Roman" w:hAnsi="Calibri" w:cs="Times New Roman"/>
                <w:color w:val="000000"/>
                <w:szCs w:val="22"/>
                <w:lang w:val="en-US"/>
              </w:rPr>
              <w:t>EPP Max</w:t>
            </w:r>
            <w:r>
              <w:rPr>
                <w:rFonts w:ascii="Calibri" w:eastAsia="Times New Roman" w:hAnsi="Calibri" w:cs="Times New Roman"/>
                <w:color w:val="000000"/>
                <w:szCs w:val="22"/>
                <w:lang w:val="en-US"/>
              </w:rPr>
              <w:t xml:space="preserve"> (100%)</w:t>
            </w:r>
          </w:p>
        </w:tc>
      </w:tr>
      <w:tr w:rsidR="00EE14FB" w:rsidRPr="00EE14FB" w14:paraId="3B8AAD73" w14:textId="77777777" w:rsidTr="00EE14FB">
        <w:trPr>
          <w:trHeight w:val="288"/>
        </w:trPr>
        <w:tc>
          <w:tcPr>
            <w:tcW w:w="580" w:type="dxa"/>
            <w:hideMark/>
          </w:tcPr>
          <w:p w14:paraId="18FCC82A" w14:textId="77777777" w:rsidR="00EE14FB" w:rsidRPr="00EE14FB" w:rsidRDefault="00EE14FB" w:rsidP="00EE14FB">
            <w:pPr>
              <w:spacing w:before="0" w:after="0" w:line="240" w:lineRule="auto"/>
              <w:ind w:right="0"/>
              <w:jc w:val="right"/>
              <w:rPr>
                <w:rFonts w:ascii="Calibri" w:eastAsia="Times New Roman" w:hAnsi="Calibri" w:cs="Times New Roman"/>
                <w:color w:val="000000"/>
                <w:szCs w:val="22"/>
                <w:lang w:val="en-US"/>
              </w:rPr>
            </w:pPr>
            <w:r w:rsidRPr="00EE14FB">
              <w:rPr>
                <w:rFonts w:ascii="Calibri" w:eastAsia="Times New Roman" w:hAnsi="Calibri" w:cs="Times New Roman"/>
                <w:color w:val="000000"/>
                <w:szCs w:val="22"/>
                <w:lang w:val="en-US"/>
              </w:rPr>
              <w:t>8</w:t>
            </w:r>
          </w:p>
        </w:tc>
        <w:tc>
          <w:tcPr>
            <w:tcW w:w="4545" w:type="dxa"/>
            <w:noWrap/>
            <w:hideMark/>
          </w:tcPr>
          <w:p w14:paraId="3497B86B" w14:textId="77777777" w:rsidR="00EE14FB" w:rsidRPr="00EE14FB" w:rsidRDefault="00EE14FB" w:rsidP="00EE14FB">
            <w:pPr>
              <w:spacing w:before="0" w:after="0" w:line="240" w:lineRule="auto"/>
              <w:ind w:right="0"/>
              <w:rPr>
                <w:rFonts w:ascii="Calibri" w:eastAsia="Times New Roman" w:hAnsi="Calibri" w:cs="Times New Roman"/>
                <w:color w:val="000000"/>
                <w:szCs w:val="22"/>
                <w:lang w:val="en-US"/>
              </w:rPr>
            </w:pPr>
            <w:r w:rsidRPr="00EE14FB">
              <w:rPr>
                <w:rFonts w:ascii="Calibri" w:eastAsia="Times New Roman" w:hAnsi="Calibri" w:cs="Times New Roman"/>
                <w:color w:val="000000"/>
                <w:szCs w:val="22"/>
                <w:lang w:val="en-US"/>
              </w:rPr>
              <w:t>Tessman</w:t>
            </w:r>
          </w:p>
        </w:tc>
      </w:tr>
      <w:tr w:rsidR="00EE14FB" w:rsidRPr="00EE14FB" w14:paraId="05FF9D45" w14:textId="77777777" w:rsidTr="00EE14FB">
        <w:trPr>
          <w:trHeight w:val="288"/>
        </w:trPr>
        <w:tc>
          <w:tcPr>
            <w:tcW w:w="580" w:type="dxa"/>
            <w:hideMark/>
          </w:tcPr>
          <w:p w14:paraId="522CE0AE" w14:textId="77777777" w:rsidR="00EE14FB" w:rsidRPr="00EE14FB" w:rsidRDefault="00EE14FB" w:rsidP="00EE14FB">
            <w:pPr>
              <w:spacing w:before="0" w:after="0" w:line="240" w:lineRule="auto"/>
              <w:ind w:right="0"/>
              <w:jc w:val="right"/>
              <w:rPr>
                <w:rFonts w:ascii="Calibri" w:eastAsia="Times New Roman" w:hAnsi="Calibri" w:cs="Times New Roman"/>
                <w:color w:val="000000"/>
                <w:szCs w:val="22"/>
                <w:lang w:val="en-US"/>
              </w:rPr>
            </w:pPr>
            <w:r w:rsidRPr="00EE14FB">
              <w:rPr>
                <w:rFonts w:ascii="Calibri" w:eastAsia="Times New Roman" w:hAnsi="Calibri" w:cs="Times New Roman"/>
                <w:color w:val="000000"/>
                <w:szCs w:val="22"/>
                <w:lang w:val="en-US"/>
              </w:rPr>
              <w:t>9</w:t>
            </w:r>
          </w:p>
        </w:tc>
        <w:tc>
          <w:tcPr>
            <w:tcW w:w="4545" w:type="dxa"/>
            <w:noWrap/>
            <w:hideMark/>
          </w:tcPr>
          <w:p w14:paraId="1EB44D21" w14:textId="759A7538" w:rsidR="00EE14FB" w:rsidRPr="00EE14FB" w:rsidRDefault="00EE14FB" w:rsidP="00EE14FB">
            <w:pPr>
              <w:spacing w:before="0" w:after="0" w:line="240" w:lineRule="auto"/>
              <w:ind w:right="0"/>
              <w:rPr>
                <w:rFonts w:ascii="Calibri" w:eastAsia="Times New Roman" w:hAnsi="Calibri" w:cs="Times New Roman"/>
                <w:color w:val="000000"/>
                <w:szCs w:val="22"/>
                <w:lang w:val="en-US"/>
              </w:rPr>
            </w:pPr>
            <w:r w:rsidRPr="00EE14FB">
              <w:rPr>
                <w:rFonts w:ascii="Calibri" w:eastAsia="Times New Roman" w:hAnsi="Calibri" w:cs="Times New Roman"/>
                <w:color w:val="000000"/>
                <w:szCs w:val="22"/>
                <w:lang w:val="en-US"/>
              </w:rPr>
              <w:t>Perc</w:t>
            </w:r>
            <w:r>
              <w:rPr>
                <w:rFonts w:ascii="Calibri" w:eastAsia="Times New Roman" w:hAnsi="Calibri" w:cs="Times New Roman"/>
                <w:color w:val="000000"/>
                <w:szCs w:val="22"/>
                <w:lang w:val="en-US"/>
              </w:rPr>
              <w:t>ent</w:t>
            </w:r>
            <w:r w:rsidRPr="00EE14FB">
              <w:rPr>
                <w:rFonts w:ascii="Calibri" w:eastAsia="Times New Roman" w:hAnsi="Calibri" w:cs="Times New Roman"/>
                <w:color w:val="000000"/>
                <w:szCs w:val="22"/>
                <w:lang w:val="en-US"/>
              </w:rPr>
              <w:t xml:space="preserve"> of Flow: 75</w:t>
            </w:r>
          </w:p>
        </w:tc>
      </w:tr>
      <w:tr w:rsidR="00EE14FB" w:rsidRPr="00EE14FB" w14:paraId="234848AF" w14:textId="77777777" w:rsidTr="00EE14FB">
        <w:trPr>
          <w:trHeight w:val="288"/>
        </w:trPr>
        <w:tc>
          <w:tcPr>
            <w:tcW w:w="580" w:type="dxa"/>
            <w:hideMark/>
          </w:tcPr>
          <w:p w14:paraId="3A410EF9" w14:textId="77777777" w:rsidR="00EE14FB" w:rsidRPr="00EE14FB" w:rsidRDefault="00EE14FB" w:rsidP="00EE14FB">
            <w:pPr>
              <w:spacing w:before="0" w:after="0" w:line="240" w:lineRule="auto"/>
              <w:ind w:right="0"/>
              <w:jc w:val="right"/>
              <w:rPr>
                <w:rFonts w:ascii="Calibri" w:eastAsia="Times New Roman" w:hAnsi="Calibri" w:cs="Times New Roman"/>
                <w:color w:val="000000"/>
                <w:szCs w:val="22"/>
                <w:lang w:val="en-US"/>
              </w:rPr>
            </w:pPr>
            <w:r w:rsidRPr="00EE14FB">
              <w:rPr>
                <w:rFonts w:ascii="Calibri" w:eastAsia="Times New Roman" w:hAnsi="Calibri" w:cs="Times New Roman"/>
                <w:color w:val="000000"/>
                <w:szCs w:val="22"/>
                <w:lang w:val="en-US"/>
              </w:rPr>
              <w:t>10</w:t>
            </w:r>
          </w:p>
        </w:tc>
        <w:tc>
          <w:tcPr>
            <w:tcW w:w="4545" w:type="dxa"/>
            <w:noWrap/>
            <w:hideMark/>
          </w:tcPr>
          <w:p w14:paraId="6CE8350E" w14:textId="11CE2750" w:rsidR="00EE14FB" w:rsidRPr="00EE14FB" w:rsidRDefault="00EE14FB" w:rsidP="00EE14FB">
            <w:pPr>
              <w:spacing w:before="0" w:after="0" w:line="240" w:lineRule="auto"/>
              <w:ind w:right="0"/>
              <w:rPr>
                <w:rFonts w:ascii="Calibri" w:eastAsia="Times New Roman" w:hAnsi="Calibri" w:cs="Times New Roman"/>
                <w:color w:val="000000"/>
                <w:szCs w:val="22"/>
                <w:lang w:val="en-US"/>
              </w:rPr>
            </w:pPr>
            <w:r w:rsidRPr="00EE14FB">
              <w:rPr>
                <w:rFonts w:ascii="Calibri" w:eastAsia="Times New Roman" w:hAnsi="Calibri" w:cs="Times New Roman"/>
                <w:color w:val="000000"/>
                <w:szCs w:val="22"/>
                <w:lang w:val="en-US"/>
              </w:rPr>
              <w:t>Perc</w:t>
            </w:r>
            <w:r>
              <w:rPr>
                <w:rFonts w:ascii="Calibri" w:eastAsia="Times New Roman" w:hAnsi="Calibri" w:cs="Times New Roman"/>
                <w:color w:val="000000"/>
                <w:szCs w:val="22"/>
                <w:lang w:val="en-US"/>
              </w:rPr>
              <w:t>ent</w:t>
            </w:r>
            <w:r w:rsidRPr="00EE14FB">
              <w:rPr>
                <w:rFonts w:ascii="Calibri" w:eastAsia="Times New Roman" w:hAnsi="Calibri" w:cs="Times New Roman"/>
                <w:color w:val="000000"/>
                <w:szCs w:val="22"/>
                <w:lang w:val="en-US"/>
              </w:rPr>
              <w:t xml:space="preserve"> of Flow: 80</w:t>
            </w:r>
          </w:p>
        </w:tc>
      </w:tr>
      <w:tr w:rsidR="00EE14FB" w:rsidRPr="00EE14FB" w14:paraId="69112F65" w14:textId="77777777" w:rsidTr="00EE14FB">
        <w:trPr>
          <w:trHeight w:val="288"/>
        </w:trPr>
        <w:tc>
          <w:tcPr>
            <w:tcW w:w="580" w:type="dxa"/>
            <w:hideMark/>
          </w:tcPr>
          <w:p w14:paraId="271918F3" w14:textId="77777777" w:rsidR="00EE14FB" w:rsidRPr="00EE14FB" w:rsidRDefault="00EE14FB" w:rsidP="00EE14FB">
            <w:pPr>
              <w:spacing w:before="0" w:after="0" w:line="240" w:lineRule="auto"/>
              <w:ind w:right="0"/>
              <w:jc w:val="right"/>
              <w:rPr>
                <w:rFonts w:ascii="Calibri" w:eastAsia="Times New Roman" w:hAnsi="Calibri" w:cs="Times New Roman"/>
                <w:color w:val="000000"/>
                <w:szCs w:val="22"/>
                <w:lang w:val="en-US"/>
              </w:rPr>
            </w:pPr>
            <w:r w:rsidRPr="00EE14FB">
              <w:rPr>
                <w:rFonts w:ascii="Calibri" w:eastAsia="Times New Roman" w:hAnsi="Calibri" w:cs="Times New Roman"/>
                <w:color w:val="000000"/>
                <w:szCs w:val="22"/>
                <w:lang w:val="en-US"/>
              </w:rPr>
              <w:t>11</w:t>
            </w:r>
          </w:p>
        </w:tc>
        <w:tc>
          <w:tcPr>
            <w:tcW w:w="4545" w:type="dxa"/>
            <w:noWrap/>
            <w:hideMark/>
          </w:tcPr>
          <w:p w14:paraId="08DEDEAC" w14:textId="328D8AC1" w:rsidR="00EE14FB" w:rsidRPr="00EE14FB" w:rsidRDefault="00EE14FB" w:rsidP="00EE14FB">
            <w:pPr>
              <w:spacing w:before="0" w:after="0" w:line="240" w:lineRule="auto"/>
              <w:ind w:right="0"/>
              <w:rPr>
                <w:rFonts w:ascii="Calibri" w:eastAsia="Times New Roman" w:hAnsi="Calibri" w:cs="Times New Roman"/>
                <w:color w:val="000000"/>
                <w:szCs w:val="22"/>
                <w:lang w:val="en-US"/>
              </w:rPr>
            </w:pPr>
            <w:r w:rsidRPr="00EE14FB">
              <w:rPr>
                <w:rFonts w:ascii="Calibri" w:eastAsia="Times New Roman" w:hAnsi="Calibri" w:cs="Times New Roman"/>
                <w:color w:val="000000"/>
                <w:szCs w:val="22"/>
                <w:lang w:val="en-US"/>
              </w:rPr>
              <w:t>Perc</w:t>
            </w:r>
            <w:r>
              <w:rPr>
                <w:rFonts w:ascii="Calibri" w:eastAsia="Times New Roman" w:hAnsi="Calibri" w:cs="Times New Roman"/>
                <w:color w:val="000000"/>
                <w:szCs w:val="22"/>
                <w:lang w:val="en-US"/>
              </w:rPr>
              <w:t>ent</w:t>
            </w:r>
            <w:r w:rsidRPr="00EE14FB">
              <w:rPr>
                <w:rFonts w:ascii="Calibri" w:eastAsia="Times New Roman" w:hAnsi="Calibri" w:cs="Times New Roman"/>
                <w:color w:val="000000"/>
                <w:szCs w:val="22"/>
                <w:lang w:val="en-US"/>
              </w:rPr>
              <w:t xml:space="preserve"> of Flow: 90</w:t>
            </w:r>
          </w:p>
        </w:tc>
      </w:tr>
      <w:tr w:rsidR="00EE14FB" w:rsidRPr="00EE14FB" w14:paraId="4BA5952D" w14:textId="77777777" w:rsidTr="00EE14FB">
        <w:trPr>
          <w:trHeight w:val="288"/>
        </w:trPr>
        <w:tc>
          <w:tcPr>
            <w:tcW w:w="580" w:type="dxa"/>
            <w:hideMark/>
          </w:tcPr>
          <w:p w14:paraId="53541766" w14:textId="77777777" w:rsidR="00EE14FB" w:rsidRPr="00EE14FB" w:rsidRDefault="00EE14FB" w:rsidP="00EE14FB">
            <w:pPr>
              <w:spacing w:before="0" w:after="0" w:line="240" w:lineRule="auto"/>
              <w:ind w:right="0"/>
              <w:jc w:val="right"/>
              <w:rPr>
                <w:rFonts w:ascii="Calibri" w:eastAsia="Times New Roman" w:hAnsi="Calibri" w:cs="Times New Roman"/>
                <w:color w:val="000000"/>
                <w:szCs w:val="22"/>
                <w:lang w:val="en-US"/>
              </w:rPr>
            </w:pPr>
            <w:r w:rsidRPr="00EE14FB">
              <w:rPr>
                <w:rFonts w:ascii="Calibri" w:eastAsia="Times New Roman" w:hAnsi="Calibri" w:cs="Times New Roman"/>
                <w:color w:val="000000"/>
                <w:szCs w:val="22"/>
                <w:lang w:val="en-US"/>
              </w:rPr>
              <w:t>12</w:t>
            </w:r>
          </w:p>
        </w:tc>
        <w:tc>
          <w:tcPr>
            <w:tcW w:w="4545" w:type="dxa"/>
            <w:noWrap/>
            <w:hideMark/>
          </w:tcPr>
          <w:p w14:paraId="5C12787F" w14:textId="1E51B415" w:rsidR="00EE14FB" w:rsidRPr="00EE14FB" w:rsidRDefault="00EE14FB" w:rsidP="00EE14FB">
            <w:pPr>
              <w:spacing w:before="0" w:after="0" w:line="240" w:lineRule="auto"/>
              <w:ind w:right="0"/>
              <w:rPr>
                <w:rFonts w:ascii="Calibri" w:eastAsia="Times New Roman" w:hAnsi="Calibri" w:cs="Times New Roman"/>
                <w:color w:val="000000"/>
                <w:szCs w:val="22"/>
                <w:lang w:val="en-US"/>
              </w:rPr>
            </w:pPr>
            <w:r w:rsidRPr="00EE14FB">
              <w:rPr>
                <w:rFonts w:ascii="Calibri" w:eastAsia="Times New Roman" w:hAnsi="Calibri" w:cs="Times New Roman"/>
                <w:color w:val="000000"/>
                <w:szCs w:val="22"/>
                <w:lang w:val="en-US"/>
              </w:rPr>
              <w:t>Perc</w:t>
            </w:r>
            <w:r>
              <w:rPr>
                <w:rFonts w:ascii="Calibri" w:eastAsia="Times New Roman" w:hAnsi="Calibri" w:cs="Times New Roman"/>
                <w:color w:val="000000"/>
                <w:szCs w:val="22"/>
                <w:lang w:val="en-US"/>
              </w:rPr>
              <w:t>ent</w:t>
            </w:r>
            <w:r w:rsidRPr="00EE14FB">
              <w:rPr>
                <w:rFonts w:ascii="Calibri" w:eastAsia="Times New Roman" w:hAnsi="Calibri" w:cs="Times New Roman"/>
                <w:color w:val="000000"/>
                <w:szCs w:val="22"/>
                <w:lang w:val="en-US"/>
              </w:rPr>
              <w:t xml:space="preserve"> of Flow: 95</w:t>
            </w:r>
          </w:p>
        </w:tc>
      </w:tr>
      <w:tr w:rsidR="00EE14FB" w:rsidRPr="00EE14FB" w14:paraId="05F7A717" w14:textId="77777777" w:rsidTr="00EE14FB">
        <w:trPr>
          <w:trHeight w:val="288"/>
        </w:trPr>
        <w:tc>
          <w:tcPr>
            <w:tcW w:w="580" w:type="dxa"/>
            <w:hideMark/>
          </w:tcPr>
          <w:p w14:paraId="2A58AE8C" w14:textId="77777777" w:rsidR="00EE14FB" w:rsidRPr="00EE14FB" w:rsidRDefault="00EE14FB" w:rsidP="00EE14FB">
            <w:pPr>
              <w:spacing w:before="0" w:after="0" w:line="240" w:lineRule="auto"/>
              <w:ind w:right="0"/>
              <w:jc w:val="right"/>
              <w:rPr>
                <w:rFonts w:ascii="Calibri" w:eastAsia="Times New Roman" w:hAnsi="Calibri" w:cs="Times New Roman"/>
                <w:color w:val="000000"/>
                <w:szCs w:val="22"/>
                <w:lang w:val="en-US"/>
              </w:rPr>
            </w:pPr>
            <w:r w:rsidRPr="00EE14FB">
              <w:rPr>
                <w:rFonts w:ascii="Calibri" w:eastAsia="Times New Roman" w:hAnsi="Calibri" w:cs="Times New Roman"/>
                <w:color w:val="000000"/>
                <w:szCs w:val="22"/>
                <w:lang w:val="en-US"/>
              </w:rPr>
              <w:t>13</w:t>
            </w:r>
          </w:p>
        </w:tc>
        <w:tc>
          <w:tcPr>
            <w:tcW w:w="4545" w:type="dxa"/>
            <w:noWrap/>
            <w:hideMark/>
          </w:tcPr>
          <w:p w14:paraId="272D0A7A" w14:textId="77777777" w:rsidR="00EE14FB" w:rsidRPr="00EE14FB" w:rsidRDefault="00EE14FB" w:rsidP="00EE14FB">
            <w:pPr>
              <w:spacing w:before="0" w:after="0" w:line="240" w:lineRule="auto"/>
              <w:ind w:right="0"/>
              <w:rPr>
                <w:rFonts w:ascii="Calibri" w:eastAsia="Times New Roman" w:hAnsi="Calibri" w:cs="Times New Roman"/>
                <w:color w:val="000000"/>
                <w:szCs w:val="22"/>
                <w:lang w:val="en-US"/>
              </w:rPr>
            </w:pPr>
            <w:r w:rsidRPr="00EE14FB">
              <w:rPr>
                <w:rFonts w:ascii="Calibri" w:eastAsia="Times New Roman" w:hAnsi="Calibri" w:cs="Times New Roman"/>
                <w:color w:val="000000"/>
                <w:szCs w:val="22"/>
                <w:lang w:val="en-US"/>
              </w:rPr>
              <w:t>Modified Percent of Flow</w:t>
            </w:r>
          </w:p>
        </w:tc>
      </w:tr>
      <w:tr w:rsidR="00EE14FB" w:rsidRPr="00EE14FB" w14:paraId="1F6589BB" w14:textId="77777777" w:rsidTr="00EE14FB">
        <w:trPr>
          <w:trHeight w:val="288"/>
        </w:trPr>
        <w:tc>
          <w:tcPr>
            <w:tcW w:w="580" w:type="dxa"/>
            <w:hideMark/>
          </w:tcPr>
          <w:p w14:paraId="08D1DCC0" w14:textId="77777777" w:rsidR="00EE14FB" w:rsidRPr="00EE14FB" w:rsidRDefault="00EE14FB" w:rsidP="00EE14FB">
            <w:pPr>
              <w:spacing w:before="0" w:after="0" w:line="240" w:lineRule="auto"/>
              <w:ind w:right="0"/>
              <w:jc w:val="right"/>
              <w:rPr>
                <w:rFonts w:ascii="Calibri" w:eastAsia="Times New Roman" w:hAnsi="Calibri" w:cs="Times New Roman"/>
                <w:color w:val="000000"/>
                <w:szCs w:val="22"/>
                <w:lang w:val="en-US"/>
              </w:rPr>
            </w:pPr>
            <w:r w:rsidRPr="00EE14FB">
              <w:rPr>
                <w:rFonts w:ascii="Calibri" w:eastAsia="Times New Roman" w:hAnsi="Calibri" w:cs="Times New Roman"/>
                <w:color w:val="000000"/>
                <w:szCs w:val="22"/>
                <w:lang w:val="en-US"/>
              </w:rPr>
              <w:t>14</w:t>
            </w:r>
          </w:p>
        </w:tc>
        <w:tc>
          <w:tcPr>
            <w:tcW w:w="4545" w:type="dxa"/>
            <w:noWrap/>
            <w:hideMark/>
          </w:tcPr>
          <w:p w14:paraId="760E587C" w14:textId="1F784602" w:rsidR="00EE14FB" w:rsidRPr="00EE14FB" w:rsidRDefault="00EE14FB" w:rsidP="00EE14FB">
            <w:pPr>
              <w:spacing w:before="0" w:after="0" w:line="240" w:lineRule="auto"/>
              <w:ind w:right="0"/>
              <w:rPr>
                <w:rFonts w:ascii="Calibri" w:eastAsia="Times New Roman" w:hAnsi="Calibri" w:cs="Times New Roman"/>
                <w:color w:val="000000"/>
                <w:szCs w:val="22"/>
                <w:lang w:val="en-US"/>
              </w:rPr>
            </w:pPr>
            <w:r w:rsidRPr="00EE14FB">
              <w:rPr>
                <w:rFonts w:ascii="Calibri" w:eastAsia="Times New Roman" w:hAnsi="Calibri" w:cs="Times New Roman"/>
                <w:color w:val="000000"/>
                <w:szCs w:val="22"/>
                <w:lang w:val="en-US"/>
              </w:rPr>
              <w:t xml:space="preserve">North Coast </w:t>
            </w:r>
            <w:r>
              <w:rPr>
                <w:rFonts w:ascii="Calibri" w:eastAsia="Times New Roman" w:hAnsi="Calibri" w:cs="Times New Roman"/>
                <w:color w:val="000000"/>
                <w:szCs w:val="22"/>
                <w:lang w:val="en-US"/>
              </w:rPr>
              <w:t>IFP (</w:t>
            </w:r>
            <w:r w:rsidRPr="00EE14FB">
              <w:rPr>
                <w:rFonts w:ascii="Calibri" w:eastAsia="Times New Roman" w:hAnsi="Calibri" w:cs="Times New Roman"/>
                <w:color w:val="000000"/>
                <w:szCs w:val="22"/>
                <w:lang w:val="en-US"/>
              </w:rPr>
              <w:t>I</w:t>
            </w:r>
            <w:r>
              <w:rPr>
                <w:rFonts w:ascii="Calibri" w:eastAsia="Times New Roman" w:hAnsi="Calibri" w:cs="Times New Roman"/>
                <w:color w:val="000000"/>
                <w:szCs w:val="22"/>
                <w:lang w:val="en-US"/>
              </w:rPr>
              <w:t>nstream Flow Policy)</w:t>
            </w:r>
          </w:p>
        </w:tc>
      </w:tr>
    </w:tbl>
    <w:p w14:paraId="1501294A" w14:textId="74EDE896" w:rsidR="008A52C5" w:rsidRPr="008A52C5" w:rsidRDefault="008A52C5" w:rsidP="008A52C5">
      <w:pPr>
        <w:rPr>
          <w:lang w:val="en-US"/>
        </w:rPr>
      </w:pPr>
    </w:p>
    <w:p w14:paraId="66351A2C" w14:textId="7BB9C77A" w:rsidR="008A52C5" w:rsidRPr="00413282" w:rsidRDefault="008A52C5" w:rsidP="008A52C5">
      <w:pPr>
        <w:pStyle w:val="Heading2"/>
        <w:rPr>
          <w:lang w:val="en-US"/>
        </w:rPr>
      </w:pPr>
      <w:bookmarkStart w:id="121" w:name="_Toc62220782"/>
      <w:r w:rsidRPr="00413282">
        <w:rPr>
          <w:lang w:val="en-US"/>
        </w:rPr>
        <w:t xml:space="preserve">Cannabis </w:t>
      </w:r>
      <w:r>
        <w:rPr>
          <w:lang w:val="en-US"/>
        </w:rPr>
        <w:t xml:space="preserve">demand </w:t>
      </w:r>
      <w:r w:rsidRPr="00413282">
        <w:rPr>
          <w:lang w:val="en-US"/>
        </w:rPr>
        <w:t>fraction</w:t>
      </w:r>
      <w:bookmarkEnd w:id="121"/>
    </w:p>
    <w:p w14:paraId="2D1AB061" w14:textId="10EFA321" w:rsidR="006F797D" w:rsidRDefault="008A52C5" w:rsidP="008A52C5">
      <w:pPr>
        <w:rPr>
          <w:lang w:val="en-US"/>
        </w:rPr>
      </w:pPr>
      <w:r w:rsidRPr="00413282">
        <w:rPr>
          <w:lang w:val="en-US"/>
        </w:rPr>
        <w:t xml:space="preserve">The </w:t>
      </w:r>
      <w:r w:rsidRPr="006F797D">
        <w:rPr>
          <w:i/>
          <w:iCs/>
          <w:lang w:val="en-US"/>
        </w:rPr>
        <w:t>Key\Demands\Cannabis Demand Fraction</w:t>
      </w:r>
      <w:r w:rsidRPr="00413282">
        <w:rPr>
          <w:lang w:val="en-US"/>
        </w:rPr>
        <w:t xml:space="preserve"> expression scales the </w:t>
      </w:r>
      <w:r>
        <w:rPr>
          <w:lang w:val="en-US"/>
        </w:rPr>
        <w:t>AU</w:t>
      </w:r>
      <w:r w:rsidRPr="00413282">
        <w:rPr>
          <w:lang w:val="en-US"/>
        </w:rPr>
        <w:t xml:space="preserve"> and DT demand for cannabis imagery areas</w:t>
      </w:r>
      <w:r w:rsidR="00680191">
        <w:rPr>
          <w:lang w:val="en-US"/>
        </w:rPr>
        <w:t xml:space="preserve"> relative to the baseline estimates</w:t>
      </w:r>
      <w:r w:rsidRPr="00413282">
        <w:rPr>
          <w:lang w:val="en-US"/>
        </w:rPr>
        <w:t xml:space="preserve"> calculated in the Water Use Report (</w:t>
      </w:r>
      <w:r w:rsidR="00680191">
        <w:rPr>
          <w:lang w:val="en-US"/>
        </w:rPr>
        <w:t>c</w:t>
      </w:r>
      <w:r w:rsidRPr="00413282">
        <w:rPr>
          <w:lang w:val="en-US"/>
        </w:rPr>
        <w:t xml:space="preserve">hapter </w:t>
      </w:r>
      <w:r w:rsidRPr="00413282">
        <w:rPr>
          <w:lang w:val="en-US"/>
        </w:rPr>
        <w:fldChar w:fldCharType="begin"/>
      </w:r>
      <w:r w:rsidRPr="00413282">
        <w:rPr>
          <w:lang w:val="en-US"/>
        </w:rPr>
        <w:instrText xml:space="preserve"> REF _Ref14858696 \r \h </w:instrText>
      </w:r>
      <w:r w:rsidRPr="00413282">
        <w:rPr>
          <w:lang w:val="en-US"/>
        </w:rPr>
      </w:r>
      <w:r w:rsidRPr="00413282">
        <w:rPr>
          <w:lang w:val="en-US"/>
        </w:rPr>
        <w:fldChar w:fldCharType="separate"/>
      </w:r>
      <w:r w:rsidR="0067763F">
        <w:rPr>
          <w:lang w:val="en-US"/>
        </w:rPr>
        <w:t>6</w:t>
      </w:r>
      <w:r w:rsidRPr="00413282">
        <w:rPr>
          <w:lang w:val="en-US"/>
        </w:rPr>
        <w:fldChar w:fldCharType="end"/>
      </w:r>
      <w:r w:rsidRPr="00413282">
        <w:rPr>
          <w:lang w:val="en-US"/>
        </w:rPr>
        <w:t xml:space="preserve">). </w:t>
      </w:r>
      <w:r w:rsidR="00680191">
        <w:rPr>
          <w:lang w:val="en-US"/>
        </w:rPr>
        <w:t xml:space="preserve">The </w:t>
      </w:r>
      <w:r w:rsidR="00104DBB">
        <w:rPr>
          <w:lang w:val="en-US"/>
        </w:rPr>
        <w:t>c</w:t>
      </w:r>
      <w:r w:rsidR="00680191">
        <w:rPr>
          <w:lang w:val="en-US"/>
        </w:rPr>
        <w:t xml:space="preserve">annabis </w:t>
      </w:r>
      <w:r w:rsidR="00104DBB">
        <w:rPr>
          <w:lang w:val="en-US"/>
        </w:rPr>
        <w:t>d</w:t>
      </w:r>
      <w:r w:rsidR="00680191">
        <w:rPr>
          <w:lang w:val="en-US"/>
        </w:rPr>
        <w:t xml:space="preserve">emand </w:t>
      </w:r>
      <w:r w:rsidR="00104DBB">
        <w:rPr>
          <w:lang w:val="en-US"/>
        </w:rPr>
        <w:t>f</w:t>
      </w:r>
      <w:r w:rsidR="00680191">
        <w:rPr>
          <w:lang w:val="en-US"/>
        </w:rPr>
        <w:t xml:space="preserve">raction value used in each sensitivity scenario is shown below in </w:t>
      </w:r>
      <w:r w:rsidR="00680191">
        <w:rPr>
          <w:lang w:val="en-US"/>
        </w:rPr>
        <w:fldChar w:fldCharType="begin"/>
      </w:r>
      <w:r w:rsidR="00680191">
        <w:rPr>
          <w:lang w:val="en-US"/>
        </w:rPr>
        <w:instrText xml:space="preserve"> REF _Ref62052500 \h </w:instrText>
      </w:r>
      <w:r w:rsidR="00680191">
        <w:rPr>
          <w:lang w:val="en-US"/>
        </w:rPr>
      </w:r>
      <w:r w:rsidR="00680191">
        <w:rPr>
          <w:lang w:val="en-US"/>
        </w:rPr>
        <w:fldChar w:fldCharType="separate"/>
      </w:r>
      <w:r w:rsidR="0067763F">
        <w:t xml:space="preserve">Table </w:t>
      </w:r>
      <w:r w:rsidR="0067763F">
        <w:rPr>
          <w:noProof/>
        </w:rPr>
        <w:t>5</w:t>
      </w:r>
      <w:r w:rsidR="0067763F">
        <w:t>.</w:t>
      </w:r>
      <w:r w:rsidR="0067763F">
        <w:rPr>
          <w:noProof/>
        </w:rPr>
        <w:t>3</w:t>
      </w:r>
      <w:r w:rsidR="00680191">
        <w:rPr>
          <w:lang w:val="en-US"/>
        </w:rPr>
        <w:fldChar w:fldCharType="end"/>
      </w:r>
      <w:r w:rsidR="00680191">
        <w:rPr>
          <w:lang w:val="en-US"/>
        </w:rPr>
        <w:t>.</w:t>
      </w:r>
    </w:p>
    <w:p w14:paraId="73C3CCF6" w14:textId="2C9DB3F1" w:rsidR="00680191" w:rsidRDefault="00680191" w:rsidP="00680191">
      <w:pPr>
        <w:pStyle w:val="TableFigureTitle"/>
      </w:pPr>
      <w:bookmarkStart w:id="122" w:name="_Ref62052500"/>
      <w:r>
        <w:t xml:space="preserve">Table </w:t>
      </w:r>
      <w:fldSimple w:instr=" STYLEREF 1 \s ">
        <w:r w:rsidR="006E011C">
          <w:rPr>
            <w:noProof/>
          </w:rPr>
          <w:t>5</w:t>
        </w:r>
      </w:fldSimple>
      <w:r w:rsidR="006E011C">
        <w:t>.</w:t>
      </w:r>
      <w:fldSimple w:instr=" SEQ Table \* ARABIC \s 1 ">
        <w:r w:rsidR="006E011C">
          <w:rPr>
            <w:noProof/>
          </w:rPr>
          <w:t>3</w:t>
        </w:r>
      </w:fldSimple>
      <w:bookmarkEnd w:id="122"/>
      <w:r>
        <w:t xml:space="preserve"> Cannabis demand fraction values by sensitivity scenario.</w:t>
      </w:r>
    </w:p>
    <w:tbl>
      <w:tblPr>
        <w:tblStyle w:val="TableGrid"/>
        <w:tblW w:w="8370" w:type="dxa"/>
        <w:tblLook w:val="04A0" w:firstRow="1" w:lastRow="0" w:firstColumn="1" w:lastColumn="0" w:noHBand="0" w:noVBand="1"/>
      </w:tblPr>
      <w:tblGrid>
        <w:gridCol w:w="2250"/>
        <w:gridCol w:w="1980"/>
        <w:gridCol w:w="4140"/>
      </w:tblGrid>
      <w:tr w:rsidR="00680191" w:rsidRPr="00052AA3" w14:paraId="1C0865A7" w14:textId="0D9C219C" w:rsidTr="00104DBB">
        <w:trPr>
          <w:cnfStyle w:val="100000000000" w:firstRow="1" w:lastRow="0" w:firstColumn="0" w:lastColumn="0" w:oddVBand="0" w:evenVBand="0" w:oddHBand="0" w:evenHBand="0" w:firstRowFirstColumn="0" w:firstRowLastColumn="0" w:lastRowFirstColumn="0" w:lastRowLastColumn="0"/>
          <w:trHeight w:val="273"/>
        </w:trPr>
        <w:tc>
          <w:tcPr>
            <w:tcW w:w="2250" w:type="dxa"/>
            <w:noWrap/>
          </w:tcPr>
          <w:p w14:paraId="5CDC497E" w14:textId="7C96C9DA" w:rsidR="00680191" w:rsidRPr="00052AA3" w:rsidRDefault="00680191" w:rsidP="00680191">
            <w:pPr>
              <w:spacing w:after="0" w:line="240" w:lineRule="auto"/>
              <w:jc w:val="center"/>
              <w:rPr>
                <w:rFonts w:asciiTheme="majorHAnsi" w:eastAsia="Times New Roman" w:hAnsiTheme="majorHAnsi" w:cstheme="majorHAnsi"/>
                <w:b/>
                <w:bCs/>
                <w:color w:val="000000"/>
                <w:sz w:val="19"/>
                <w:szCs w:val="19"/>
              </w:rPr>
            </w:pPr>
            <w:r w:rsidRPr="00052AA3">
              <w:rPr>
                <w:rFonts w:asciiTheme="majorHAnsi" w:eastAsia="Times New Roman" w:hAnsiTheme="majorHAnsi" w:cstheme="majorHAnsi"/>
                <w:b/>
                <w:bCs/>
                <w:color w:val="000000"/>
                <w:sz w:val="19"/>
                <w:szCs w:val="19"/>
              </w:rPr>
              <w:t>Sensitivity Scenario</w:t>
            </w:r>
          </w:p>
        </w:tc>
        <w:tc>
          <w:tcPr>
            <w:tcW w:w="1980" w:type="dxa"/>
            <w:noWrap/>
          </w:tcPr>
          <w:p w14:paraId="09FC5ED0" w14:textId="187D9B11" w:rsidR="00680191" w:rsidRPr="00052AA3" w:rsidRDefault="00680191" w:rsidP="00680191">
            <w:pPr>
              <w:spacing w:after="0" w:line="240" w:lineRule="auto"/>
              <w:jc w:val="center"/>
              <w:rPr>
                <w:rFonts w:asciiTheme="majorHAnsi" w:eastAsia="Times New Roman" w:hAnsiTheme="majorHAnsi" w:cstheme="majorHAnsi"/>
                <w:b/>
                <w:bCs/>
                <w:color w:val="000000"/>
                <w:sz w:val="19"/>
                <w:szCs w:val="19"/>
              </w:rPr>
            </w:pPr>
            <w:r w:rsidRPr="00052AA3">
              <w:rPr>
                <w:rFonts w:asciiTheme="majorHAnsi" w:eastAsia="Times New Roman" w:hAnsiTheme="majorHAnsi" w:cstheme="majorHAnsi"/>
                <w:b/>
                <w:bCs/>
                <w:color w:val="000000"/>
                <w:sz w:val="19"/>
                <w:szCs w:val="19"/>
              </w:rPr>
              <w:t xml:space="preserve">Cannabis </w:t>
            </w:r>
            <w:r>
              <w:rPr>
                <w:rFonts w:asciiTheme="majorHAnsi" w:eastAsia="Times New Roman" w:hAnsiTheme="majorHAnsi" w:cstheme="majorHAnsi"/>
                <w:b/>
                <w:bCs/>
                <w:color w:val="000000"/>
                <w:sz w:val="19"/>
                <w:szCs w:val="19"/>
              </w:rPr>
              <w:t>Demand Fraction Value</w:t>
            </w:r>
          </w:p>
        </w:tc>
        <w:tc>
          <w:tcPr>
            <w:tcW w:w="4140" w:type="dxa"/>
          </w:tcPr>
          <w:p w14:paraId="39C219FD" w14:textId="71C8A194" w:rsidR="00680191" w:rsidRPr="00052AA3" w:rsidRDefault="00680191" w:rsidP="00680191">
            <w:pPr>
              <w:spacing w:after="0" w:line="240" w:lineRule="auto"/>
              <w:jc w:val="center"/>
              <w:rPr>
                <w:rFonts w:asciiTheme="majorHAnsi" w:eastAsia="Times New Roman" w:hAnsiTheme="majorHAnsi" w:cstheme="majorHAnsi"/>
                <w:b/>
                <w:bCs/>
                <w:color w:val="000000"/>
                <w:sz w:val="19"/>
                <w:szCs w:val="19"/>
              </w:rPr>
            </w:pPr>
            <w:r>
              <w:rPr>
                <w:rFonts w:asciiTheme="majorHAnsi" w:eastAsia="Times New Roman" w:hAnsiTheme="majorHAnsi" w:cstheme="majorHAnsi"/>
                <w:b/>
                <w:bCs/>
                <w:color w:val="000000"/>
                <w:sz w:val="19"/>
                <w:szCs w:val="19"/>
              </w:rPr>
              <w:t>Description</w:t>
            </w:r>
          </w:p>
        </w:tc>
      </w:tr>
      <w:tr w:rsidR="00680191" w:rsidRPr="00262EF7" w14:paraId="6C1343E4" w14:textId="666BE137" w:rsidTr="00104DBB">
        <w:trPr>
          <w:trHeight w:val="273"/>
        </w:trPr>
        <w:tc>
          <w:tcPr>
            <w:tcW w:w="2250" w:type="dxa"/>
            <w:noWrap/>
            <w:hideMark/>
          </w:tcPr>
          <w:p w14:paraId="093065D4" w14:textId="77777777" w:rsidR="00680191" w:rsidRPr="00262EF7" w:rsidRDefault="00680191" w:rsidP="00680191">
            <w:pPr>
              <w:spacing w:after="0" w:line="240" w:lineRule="auto"/>
              <w:rPr>
                <w:rFonts w:asciiTheme="majorHAnsi" w:eastAsia="Times New Roman" w:hAnsiTheme="majorHAnsi" w:cstheme="majorHAnsi"/>
                <w:color w:val="000000"/>
                <w:sz w:val="19"/>
                <w:szCs w:val="19"/>
              </w:rPr>
            </w:pPr>
            <w:r w:rsidRPr="00262EF7">
              <w:rPr>
                <w:rFonts w:asciiTheme="majorHAnsi" w:eastAsia="Times New Roman" w:hAnsiTheme="majorHAnsi" w:cstheme="majorHAnsi"/>
                <w:color w:val="000000"/>
                <w:sz w:val="19"/>
                <w:szCs w:val="19"/>
              </w:rPr>
              <w:t>1. Baseline/Reference</w:t>
            </w:r>
          </w:p>
        </w:tc>
        <w:tc>
          <w:tcPr>
            <w:tcW w:w="1980" w:type="dxa"/>
            <w:noWrap/>
            <w:hideMark/>
          </w:tcPr>
          <w:p w14:paraId="20BF254C" w14:textId="19583016" w:rsidR="00680191" w:rsidRPr="00680191" w:rsidRDefault="00680191" w:rsidP="00680191">
            <w:pPr>
              <w:spacing w:after="0" w:line="240" w:lineRule="auto"/>
              <w:jc w:val="center"/>
              <w:rPr>
                <w:rFonts w:asciiTheme="majorHAnsi" w:eastAsia="Times New Roman" w:hAnsiTheme="majorHAnsi" w:cstheme="majorHAnsi"/>
                <w:color w:val="auto"/>
                <w:sz w:val="19"/>
                <w:szCs w:val="19"/>
              </w:rPr>
            </w:pPr>
            <w:r w:rsidRPr="00680191">
              <w:rPr>
                <w:rFonts w:asciiTheme="majorHAnsi" w:eastAsia="Times New Roman" w:hAnsiTheme="majorHAnsi" w:cstheme="majorHAnsi"/>
                <w:color w:val="auto"/>
                <w:sz w:val="19"/>
                <w:szCs w:val="19"/>
              </w:rPr>
              <w:t>1</w:t>
            </w:r>
          </w:p>
        </w:tc>
        <w:tc>
          <w:tcPr>
            <w:tcW w:w="4140" w:type="dxa"/>
          </w:tcPr>
          <w:p w14:paraId="53ABE0CF" w14:textId="17DA8A5C" w:rsidR="00680191" w:rsidRPr="00680191" w:rsidRDefault="00680191" w:rsidP="00680191">
            <w:pPr>
              <w:spacing w:after="0" w:line="240" w:lineRule="auto"/>
              <w:rPr>
                <w:rFonts w:asciiTheme="majorHAnsi" w:eastAsia="Times New Roman" w:hAnsiTheme="majorHAnsi" w:cstheme="majorHAnsi"/>
                <w:color w:val="000000"/>
                <w:sz w:val="19"/>
                <w:szCs w:val="19"/>
              </w:rPr>
            </w:pPr>
            <w:r>
              <w:rPr>
                <w:rFonts w:asciiTheme="majorHAnsi" w:eastAsia="Times New Roman" w:hAnsiTheme="majorHAnsi" w:cstheme="majorHAnsi"/>
                <w:color w:val="000000"/>
                <w:sz w:val="19"/>
                <w:szCs w:val="19"/>
              </w:rPr>
              <w:t>Cannabis imagery DT and AU demands match baseline estimates in Water Use Report.</w:t>
            </w:r>
          </w:p>
        </w:tc>
      </w:tr>
      <w:tr w:rsidR="00680191" w:rsidRPr="00262EF7" w14:paraId="778E4B20" w14:textId="32818454" w:rsidTr="00104DBB">
        <w:trPr>
          <w:trHeight w:val="273"/>
        </w:trPr>
        <w:tc>
          <w:tcPr>
            <w:tcW w:w="2250" w:type="dxa"/>
            <w:noWrap/>
            <w:hideMark/>
          </w:tcPr>
          <w:p w14:paraId="0BC650AF" w14:textId="77777777" w:rsidR="00680191" w:rsidRPr="00262EF7" w:rsidRDefault="00680191" w:rsidP="00680191">
            <w:pPr>
              <w:spacing w:after="0" w:line="240" w:lineRule="auto"/>
              <w:rPr>
                <w:rFonts w:asciiTheme="majorHAnsi" w:eastAsia="Times New Roman" w:hAnsiTheme="majorHAnsi" w:cstheme="majorHAnsi"/>
                <w:color w:val="000000"/>
                <w:sz w:val="19"/>
                <w:szCs w:val="19"/>
              </w:rPr>
            </w:pPr>
            <w:r w:rsidRPr="00262EF7">
              <w:rPr>
                <w:rFonts w:asciiTheme="majorHAnsi" w:eastAsia="Times New Roman" w:hAnsiTheme="majorHAnsi" w:cstheme="majorHAnsi"/>
                <w:color w:val="000000"/>
                <w:sz w:val="19"/>
                <w:szCs w:val="19"/>
              </w:rPr>
              <w:t xml:space="preserve">5. Cannabis </w:t>
            </w:r>
            <w:r>
              <w:rPr>
                <w:rFonts w:asciiTheme="majorHAnsi" w:eastAsia="Times New Roman" w:hAnsiTheme="majorHAnsi" w:cstheme="majorHAnsi"/>
                <w:color w:val="000000"/>
                <w:sz w:val="19"/>
                <w:szCs w:val="19"/>
              </w:rPr>
              <w:t xml:space="preserve">Imagery </w:t>
            </w:r>
            <w:r w:rsidRPr="00262EF7">
              <w:rPr>
                <w:rFonts w:asciiTheme="majorHAnsi" w:eastAsia="Times New Roman" w:hAnsiTheme="majorHAnsi" w:cstheme="majorHAnsi"/>
                <w:color w:val="000000"/>
                <w:sz w:val="19"/>
                <w:szCs w:val="19"/>
              </w:rPr>
              <w:t>Demands</w:t>
            </w:r>
            <w:r w:rsidRPr="00262EF7">
              <w:rPr>
                <w:rFonts w:asciiTheme="majorHAnsi" w:eastAsia="Times New Roman" w:hAnsiTheme="majorHAnsi" w:cstheme="majorHAnsi"/>
                <w:color w:val="C00000"/>
                <w:sz w:val="19"/>
                <w:szCs w:val="19"/>
              </w:rPr>
              <w:t xml:space="preserve"> (0x)</w:t>
            </w:r>
          </w:p>
        </w:tc>
        <w:tc>
          <w:tcPr>
            <w:tcW w:w="1980" w:type="dxa"/>
            <w:noWrap/>
            <w:hideMark/>
          </w:tcPr>
          <w:p w14:paraId="52121028" w14:textId="62B47F74" w:rsidR="00680191" w:rsidRPr="00680191" w:rsidRDefault="00680191" w:rsidP="00680191">
            <w:pPr>
              <w:spacing w:after="0" w:line="240" w:lineRule="auto"/>
              <w:jc w:val="center"/>
              <w:rPr>
                <w:rFonts w:asciiTheme="majorHAnsi" w:eastAsia="Times New Roman" w:hAnsiTheme="majorHAnsi" w:cstheme="majorHAnsi"/>
                <w:color w:val="auto"/>
                <w:sz w:val="19"/>
                <w:szCs w:val="19"/>
              </w:rPr>
            </w:pPr>
            <w:r w:rsidRPr="00680191">
              <w:rPr>
                <w:rFonts w:asciiTheme="majorHAnsi" w:eastAsia="Times New Roman" w:hAnsiTheme="majorHAnsi" w:cstheme="majorHAnsi"/>
                <w:color w:val="auto"/>
                <w:sz w:val="19"/>
                <w:szCs w:val="19"/>
              </w:rPr>
              <w:t>0</w:t>
            </w:r>
          </w:p>
        </w:tc>
        <w:tc>
          <w:tcPr>
            <w:tcW w:w="4140" w:type="dxa"/>
          </w:tcPr>
          <w:p w14:paraId="2DBE6C26" w14:textId="0CE07ADD" w:rsidR="00680191" w:rsidRPr="00680191" w:rsidRDefault="00680191" w:rsidP="00680191">
            <w:pPr>
              <w:spacing w:after="0" w:line="240" w:lineRule="auto"/>
              <w:rPr>
                <w:rFonts w:asciiTheme="majorHAnsi" w:eastAsia="Times New Roman" w:hAnsiTheme="majorHAnsi" w:cstheme="majorHAnsi"/>
                <w:color w:val="000000"/>
                <w:sz w:val="19"/>
                <w:szCs w:val="19"/>
              </w:rPr>
            </w:pPr>
            <w:r>
              <w:rPr>
                <w:rFonts w:asciiTheme="majorHAnsi" w:eastAsia="Times New Roman" w:hAnsiTheme="majorHAnsi" w:cstheme="majorHAnsi"/>
                <w:color w:val="000000"/>
                <w:sz w:val="19"/>
                <w:szCs w:val="19"/>
              </w:rPr>
              <w:t>Cannabis imagery DT and AU are set to 0.</w:t>
            </w:r>
          </w:p>
        </w:tc>
      </w:tr>
      <w:tr w:rsidR="00680191" w:rsidRPr="00262EF7" w14:paraId="4772A63A" w14:textId="7D47BB47" w:rsidTr="00104DBB">
        <w:trPr>
          <w:trHeight w:val="273"/>
        </w:trPr>
        <w:tc>
          <w:tcPr>
            <w:tcW w:w="2250" w:type="dxa"/>
            <w:noWrap/>
            <w:hideMark/>
          </w:tcPr>
          <w:p w14:paraId="28E4FFAA" w14:textId="77777777" w:rsidR="00680191" w:rsidRPr="00262EF7" w:rsidRDefault="00680191" w:rsidP="00680191">
            <w:pPr>
              <w:spacing w:after="0" w:line="240" w:lineRule="auto"/>
              <w:rPr>
                <w:rFonts w:asciiTheme="majorHAnsi" w:eastAsia="Times New Roman" w:hAnsiTheme="majorHAnsi" w:cstheme="majorHAnsi"/>
                <w:color w:val="000000"/>
                <w:sz w:val="19"/>
                <w:szCs w:val="19"/>
              </w:rPr>
            </w:pPr>
            <w:r w:rsidRPr="00262EF7">
              <w:rPr>
                <w:rFonts w:asciiTheme="majorHAnsi" w:eastAsia="Times New Roman" w:hAnsiTheme="majorHAnsi" w:cstheme="majorHAnsi"/>
                <w:color w:val="000000"/>
                <w:sz w:val="19"/>
                <w:szCs w:val="19"/>
              </w:rPr>
              <w:t>6. Cannabis</w:t>
            </w:r>
            <w:r>
              <w:rPr>
                <w:rFonts w:asciiTheme="majorHAnsi" w:eastAsia="Times New Roman" w:hAnsiTheme="majorHAnsi" w:cstheme="majorHAnsi"/>
                <w:color w:val="000000"/>
                <w:sz w:val="19"/>
                <w:szCs w:val="19"/>
              </w:rPr>
              <w:t xml:space="preserve"> Imagery</w:t>
            </w:r>
            <w:r w:rsidRPr="00262EF7">
              <w:rPr>
                <w:rFonts w:asciiTheme="majorHAnsi" w:eastAsia="Times New Roman" w:hAnsiTheme="majorHAnsi" w:cstheme="majorHAnsi"/>
                <w:color w:val="000000"/>
                <w:sz w:val="19"/>
                <w:szCs w:val="19"/>
              </w:rPr>
              <w:t xml:space="preserve"> Demands </w:t>
            </w:r>
            <w:r w:rsidRPr="00262EF7">
              <w:rPr>
                <w:rFonts w:asciiTheme="majorHAnsi" w:eastAsia="Times New Roman" w:hAnsiTheme="majorHAnsi" w:cstheme="majorHAnsi"/>
                <w:color w:val="C00000"/>
                <w:sz w:val="19"/>
                <w:szCs w:val="19"/>
              </w:rPr>
              <w:t>(2x)</w:t>
            </w:r>
          </w:p>
        </w:tc>
        <w:tc>
          <w:tcPr>
            <w:tcW w:w="1980" w:type="dxa"/>
            <w:noWrap/>
            <w:hideMark/>
          </w:tcPr>
          <w:p w14:paraId="7430EC1B" w14:textId="11C8B007" w:rsidR="00680191" w:rsidRPr="00680191" w:rsidRDefault="00680191" w:rsidP="00680191">
            <w:pPr>
              <w:spacing w:after="0" w:line="240" w:lineRule="auto"/>
              <w:jc w:val="center"/>
              <w:rPr>
                <w:rFonts w:asciiTheme="majorHAnsi" w:eastAsia="Times New Roman" w:hAnsiTheme="majorHAnsi" w:cstheme="majorHAnsi"/>
                <w:color w:val="auto"/>
                <w:sz w:val="19"/>
                <w:szCs w:val="19"/>
              </w:rPr>
            </w:pPr>
            <w:r w:rsidRPr="00680191">
              <w:rPr>
                <w:rFonts w:asciiTheme="majorHAnsi" w:eastAsia="Times New Roman" w:hAnsiTheme="majorHAnsi" w:cstheme="majorHAnsi"/>
                <w:color w:val="auto"/>
                <w:sz w:val="19"/>
                <w:szCs w:val="19"/>
              </w:rPr>
              <w:t>2</w:t>
            </w:r>
          </w:p>
        </w:tc>
        <w:tc>
          <w:tcPr>
            <w:tcW w:w="4140" w:type="dxa"/>
          </w:tcPr>
          <w:p w14:paraId="43E88BF4" w14:textId="2A3CD411" w:rsidR="00680191" w:rsidRPr="00680191" w:rsidRDefault="00680191" w:rsidP="00680191">
            <w:pPr>
              <w:spacing w:after="0" w:line="240" w:lineRule="auto"/>
              <w:rPr>
                <w:rFonts w:asciiTheme="majorHAnsi" w:eastAsia="Times New Roman" w:hAnsiTheme="majorHAnsi" w:cstheme="majorHAnsi"/>
                <w:color w:val="000000"/>
                <w:sz w:val="19"/>
                <w:szCs w:val="19"/>
              </w:rPr>
            </w:pPr>
            <w:r>
              <w:rPr>
                <w:rFonts w:asciiTheme="majorHAnsi" w:eastAsia="Times New Roman" w:hAnsiTheme="majorHAnsi" w:cstheme="majorHAnsi"/>
                <w:color w:val="000000"/>
                <w:sz w:val="19"/>
                <w:szCs w:val="19"/>
              </w:rPr>
              <w:t>Cannabis imagery DT and AU demands are doubled relative to baseline estimates.</w:t>
            </w:r>
          </w:p>
        </w:tc>
      </w:tr>
      <w:tr w:rsidR="00680191" w:rsidRPr="00262EF7" w14:paraId="7FD26256" w14:textId="4B4DDE8A" w:rsidTr="00104DBB">
        <w:trPr>
          <w:trHeight w:val="273"/>
        </w:trPr>
        <w:tc>
          <w:tcPr>
            <w:tcW w:w="2250" w:type="dxa"/>
            <w:noWrap/>
            <w:hideMark/>
          </w:tcPr>
          <w:p w14:paraId="145FE62D" w14:textId="77777777" w:rsidR="00680191" w:rsidRPr="00262EF7" w:rsidRDefault="00680191" w:rsidP="00680191">
            <w:pPr>
              <w:spacing w:after="0" w:line="240" w:lineRule="auto"/>
              <w:rPr>
                <w:rFonts w:asciiTheme="majorHAnsi" w:eastAsia="Times New Roman" w:hAnsiTheme="majorHAnsi" w:cstheme="majorHAnsi"/>
                <w:color w:val="000000"/>
                <w:sz w:val="19"/>
                <w:szCs w:val="19"/>
              </w:rPr>
            </w:pPr>
            <w:r w:rsidRPr="00262EF7">
              <w:rPr>
                <w:rFonts w:asciiTheme="majorHAnsi" w:eastAsia="Times New Roman" w:hAnsiTheme="majorHAnsi" w:cstheme="majorHAnsi"/>
                <w:color w:val="000000"/>
                <w:sz w:val="19"/>
                <w:szCs w:val="19"/>
              </w:rPr>
              <w:t> 7.</w:t>
            </w:r>
            <w:r>
              <w:rPr>
                <w:rFonts w:asciiTheme="majorHAnsi" w:eastAsia="Times New Roman" w:hAnsiTheme="majorHAnsi" w:cstheme="majorHAnsi"/>
                <w:color w:val="000000"/>
                <w:sz w:val="19"/>
                <w:szCs w:val="19"/>
              </w:rPr>
              <w:t xml:space="preserve"> </w:t>
            </w:r>
            <w:r w:rsidRPr="00262EF7">
              <w:rPr>
                <w:rFonts w:asciiTheme="majorHAnsi" w:eastAsia="Times New Roman" w:hAnsiTheme="majorHAnsi" w:cstheme="majorHAnsi"/>
                <w:color w:val="000000"/>
                <w:sz w:val="19"/>
                <w:szCs w:val="19"/>
              </w:rPr>
              <w:t xml:space="preserve">Cannabis </w:t>
            </w:r>
            <w:r>
              <w:rPr>
                <w:rFonts w:asciiTheme="majorHAnsi" w:eastAsia="Times New Roman" w:hAnsiTheme="majorHAnsi" w:cstheme="majorHAnsi"/>
                <w:color w:val="000000"/>
                <w:sz w:val="19"/>
                <w:szCs w:val="19"/>
              </w:rPr>
              <w:t xml:space="preserve">Imagery </w:t>
            </w:r>
            <w:r w:rsidRPr="00262EF7">
              <w:rPr>
                <w:rFonts w:asciiTheme="majorHAnsi" w:eastAsia="Times New Roman" w:hAnsiTheme="majorHAnsi" w:cstheme="majorHAnsi"/>
                <w:color w:val="000000"/>
                <w:sz w:val="19"/>
                <w:szCs w:val="19"/>
              </w:rPr>
              <w:t xml:space="preserve">Demands </w:t>
            </w:r>
            <w:r w:rsidRPr="00262EF7">
              <w:rPr>
                <w:rFonts w:asciiTheme="majorHAnsi" w:eastAsia="Times New Roman" w:hAnsiTheme="majorHAnsi" w:cstheme="majorHAnsi"/>
                <w:color w:val="C00000"/>
                <w:sz w:val="19"/>
                <w:szCs w:val="19"/>
              </w:rPr>
              <w:t>(10x)</w:t>
            </w:r>
          </w:p>
        </w:tc>
        <w:tc>
          <w:tcPr>
            <w:tcW w:w="1980" w:type="dxa"/>
            <w:noWrap/>
            <w:hideMark/>
          </w:tcPr>
          <w:p w14:paraId="3E0DFD6D" w14:textId="0E4BABF6" w:rsidR="00680191" w:rsidRPr="00680191" w:rsidRDefault="00680191" w:rsidP="00680191">
            <w:pPr>
              <w:spacing w:after="0" w:line="240" w:lineRule="auto"/>
              <w:jc w:val="center"/>
              <w:rPr>
                <w:rFonts w:asciiTheme="majorHAnsi" w:eastAsia="Times New Roman" w:hAnsiTheme="majorHAnsi" w:cstheme="majorHAnsi"/>
                <w:color w:val="auto"/>
                <w:sz w:val="19"/>
                <w:szCs w:val="19"/>
              </w:rPr>
            </w:pPr>
            <w:r w:rsidRPr="00680191">
              <w:rPr>
                <w:rFonts w:asciiTheme="majorHAnsi" w:eastAsia="Times New Roman" w:hAnsiTheme="majorHAnsi" w:cstheme="majorHAnsi"/>
                <w:color w:val="auto"/>
                <w:sz w:val="19"/>
                <w:szCs w:val="19"/>
              </w:rPr>
              <w:t>10</w:t>
            </w:r>
          </w:p>
        </w:tc>
        <w:tc>
          <w:tcPr>
            <w:tcW w:w="4140" w:type="dxa"/>
          </w:tcPr>
          <w:p w14:paraId="055F383E" w14:textId="71585ECE" w:rsidR="00680191" w:rsidRPr="00680191" w:rsidRDefault="00680191" w:rsidP="00680191">
            <w:pPr>
              <w:spacing w:after="0" w:line="240" w:lineRule="auto"/>
              <w:rPr>
                <w:rFonts w:asciiTheme="majorHAnsi" w:eastAsia="Times New Roman" w:hAnsiTheme="majorHAnsi" w:cstheme="majorHAnsi"/>
                <w:color w:val="000000"/>
                <w:sz w:val="19"/>
                <w:szCs w:val="19"/>
              </w:rPr>
            </w:pPr>
            <w:r>
              <w:rPr>
                <w:rFonts w:asciiTheme="majorHAnsi" w:eastAsia="Times New Roman" w:hAnsiTheme="majorHAnsi" w:cstheme="majorHAnsi"/>
                <w:color w:val="000000"/>
                <w:sz w:val="19"/>
                <w:szCs w:val="19"/>
              </w:rPr>
              <w:t>Cannabis imagery DT and AU demands are multiplied by 10 relative to baseline estimates.</w:t>
            </w:r>
          </w:p>
        </w:tc>
      </w:tr>
      <w:tr w:rsidR="00680191" w:rsidRPr="00262EF7" w14:paraId="478D8D65" w14:textId="30FD496A" w:rsidTr="00104DBB">
        <w:trPr>
          <w:trHeight w:val="273"/>
        </w:trPr>
        <w:tc>
          <w:tcPr>
            <w:tcW w:w="2250" w:type="dxa"/>
            <w:noWrap/>
            <w:hideMark/>
          </w:tcPr>
          <w:p w14:paraId="45136EE9" w14:textId="5538E8D3" w:rsidR="00680191" w:rsidRPr="00262EF7" w:rsidRDefault="00680191" w:rsidP="00680191">
            <w:pPr>
              <w:spacing w:after="0" w:line="240" w:lineRule="auto"/>
              <w:rPr>
                <w:rFonts w:asciiTheme="majorHAnsi" w:eastAsia="Times New Roman" w:hAnsiTheme="majorHAnsi" w:cstheme="majorHAnsi"/>
                <w:color w:val="000000"/>
                <w:sz w:val="19"/>
                <w:szCs w:val="19"/>
              </w:rPr>
            </w:pPr>
            <w:r>
              <w:rPr>
                <w:rFonts w:asciiTheme="majorHAnsi" w:eastAsia="Times New Roman" w:hAnsiTheme="majorHAnsi" w:cstheme="majorHAnsi"/>
                <w:color w:val="000000"/>
                <w:sz w:val="19"/>
                <w:szCs w:val="19"/>
              </w:rPr>
              <w:t>11</w:t>
            </w:r>
            <w:r w:rsidRPr="00262EF7">
              <w:rPr>
                <w:rFonts w:asciiTheme="majorHAnsi" w:eastAsia="Times New Roman" w:hAnsiTheme="majorHAnsi" w:cstheme="majorHAnsi"/>
                <w:color w:val="000000"/>
                <w:sz w:val="19"/>
                <w:szCs w:val="19"/>
              </w:rPr>
              <w:t xml:space="preserve">. </w:t>
            </w:r>
            <w:r>
              <w:rPr>
                <w:rFonts w:asciiTheme="majorHAnsi" w:eastAsia="Times New Roman" w:hAnsiTheme="majorHAnsi" w:cstheme="majorHAnsi"/>
                <w:color w:val="000000"/>
                <w:sz w:val="19"/>
                <w:szCs w:val="19"/>
              </w:rPr>
              <w:t>All Demands Off</w:t>
            </w:r>
          </w:p>
        </w:tc>
        <w:tc>
          <w:tcPr>
            <w:tcW w:w="1980" w:type="dxa"/>
            <w:noWrap/>
            <w:hideMark/>
          </w:tcPr>
          <w:p w14:paraId="1592A941" w14:textId="3DACCB44" w:rsidR="00680191" w:rsidRPr="00680191" w:rsidRDefault="00680191" w:rsidP="00680191">
            <w:pPr>
              <w:spacing w:after="0" w:line="240" w:lineRule="auto"/>
              <w:jc w:val="center"/>
              <w:rPr>
                <w:rFonts w:asciiTheme="majorHAnsi" w:eastAsia="Times New Roman" w:hAnsiTheme="majorHAnsi" w:cstheme="majorHAnsi"/>
                <w:color w:val="auto"/>
                <w:sz w:val="19"/>
                <w:szCs w:val="19"/>
              </w:rPr>
            </w:pPr>
            <w:r w:rsidRPr="00680191">
              <w:rPr>
                <w:rFonts w:asciiTheme="majorHAnsi" w:eastAsia="Times New Roman" w:hAnsiTheme="majorHAnsi" w:cstheme="majorHAnsi"/>
                <w:color w:val="auto"/>
                <w:sz w:val="19"/>
                <w:szCs w:val="19"/>
              </w:rPr>
              <w:t>0</w:t>
            </w:r>
          </w:p>
        </w:tc>
        <w:tc>
          <w:tcPr>
            <w:tcW w:w="4140" w:type="dxa"/>
          </w:tcPr>
          <w:p w14:paraId="7FF62565" w14:textId="502AD7E2" w:rsidR="00680191" w:rsidRPr="00262EF7" w:rsidRDefault="00680191" w:rsidP="00680191">
            <w:pPr>
              <w:spacing w:after="0" w:line="240" w:lineRule="auto"/>
              <w:rPr>
                <w:rFonts w:asciiTheme="majorHAnsi" w:eastAsia="Times New Roman" w:hAnsiTheme="majorHAnsi" w:cstheme="majorHAnsi"/>
                <w:i/>
                <w:iCs/>
                <w:color w:val="44546A"/>
                <w:sz w:val="19"/>
                <w:szCs w:val="19"/>
              </w:rPr>
            </w:pPr>
            <w:r>
              <w:rPr>
                <w:rFonts w:asciiTheme="majorHAnsi" w:eastAsia="Times New Roman" w:hAnsiTheme="majorHAnsi" w:cstheme="majorHAnsi"/>
                <w:color w:val="000000"/>
                <w:sz w:val="19"/>
                <w:szCs w:val="19"/>
              </w:rPr>
              <w:t>Cannabis imagery DT and AU are set to 0.</w:t>
            </w:r>
          </w:p>
        </w:tc>
      </w:tr>
    </w:tbl>
    <w:p w14:paraId="780F0CC7" w14:textId="77777777" w:rsidR="00680191" w:rsidRDefault="00680191" w:rsidP="008A52C5">
      <w:pPr>
        <w:rPr>
          <w:lang w:val="en-US"/>
        </w:rPr>
      </w:pPr>
    </w:p>
    <w:p w14:paraId="1EFB0367" w14:textId="70FA40B7" w:rsidR="008A52C5" w:rsidRPr="00413282" w:rsidRDefault="008A52C5" w:rsidP="008A52C5">
      <w:pPr>
        <w:pStyle w:val="Heading2"/>
        <w:rPr>
          <w:lang w:val="en-US"/>
        </w:rPr>
      </w:pPr>
      <w:bookmarkStart w:id="123" w:name="_Ref14872831"/>
      <w:bookmarkStart w:id="124" w:name="_Toc62220783"/>
      <w:r>
        <w:rPr>
          <w:lang w:val="en-US"/>
        </w:rPr>
        <w:lastRenderedPageBreak/>
        <w:t xml:space="preserve">eWRIMS </w:t>
      </w:r>
      <w:r w:rsidR="006F797D">
        <w:rPr>
          <w:lang w:val="en-US"/>
        </w:rPr>
        <w:t>d</w:t>
      </w:r>
      <w:r w:rsidRPr="00413282">
        <w:rPr>
          <w:lang w:val="en-US"/>
        </w:rPr>
        <w:t>emand fraction</w:t>
      </w:r>
      <w:bookmarkEnd w:id="123"/>
      <w:bookmarkEnd w:id="124"/>
    </w:p>
    <w:p w14:paraId="6D08A909" w14:textId="176DDA4F" w:rsidR="006F797D" w:rsidRDefault="008A52C5" w:rsidP="008A52C5">
      <w:pPr>
        <w:rPr>
          <w:lang w:val="en-US"/>
        </w:rPr>
      </w:pPr>
      <w:r w:rsidRPr="00413282">
        <w:rPr>
          <w:lang w:val="en-US"/>
        </w:rPr>
        <w:t xml:space="preserve">The </w:t>
      </w:r>
      <w:r w:rsidRPr="006F797D">
        <w:rPr>
          <w:i/>
          <w:iCs/>
          <w:lang w:val="en-US"/>
        </w:rPr>
        <w:t>Key\</w:t>
      </w:r>
      <w:r w:rsidR="006F797D" w:rsidRPr="006F797D">
        <w:rPr>
          <w:i/>
          <w:iCs/>
          <w:lang w:val="en-US"/>
        </w:rPr>
        <w:t>Demands\eWRIMS Demand Fraction</w:t>
      </w:r>
      <w:r w:rsidRPr="006F797D">
        <w:rPr>
          <w:i/>
          <w:iCs/>
          <w:lang w:val="en-US"/>
        </w:rPr>
        <w:t xml:space="preserve"> </w:t>
      </w:r>
      <w:r w:rsidRPr="00413282">
        <w:rPr>
          <w:lang w:val="en-US"/>
        </w:rPr>
        <w:t xml:space="preserve">expression scales the </w:t>
      </w:r>
      <w:r>
        <w:rPr>
          <w:lang w:val="en-US"/>
        </w:rPr>
        <w:t>AU</w:t>
      </w:r>
      <w:r w:rsidRPr="00413282">
        <w:rPr>
          <w:lang w:val="en-US"/>
        </w:rPr>
        <w:t xml:space="preserve"> and DT demand for eWRIMS applications</w:t>
      </w:r>
      <w:r w:rsidR="00680191" w:rsidRPr="00680191">
        <w:rPr>
          <w:lang w:val="en-US"/>
        </w:rPr>
        <w:t xml:space="preserve"> </w:t>
      </w:r>
      <w:r w:rsidR="00680191">
        <w:rPr>
          <w:lang w:val="en-US"/>
        </w:rPr>
        <w:t>relative to the baseline estimates</w:t>
      </w:r>
      <w:r w:rsidR="00680191" w:rsidRPr="00413282">
        <w:rPr>
          <w:lang w:val="en-US"/>
        </w:rPr>
        <w:t xml:space="preserve"> calculated in the Water Use Report (</w:t>
      </w:r>
      <w:r w:rsidR="00680191">
        <w:rPr>
          <w:lang w:val="en-US"/>
        </w:rPr>
        <w:t>c</w:t>
      </w:r>
      <w:r w:rsidR="00680191" w:rsidRPr="00413282">
        <w:rPr>
          <w:lang w:val="en-US"/>
        </w:rPr>
        <w:t xml:space="preserve">hapter </w:t>
      </w:r>
      <w:r w:rsidR="00680191" w:rsidRPr="00413282">
        <w:rPr>
          <w:lang w:val="en-US"/>
        </w:rPr>
        <w:fldChar w:fldCharType="begin"/>
      </w:r>
      <w:r w:rsidR="00680191" w:rsidRPr="00413282">
        <w:rPr>
          <w:lang w:val="en-US"/>
        </w:rPr>
        <w:instrText xml:space="preserve"> REF _Ref14858696 \r \h </w:instrText>
      </w:r>
      <w:r w:rsidR="00680191" w:rsidRPr="00413282">
        <w:rPr>
          <w:lang w:val="en-US"/>
        </w:rPr>
      </w:r>
      <w:r w:rsidR="00680191" w:rsidRPr="00413282">
        <w:rPr>
          <w:lang w:val="en-US"/>
        </w:rPr>
        <w:fldChar w:fldCharType="separate"/>
      </w:r>
      <w:r w:rsidR="0067763F">
        <w:rPr>
          <w:lang w:val="en-US"/>
        </w:rPr>
        <w:t>6</w:t>
      </w:r>
      <w:r w:rsidR="00680191" w:rsidRPr="00413282">
        <w:rPr>
          <w:lang w:val="en-US"/>
        </w:rPr>
        <w:fldChar w:fldCharType="end"/>
      </w:r>
      <w:r w:rsidR="00680191" w:rsidRPr="00413282">
        <w:rPr>
          <w:lang w:val="en-US"/>
        </w:rPr>
        <w:t xml:space="preserve">). </w:t>
      </w:r>
      <w:r w:rsidR="00680191">
        <w:rPr>
          <w:lang w:val="en-US"/>
        </w:rPr>
        <w:t xml:space="preserve">The eWRIMS </w:t>
      </w:r>
      <w:r w:rsidR="00104DBB">
        <w:rPr>
          <w:lang w:val="en-US"/>
        </w:rPr>
        <w:t>d</w:t>
      </w:r>
      <w:r w:rsidR="00680191">
        <w:rPr>
          <w:lang w:val="en-US"/>
        </w:rPr>
        <w:t xml:space="preserve">emand </w:t>
      </w:r>
      <w:r w:rsidR="00104DBB">
        <w:rPr>
          <w:lang w:val="en-US"/>
        </w:rPr>
        <w:t>f</w:t>
      </w:r>
      <w:r w:rsidR="00680191">
        <w:rPr>
          <w:lang w:val="en-US"/>
        </w:rPr>
        <w:t xml:space="preserve">raction value used in each sensitivity scenario is shown below in </w:t>
      </w:r>
      <w:r w:rsidR="00680191">
        <w:rPr>
          <w:lang w:val="en-US"/>
        </w:rPr>
        <w:fldChar w:fldCharType="begin"/>
      </w:r>
      <w:r w:rsidR="00680191">
        <w:rPr>
          <w:lang w:val="en-US"/>
        </w:rPr>
        <w:instrText xml:space="preserve"> REF _Ref62052565 \h </w:instrText>
      </w:r>
      <w:r w:rsidR="00680191">
        <w:rPr>
          <w:lang w:val="en-US"/>
        </w:rPr>
      </w:r>
      <w:r w:rsidR="00680191">
        <w:rPr>
          <w:lang w:val="en-US"/>
        </w:rPr>
        <w:fldChar w:fldCharType="separate"/>
      </w:r>
      <w:r w:rsidR="0067763F">
        <w:t xml:space="preserve">Table </w:t>
      </w:r>
      <w:r w:rsidR="0067763F">
        <w:rPr>
          <w:noProof/>
        </w:rPr>
        <w:t>5</w:t>
      </w:r>
      <w:r w:rsidR="0067763F">
        <w:t>.</w:t>
      </w:r>
      <w:r w:rsidR="0067763F">
        <w:rPr>
          <w:noProof/>
        </w:rPr>
        <w:t>4</w:t>
      </w:r>
      <w:r w:rsidR="00680191">
        <w:rPr>
          <w:lang w:val="en-US"/>
        </w:rPr>
        <w:fldChar w:fldCharType="end"/>
      </w:r>
      <w:r w:rsidR="00680191">
        <w:rPr>
          <w:lang w:val="en-US"/>
        </w:rPr>
        <w:t>.</w:t>
      </w:r>
    </w:p>
    <w:p w14:paraId="0725511E" w14:textId="1AE9E926" w:rsidR="00680191" w:rsidRDefault="00680191" w:rsidP="00680191">
      <w:pPr>
        <w:pStyle w:val="TableFigureTitle"/>
      </w:pPr>
      <w:bookmarkStart w:id="125" w:name="_Ref62052565"/>
      <w:r>
        <w:t xml:space="preserve">Table </w:t>
      </w:r>
      <w:fldSimple w:instr=" STYLEREF 1 \s ">
        <w:r w:rsidR="006E011C">
          <w:rPr>
            <w:noProof/>
          </w:rPr>
          <w:t>5</w:t>
        </w:r>
      </w:fldSimple>
      <w:r w:rsidR="006E011C">
        <w:t>.</w:t>
      </w:r>
      <w:fldSimple w:instr=" SEQ Table \* ARABIC \s 1 ">
        <w:r w:rsidR="006E011C">
          <w:rPr>
            <w:noProof/>
          </w:rPr>
          <w:t>4</w:t>
        </w:r>
      </w:fldSimple>
      <w:bookmarkEnd w:id="125"/>
      <w:r>
        <w:t xml:space="preserve"> eWRIMS demand fraction values by sensitivity scenario.</w:t>
      </w:r>
    </w:p>
    <w:tbl>
      <w:tblPr>
        <w:tblStyle w:val="TableGrid"/>
        <w:tblW w:w="8370" w:type="dxa"/>
        <w:tblLook w:val="04A0" w:firstRow="1" w:lastRow="0" w:firstColumn="1" w:lastColumn="0" w:noHBand="0" w:noVBand="1"/>
      </w:tblPr>
      <w:tblGrid>
        <w:gridCol w:w="2250"/>
        <w:gridCol w:w="1980"/>
        <w:gridCol w:w="4140"/>
      </w:tblGrid>
      <w:tr w:rsidR="00680191" w:rsidRPr="00052AA3" w14:paraId="12CFCC5E" w14:textId="77777777" w:rsidTr="00104DBB">
        <w:trPr>
          <w:cnfStyle w:val="100000000000" w:firstRow="1" w:lastRow="0" w:firstColumn="0" w:lastColumn="0" w:oddVBand="0" w:evenVBand="0" w:oddHBand="0" w:evenHBand="0" w:firstRowFirstColumn="0" w:firstRowLastColumn="0" w:lastRowFirstColumn="0" w:lastRowLastColumn="0"/>
          <w:trHeight w:val="273"/>
        </w:trPr>
        <w:tc>
          <w:tcPr>
            <w:tcW w:w="2250" w:type="dxa"/>
            <w:noWrap/>
          </w:tcPr>
          <w:p w14:paraId="3DA5ACA3" w14:textId="367D363E" w:rsidR="00680191" w:rsidRPr="00052AA3" w:rsidRDefault="00680191" w:rsidP="00680191">
            <w:pPr>
              <w:spacing w:after="0" w:line="240" w:lineRule="auto"/>
              <w:jc w:val="center"/>
              <w:rPr>
                <w:rFonts w:asciiTheme="majorHAnsi" w:eastAsia="Times New Roman" w:hAnsiTheme="majorHAnsi" w:cstheme="majorHAnsi"/>
                <w:b/>
                <w:bCs/>
                <w:color w:val="000000"/>
                <w:sz w:val="19"/>
                <w:szCs w:val="19"/>
              </w:rPr>
            </w:pPr>
            <w:r w:rsidRPr="00052AA3">
              <w:rPr>
                <w:rFonts w:asciiTheme="majorHAnsi" w:eastAsia="Times New Roman" w:hAnsiTheme="majorHAnsi" w:cstheme="majorHAnsi"/>
                <w:b/>
                <w:bCs/>
                <w:color w:val="000000"/>
                <w:sz w:val="19"/>
                <w:szCs w:val="19"/>
              </w:rPr>
              <w:t>Sensitivity Scenario</w:t>
            </w:r>
          </w:p>
        </w:tc>
        <w:tc>
          <w:tcPr>
            <w:tcW w:w="1980" w:type="dxa"/>
            <w:noWrap/>
          </w:tcPr>
          <w:p w14:paraId="17DCC0A9" w14:textId="1FC6F383" w:rsidR="00680191" w:rsidRPr="00052AA3" w:rsidRDefault="00104DBB" w:rsidP="00680191">
            <w:pPr>
              <w:spacing w:after="0" w:line="240" w:lineRule="auto"/>
              <w:jc w:val="center"/>
              <w:rPr>
                <w:rFonts w:asciiTheme="majorHAnsi" w:eastAsia="Times New Roman" w:hAnsiTheme="majorHAnsi" w:cstheme="majorHAnsi"/>
                <w:b/>
                <w:bCs/>
                <w:color w:val="000000"/>
                <w:sz w:val="19"/>
                <w:szCs w:val="19"/>
              </w:rPr>
            </w:pPr>
            <w:r>
              <w:rPr>
                <w:rFonts w:asciiTheme="majorHAnsi" w:eastAsia="Times New Roman" w:hAnsiTheme="majorHAnsi" w:cstheme="majorHAnsi"/>
                <w:b/>
                <w:bCs/>
                <w:color w:val="000000"/>
                <w:sz w:val="19"/>
                <w:szCs w:val="19"/>
              </w:rPr>
              <w:t xml:space="preserve">eWRIMS </w:t>
            </w:r>
            <w:r w:rsidR="00680191">
              <w:rPr>
                <w:rFonts w:asciiTheme="majorHAnsi" w:eastAsia="Times New Roman" w:hAnsiTheme="majorHAnsi" w:cstheme="majorHAnsi"/>
                <w:b/>
                <w:bCs/>
                <w:color w:val="000000"/>
                <w:sz w:val="19"/>
                <w:szCs w:val="19"/>
              </w:rPr>
              <w:t>Demand Fraction Value</w:t>
            </w:r>
          </w:p>
        </w:tc>
        <w:tc>
          <w:tcPr>
            <w:tcW w:w="4140" w:type="dxa"/>
          </w:tcPr>
          <w:p w14:paraId="0AD7C5E6" w14:textId="77777777" w:rsidR="00680191" w:rsidRPr="00052AA3" w:rsidRDefault="00680191" w:rsidP="00680191">
            <w:pPr>
              <w:spacing w:after="0" w:line="240" w:lineRule="auto"/>
              <w:jc w:val="center"/>
              <w:rPr>
                <w:rFonts w:asciiTheme="majorHAnsi" w:eastAsia="Times New Roman" w:hAnsiTheme="majorHAnsi" w:cstheme="majorHAnsi"/>
                <w:b/>
                <w:bCs/>
                <w:color w:val="000000"/>
                <w:sz w:val="19"/>
                <w:szCs w:val="19"/>
              </w:rPr>
            </w:pPr>
            <w:r>
              <w:rPr>
                <w:rFonts w:asciiTheme="majorHAnsi" w:eastAsia="Times New Roman" w:hAnsiTheme="majorHAnsi" w:cstheme="majorHAnsi"/>
                <w:b/>
                <w:bCs/>
                <w:color w:val="000000"/>
                <w:sz w:val="19"/>
                <w:szCs w:val="19"/>
              </w:rPr>
              <w:t>Description</w:t>
            </w:r>
          </w:p>
        </w:tc>
      </w:tr>
      <w:tr w:rsidR="00680191" w:rsidRPr="00262EF7" w14:paraId="7A8B6FAB" w14:textId="77777777" w:rsidTr="00104DBB">
        <w:trPr>
          <w:trHeight w:val="273"/>
        </w:trPr>
        <w:tc>
          <w:tcPr>
            <w:tcW w:w="2250" w:type="dxa"/>
            <w:noWrap/>
            <w:hideMark/>
          </w:tcPr>
          <w:p w14:paraId="48DFF463" w14:textId="77777777" w:rsidR="00680191" w:rsidRPr="00262EF7" w:rsidRDefault="00680191" w:rsidP="00680191">
            <w:pPr>
              <w:spacing w:after="0" w:line="240" w:lineRule="auto"/>
              <w:rPr>
                <w:rFonts w:asciiTheme="majorHAnsi" w:eastAsia="Times New Roman" w:hAnsiTheme="majorHAnsi" w:cstheme="majorHAnsi"/>
                <w:color w:val="000000"/>
                <w:sz w:val="19"/>
                <w:szCs w:val="19"/>
              </w:rPr>
            </w:pPr>
            <w:r w:rsidRPr="00262EF7">
              <w:rPr>
                <w:rFonts w:asciiTheme="majorHAnsi" w:eastAsia="Times New Roman" w:hAnsiTheme="majorHAnsi" w:cstheme="majorHAnsi"/>
                <w:color w:val="000000"/>
                <w:sz w:val="19"/>
                <w:szCs w:val="19"/>
              </w:rPr>
              <w:t>1. Baseline/Reference</w:t>
            </w:r>
          </w:p>
        </w:tc>
        <w:tc>
          <w:tcPr>
            <w:tcW w:w="1980" w:type="dxa"/>
            <w:noWrap/>
            <w:hideMark/>
          </w:tcPr>
          <w:p w14:paraId="52AF4352" w14:textId="4DB1323A" w:rsidR="00680191" w:rsidRPr="00680191" w:rsidRDefault="00104DBB" w:rsidP="00680191">
            <w:pPr>
              <w:spacing w:after="0" w:line="240" w:lineRule="auto"/>
              <w:jc w:val="center"/>
              <w:rPr>
                <w:rFonts w:asciiTheme="majorHAnsi" w:eastAsia="Times New Roman" w:hAnsiTheme="majorHAnsi" w:cstheme="majorHAnsi"/>
                <w:color w:val="auto"/>
                <w:sz w:val="19"/>
                <w:szCs w:val="19"/>
              </w:rPr>
            </w:pPr>
            <w:r>
              <w:rPr>
                <w:rFonts w:asciiTheme="majorHAnsi" w:eastAsia="Times New Roman" w:hAnsiTheme="majorHAnsi" w:cstheme="majorHAnsi"/>
                <w:color w:val="auto"/>
                <w:sz w:val="19"/>
                <w:szCs w:val="19"/>
              </w:rPr>
              <w:t>1</w:t>
            </w:r>
          </w:p>
        </w:tc>
        <w:tc>
          <w:tcPr>
            <w:tcW w:w="4140" w:type="dxa"/>
          </w:tcPr>
          <w:p w14:paraId="28B673F6" w14:textId="2E1B86DA" w:rsidR="00680191" w:rsidRPr="00680191" w:rsidRDefault="00104DBB" w:rsidP="00680191">
            <w:pPr>
              <w:spacing w:after="0" w:line="240" w:lineRule="auto"/>
              <w:rPr>
                <w:rFonts w:asciiTheme="majorHAnsi" w:eastAsia="Times New Roman" w:hAnsiTheme="majorHAnsi" w:cstheme="majorHAnsi"/>
                <w:color w:val="000000"/>
                <w:sz w:val="19"/>
                <w:szCs w:val="19"/>
              </w:rPr>
            </w:pPr>
            <w:r>
              <w:rPr>
                <w:rFonts w:asciiTheme="majorHAnsi" w:eastAsia="Times New Roman" w:hAnsiTheme="majorHAnsi" w:cstheme="majorHAnsi"/>
                <w:color w:val="000000"/>
                <w:sz w:val="19"/>
                <w:szCs w:val="19"/>
              </w:rPr>
              <w:t>eWRIMS</w:t>
            </w:r>
            <w:r w:rsidR="00680191">
              <w:rPr>
                <w:rFonts w:asciiTheme="majorHAnsi" w:eastAsia="Times New Roman" w:hAnsiTheme="majorHAnsi" w:cstheme="majorHAnsi"/>
                <w:color w:val="000000"/>
                <w:sz w:val="19"/>
                <w:szCs w:val="19"/>
              </w:rPr>
              <w:t xml:space="preserve"> DT and AU demands match baseline estimates in Water Use Report.</w:t>
            </w:r>
          </w:p>
        </w:tc>
      </w:tr>
      <w:tr w:rsidR="00680191" w:rsidRPr="00262EF7" w14:paraId="0C77AA7D" w14:textId="77777777" w:rsidTr="00104DBB">
        <w:trPr>
          <w:trHeight w:val="273"/>
        </w:trPr>
        <w:tc>
          <w:tcPr>
            <w:tcW w:w="2250" w:type="dxa"/>
            <w:noWrap/>
            <w:hideMark/>
          </w:tcPr>
          <w:p w14:paraId="7663728D" w14:textId="77777777" w:rsidR="00680191" w:rsidRPr="00262EF7" w:rsidRDefault="00680191" w:rsidP="00680191">
            <w:pPr>
              <w:spacing w:after="0" w:line="240" w:lineRule="auto"/>
              <w:rPr>
                <w:rFonts w:asciiTheme="majorHAnsi" w:eastAsia="Times New Roman" w:hAnsiTheme="majorHAnsi" w:cstheme="majorHAnsi"/>
                <w:color w:val="000000"/>
                <w:sz w:val="19"/>
                <w:szCs w:val="19"/>
              </w:rPr>
            </w:pPr>
            <w:r>
              <w:rPr>
                <w:rFonts w:asciiTheme="majorHAnsi" w:eastAsia="Times New Roman" w:hAnsiTheme="majorHAnsi" w:cstheme="majorHAnsi"/>
                <w:color w:val="000000"/>
                <w:sz w:val="19"/>
                <w:szCs w:val="19"/>
              </w:rPr>
              <w:t>11</w:t>
            </w:r>
            <w:r w:rsidRPr="00262EF7">
              <w:rPr>
                <w:rFonts w:asciiTheme="majorHAnsi" w:eastAsia="Times New Roman" w:hAnsiTheme="majorHAnsi" w:cstheme="majorHAnsi"/>
                <w:color w:val="000000"/>
                <w:sz w:val="19"/>
                <w:szCs w:val="19"/>
              </w:rPr>
              <w:t xml:space="preserve">. </w:t>
            </w:r>
            <w:r>
              <w:rPr>
                <w:rFonts w:asciiTheme="majorHAnsi" w:eastAsia="Times New Roman" w:hAnsiTheme="majorHAnsi" w:cstheme="majorHAnsi"/>
                <w:color w:val="000000"/>
                <w:sz w:val="19"/>
                <w:szCs w:val="19"/>
              </w:rPr>
              <w:t>All Demands Off</w:t>
            </w:r>
          </w:p>
        </w:tc>
        <w:tc>
          <w:tcPr>
            <w:tcW w:w="1980" w:type="dxa"/>
            <w:noWrap/>
            <w:hideMark/>
          </w:tcPr>
          <w:p w14:paraId="602E76AB" w14:textId="76C68A22" w:rsidR="00680191" w:rsidRPr="00680191" w:rsidRDefault="00104DBB" w:rsidP="00680191">
            <w:pPr>
              <w:spacing w:after="0" w:line="240" w:lineRule="auto"/>
              <w:jc w:val="center"/>
              <w:rPr>
                <w:rFonts w:asciiTheme="majorHAnsi" w:eastAsia="Times New Roman" w:hAnsiTheme="majorHAnsi" w:cstheme="majorHAnsi"/>
                <w:color w:val="auto"/>
                <w:sz w:val="19"/>
                <w:szCs w:val="19"/>
              </w:rPr>
            </w:pPr>
            <w:r>
              <w:rPr>
                <w:rFonts w:asciiTheme="majorHAnsi" w:eastAsia="Times New Roman" w:hAnsiTheme="majorHAnsi" w:cstheme="majorHAnsi"/>
                <w:color w:val="auto"/>
                <w:sz w:val="19"/>
                <w:szCs w:val="19"/>
              </w:rPr>
              <w:t>0</w:t>
            </w:r>
          </w:p>
        </w:tc>
        <w:tc>
          <w:tcPr>
            <w:tcW w:w="4140" w:type="dxa"/>
          </w:tcPr>
          <w:p w14:paraId="718B6A3D" w14:textId="4F10F7BE" w:rsidR="00680191" w:rsidRPr="00262EF7" w:rsidRDefault="00104DBB" w:rsidP="00680191">
            <w:pPr>
              <w:spacing w:after="0" w:line="240" w:lineRule="auto"/>
              <w:rPr>
                <w:rFonts w:asciiTheme="majorHAnsi" w:eastAsia="Times New Roman" w:hAnsiTheme="majorHAnsi" w:cstheme="majorHAnsi"/>
                <w:i/>
                <w:iCs/>
                <w:color w:val="44546A"/>
                <w:sz w:val="19"/>
                <w:szCs w:val="19"/>
              </w:rPr>
            </w:pPr>
            <w:r>
              <w:rPr>
                <w:rFonts w:asciiTheme="majorHAnsi" w:eastAsia="Times New Roman" w:hAnsiTheme="majorHAnsi" w:cstheme="majorHAnsi"/>
                <w:color w:val="000000"/>
                <w:sz w:val="19"/>
                <w:szCs w:val="19"/>
              </w:rPr>
              <w:t>eWRIMS</w:t>
            </w:r>
            <w:r w:rsidR="00680191">
              <w:rPr>
                <w:rFonts w:asciiTheme="majorHAnsi" w:eastAsia="Times New Roman" w:hAnsiTheme="majorHAnsi" w:cstheme="majorHAnsi"/>
                <w:color w:val="000000"/>
                <w:sz w:val="19"/>
                <w:szCs w:val="19"/>
              </w:rPr>
              <w:t xml:space="preserve"> DT and AU are set to 0.</w:t>
            </w:r>
          </w:p>
        </w:tc>
      </w:tr>
    </w:tbl>
    <w:p w14:paraId="62859BFE" w14:textId="77777777" w:rsidR="00680191" w:rsidRDefault="00680191" w:rsidP="008A52C5">
      <w:pPr>
        <w:rPr>
          <w:lang w:val="en-US"/>
        </w:rPr>
      </w:pPr>
    </w:p>
    <w:p w14:paraId="5D80D154" w14:textId="4D4F240F" w:rsidR="008A52C5" w:rsidRPr="00413282" w:rsidRDefault="008A52C5" w:rsidP="008A52C5">
      <w:pPr>
        <w:pStyle w:val="Heading2"/>
        <w:rPr>
          <w:lang w:val="en-US"/>
        </w:rPr>
      </w:pPr>
      <w:bookmarkStart w:id="126" w:name="_Toc62220784"/>
      <w:r>
        <w:rPr>
          <w:lang w:val="en-US"/>
        </w:rPr>
        <w:t xml:space="preserve">eWRIMS </w:t>
      </w:r>
      <w:r w:rsidR="00C53D59">
        <w:rPr>
          <w:lang w:val="en-US"/>
        </w:rPr>
        <w:t>d</w:t>
      </w:r>
      <w:r w:rsidRPr="00413282">
        <w:rPr>
          <w:lang w:val="en-US"/>
        </w:rPr>
        <w:t xml:space="preserve">emand </w:t>
      </w:r>
      <w:r w:rsidR="00C53D59">
        <w:rPr>
          <w:lang w:val="en-US"/>
        </w:rPr>
        <w:t>s</w:t>
      </w:r>
      <w:r>
        <w:rPr>
          <w:lang w:val="en-US"/>
        </w:rPr>
        <w:t>cenario</w:t>
      </w:r>
      <w:bookmarkEnd w:id="126"/>
    </w:p>
    <w:p w14:paraId="4304DE02" w14:textId="0216B68B" w:rsidR="00104DBB" w:rsidRDefault="008A52C5" w:rsidP="00104DBB">
      <w:pPr>
        <w:rPr>
          <w:lang w:val="en-US"/>
        </w:rPr>
      </w:pPr>
      <w:r w:rsidRPr="00104DBB">
        <w:rPr>
          <w:lang w:val="en-US"/>
        </w:rPr>
        <w:t xml:space="preserve">The </w:t>
      </w:r>
      <w:r w:rsidRPr="00104DBB">
        <w:rPr>
          <w:i/>
          <w:iCs/>
          <w:lang w:val="en-US"/>
        </w:rPr>
        <w:t>Key\</w:t>
      </w:r>
      <w:r w:rsidR="006F797D" w:rsidRPr="00104DBB">
        <w:rPr>
          <w:i/>
          <w:iCs/>
          <w:lang w:val="en-US"/>
        </w:rPr>
        <w:t>Demands\eWRIMS Demand Scenario</w:t>
      </w:r>
      <w:r w:rsidR="006F797D" w:rsidRPr="00104DBB">
        <w:rPr>
          <w:lang w:val="en-US"/>
        </w:rPr>
        <w:t xml:space="preserve"> </w:t>
      </w:r>
      <w:r w:rsidRPr="00104DBB">
        <w:rPr>
          <w:lang w:val="en-US"/>
        </w:rPr>
        <w:t xml:space="preserve">expression </w:t>
      </w:r>
      <w:r w:rsidR="00AA2A05" w:rsidRPr="00104DBB">
        <w:rPr>
          <w:lang w:val="en-US"/>
        </w:rPr>
        <w:t>sets the eWRIMS demands to either use the estimates from the reported water use scenario or the permitted water use scenario</w:t>
      </w:r>
      <w:r w:rsidR="00104DBB" w:rsidRPr="00104DBB">
        <w:rPr>
          <w:lang w:val="en-US"/>
        </w:rPr>
        <w:t xml:space="preserve"> (see section </w:t>
      </w:r>
      <w:r w:rsidR="00104DBB" w:rsidRPr="00104DBB">
        <w:rPr>
          <w:lang w:val="en-US"/>
        </w:rPr>
        <w:fldChar w:fldCharType="begin"/>
      </w:r>
      <w:r w:rsidR="00104DBB" w:rsidRPr="00104DBB">
        <w:rPr>
          <w:lang w:val="en-US"/>
        </w:rPr>
        <w:instrText xml:space="preserve"> REF _Ref61595746 \w \h </w:instrText>
      </w:r>
      <w:r w:rsidR="00104DBB">
        <w:rPr>
          <w:lang w:val="en-US"/>
        </w:rPr>
        <w:instrText xml:space="preserve"> \* MERGEFORMAT </w:instrText>
      </w:r>
      <w:r w:rsidR="00104DBB" w:rsidRPr="00104DBB">
        <w:rPr>
          <w:lang w:val="en-US"/>
        </w:rPr>
      </w:r>
      <w:r w:rsidR="00104DBB" w:rsidRPr="00104DBB">
        <w:rPr>
          <w:lang w:val="en-US"/>
        </w:rPr>
        <w:fldChar w:fldCharType="separate"/>
      </w:r>
      <w:r w:rsidR="0067763F">
        <w:rPr>
          <w:lang w:val="en-US"/>
        </w:rPr>
        <w:t>7.2</w:t>
      </w:r>
      <w:r w:rsidR="00104DBB" w:rsidRPr="00104DBB">
        <w:rPr>
          <w:lang w:val="en-US"/>
        </w:rPr>
        <w:fldChar w:fldCharType="end"/>
      </w:r>
      <w:r w:rsidR="00104DBB" w:rsidRPr="00104DBB">
        <w:rPr>
          <w:lang w:val="en-US"/>
        </w:rPr>
        <w:t>)</w:t>
      </w:r>
      <w:r w:rsidR="00AA2A05" w:rsidRPr="00104DBB">
        <w:rPr>
          <w:lang w:val="en-US"/>
        </w:rPr>
        <w:t xml:space="preserve">. </w:t>
      </w:r>
      <w:r w:rsidR="00104DBB" w:rsidRPr="00104DBB">
        <w:rPr>
          <w:lang w:val="en-US"/>
        </w:rPr>
        <w:t>The eWRIMS Demand Fraction value used in each sensitivity scenario is shown below in</w:t>
      </w:r>
      <w:r w:rsidR="00104DBB">
        <w:rPr>
          <w:lang w:val="en-US"/>
        </w:rPr>
        <w:t xml:space="preserve"> </w:t>
      </w:r>
      <w:r w:rsidR="00104DBB">
        <w:rPr>
          <w:lang w:val="en-US"/>
        </w:rPr>
        <w:fldChar w:fldCharType="begin"/>
      </w:r>
      <w:r w:rsidR="00104DBB">
        <w:rPr>
          <w:lang w:val="en-US"/>
        </w:rPr>
        <w:instrText xml:space="preserve"> REF _Ref62053178 \h </w:instrText>
      </w:r>
      <w:r w:rsidR="00104DBB">
        <w:rPr>
          <w:lang w:val="en-US"/>
        </w:rPr>
      </w:r>
      <w:r w:rsidR="00104DBB">
        <w:rPr>
          <w:lang w:val="en-US"/>
        </w:rPr>
        <w:fldChar w:fldCharType="separate"/>
      </w:r>
      <w:r w:rsidR="0067763F">
        <w:t xml:space="preserve">Table </w:t>
      </w:r>
      <w:r w:rsidR="0067763F">
        <w:rPr>
          <w:noProof/>
        </w:rPr>
        <w:t>5</w:t>
      </w:r>
      <w:r w:rsidR="0067763F">
        <w:t>.</w:t>
      </w:r>
      <w:r w:rsidR="0067763F">
        <w:rPr>
          <w:noProof/>
        </w:rPr>
        <w:t>5</w:t>
      </w:r>
      <w:r w:rsidR="00104DBB">
        <w:rPr>
          <w:lang w:val="en-US"/>
        </w:rPr>
        <w:fldChar w:fldCharType="end"/>
      </w:r>
      <w:r w:rsidR="00104DBB">
        <w:rPr>
          <w:lang w:val="en-US"/>
        </w:rPr>
        <w:t>.</w:t>
      </w:r>
    </w:p>
    <w:p w14:paraId="2CC5CD17" w14:textId="7C379AA6" w:rsidR="00104DBB" w:rsidRDefault="00104DBB" w:rsidP="00104DBB">
      <w:pPr>
        <w:pStyle w:val="TableFigureTitle"/>
      </w:pPr>
      <w:bookmarkStart w:id="127" w:name="_Ref62053178"/>
      <w:bookmarkStart w:id="128" w:name="_Ref62052993"/>
      <w:r>
        <w:t xml:space="preserve">Table </w:t>
      </w:r>
      <w:fldSimple w:instr=" STYLEREF 1 \s ">
        <w:r w:rsidR="006E011C">
          <w:rPr>
            <w:noProof/>
          </w:rPr>
          <w:t>5</w:t>
        </w:r>
      </w:fldSimple>
      <w:r w:rsidR="006E011C">
        <w:t>.</w:t>
      </w:r>
      <w:fldSimple w:instr=" SEQ Table \* ARABIC \s 1 ">
        <w:r w:rsidR="006E011C">
          <w:rPr>
            <w:noProof/>
          </w:rPr>
          <w:t>5</w:t>
        </w:r>
      </w:fldSimple>
      <w:bookmarkEnd w:id="127"/>
      <w:r>
        <w:t xml:space="preserve"> eWRIMS demand scenario values by sensitivity scenario.</w:t>
      </w:r>
      <w:bookmarkEnd w:id="128"/>
    </w:p>
    <w:tbl>
      <w:tblPr>
        <w:tblStyle w:val="TableGrid"/>
        <w:tblW w:w="8370" w:type="dxa"/>
        <w:tblLook w:val="04A0" w:firstRow="1" w:lastRow="0" w:firstColumn="1" w:lastColumn="0" w:noHBand="0" w:noVBand="1"/>
      </w:tblPr>
      <w:tblGrid>
        <w:gridCol w:w="2250"/>
        <w:gridCol w:w="2070"/>
        <w:gridCol w:w="4050"/>
      </w:tblGrid>
      <w:tr w:rsidR="00104DBB" w:rsidRPr="00052AA3" w14:paraId="64248BBC" w14:textId="77777777" w:rsidTr="00104DBB">
        <w:trPr>
          <w:cnfStyle w:val="100000000000" w:firstRow="1" w:lastRow="0" w:firstColumn="0" w:lastColumn="0" w:oddVBand="0" w:evenVBand="0" w:oddHBand="0" w:evenHBand="0" w:firstRowFirstColumn="0" w:firstRowLastColumn="0" w:lastRowFirstColumn="0" w:lastRowLastColumn="0"/>
          <w:trHeight w:val="273"/>
        </w:trPr>
        <w:tc>
          <w:tcPr>
            <w:tcW w:w="2250" w:type="dxa"/>
            <w:noWrap/>
          </w:tcPr>
          <w:p w14:paraId="3B59C771" w14:textId="13120CAE" w:rsidR="00104DBB" w:rsidRPr="00052AA3" w:rsidRDefault="00104DBB" w:rsidP="00992D7F">
            <w:pPr>
              <w:spacing w:after="0" w:line="240" w:lineRule="auto"/>
              <w:jc w:val="center"/>
              <w:rPr>
                <w:rFonts w:asciiTheme="majorHAnsi" w:eastAsia="Times New Roman" w:hAnsiTheme="majorHAnsi" w:cstheme="majorHAnsi"/>
                <w:b/>
                <w:bCs/>
                <w:color w:val="000000"/>
                <w:sz w:val="19"/>
                <w:szCs w:val="19"/>
              </w:rPr>
            </w:pPr>
            <w:r w:rsidRPr="00052AA3">
              <w:rPr>
                <w:rFonts w:asciiTheme="majorHAnsi" w:eastAsia="Times New Roman" w:hAnsiTheme="majorHAnsi" w:cstheme="majorHAnsi"/>
                <w:b/>
                <w:bCs/>
                <w:color w:val="000000"/>
                <w:sz w:val="19"/>
                <w:szCs w:val="19"/>
              </w:rPr>
              <w:t>Sensitivity Scenario</w:t>
            </w:r>
          </w:p>
        </w:tc>
        <w:tc>
          <w:tcPr>
            <w:tcW w:w="2070" w:type="dxa"/>
            <w:noWrap/>
          </w:tcPr>
          <w:p w14:paraId="7E451CF4" w14:textId="0F7BF4A9" w:rsidR="00104DBB" w:rsidRPr="00052AA3" w:rsidRDefault="00104DBB" w:rsidP="00992D7F">
            <w:pPr>
              <w:spacing w:after="0" w:line="240" w:lineRule="auto"/>
              <w:jc w:val="center"/>
              <w:rPr>
                <w:rFonts w:asciiTheme="majorHAnsi" w:eastAsia="Times New Roman" w:hAnsiTheme="majorHAnsi" w:cstheme="majorHAnsi"/>
                <w:b/>
                <w:bCs/>
                <w:color w:val="000000"/>
                <w:sz w:val="19"/>
                <w:szCs w:val="19"/>
              </w:rPr>
            </w:pPr>
            <w:r>
              <w:rPr>
                <w:rFonts w:asciiTheme="majorHAnsi" w:eastAsia="Times New Roman" w:hAnsiTheme="majorHAnsi" w:cstheme="majorHAnsi"/>
                <w:b/>
                <w:bCs/>
                <w:color w:val="000000"/>
                <w:sz w:val="19"/>
                <w:szCs w:val="19"/>
              </w:rPr>
              <w:t>eWRIMS Demand Scenario Value</w:t>
            </w:r>
          </w:p>
        </w:tc>
        <w:tc>
          <w:tcPr>
            <w:tcW w:w="4050" w:type="dxa"/>
          </w:tcPr>
          <w:p w14:paraId="3C74B3DA" w14:textId="77777777" w:rsidR="00104DBB" w:rsidRPr="00052AA3" w:rsidRDefault="00104DBB" w:rsidP="00992D7F">
            <w:pPr>
              <w:spacing w:after="0" w:line="240" w:lineRule="auto"/>
              <w:jc w:val="center"/>
              <w:rPr>
                <w:rFonts w:asciiTheme="majorHAnsi" w:eastAsia="Times New Roman" w:hAnsiTheme="majorHAnsi" w:cstheme="majorHAnsi"/>
                <w:b/>
                <w:bCs/>
                <w:color w:val="000000"/>
                <w:sz w:val="19"/>
                <w:szCs w:val="19"/>
              </w:rPr>
            </w:pPr>
            <w:r>
              <w:rPr>
                <w:rFonts w:asciiTheme="majorHAnsi" w:eastAsia="Times New Roman" w:hAnsiTheme="majorHAnsi" w:cstheme="majorHAnsi"/>
                <w:b/>
                <w:bCs/>
                <w:color w:val="000000"/>
                <w:sz w:val="19"/>
                <w:szCs w:val="19"/>
              </w:rPr>
              <w:t>Description</w:t>
            </w:r>
          </w:p>
        </w:tc>
      </w:tr>
      <w:tr w:rsidR="00104DBB" w:rsidRPr="00262EF7" w14:paraId="599EE391" w14:textId="77777777" w:rsidTr="00104DBB">
        <w:trPr>
          <w:trHeight w:val="273"/>
        </w:trPr>
        <w:tc>
          <w:tcPr>
            <w:tcW w:w="2250" w:type="dxa"/>
            <w:noWrap/>
            <w:hideMark/>
          </w:tcPr>
          <w:p w14:paraId="69118775" w14:textId="77777777" w:rsidR="00104DBB" w:rsidRPr="00262EF7" w:rsidRDefault="00104DBB" w:rsidP="00992D7F">
            <w:pPr>
              <w:spacing w:after="0" w:line="240" w:lineRule="auto"/>
              <w:rPr>
                <w:rFonts w:asciiTheme="majorHAnsi" w:eastAsia="Times New Roman" w:hAnsiTheme="majorHAnsi" w:cstheme="majorHAnsi"/>
                <w:color w:val="000000"/>
                <w:sz w:val="19"/>
                <w:szCs w:val="19"/>
              </w:rPr>
            </w:pPr>
            <w:r w:rsidRPr="00262EF7">
              <w:rPr>
                <w:rFonts w:asciiTheme="majorHAnsi" w:eastAsia="Times New Roman" w:hAnsiTheme="majorHAnsi" w:cstheme="majorHAnsi"/>
                <w:color w:val="000000"/>
                <w:sz w:val="19"/>
                <w:szCs w:val="19"/>
              </w:rPr>
              <w:t>1. Baseline/Reference</w:t>
            </w:r>
          </w:p>
        </w:tc>
        <w:tc>
          <w:tcPr>
            <w:tcW w:w="2070" w:type="dxa"/>
            <w:noWrap/>
            <w:hideMark/>
          </w:tcPr>
          <w:p w14:paraId="60867D60" w14:textId="39639F74" w:rsidR="00104DBB" w:rsidRPr="00680191" w:rsidRDefault="00B43140" w:rsidP="00992D7F">
            <w:pPr>
              <w:spacing w:after="0" w:line="240" w:lineRule="auto"/>
              <w:jc w:val="center"/>
              <w:rPr>
                <w:rFonts w:asciiTheme="majorHAnsi" w:eastAsia="Times New Roman" w:hAnsiTheme="majorHAnsi" w:cstheme="majorHAnsi"/>
                <w:color w:val="auto"/>
                <w:sz w:val="19"/>
                <w:szCs w:val="19"/>
              </w:rPr>
            </w:pPr>
            <w:r>
              <w:rPr>
                <w:rFonts w:asciiTheme="majorHAnsi" w:eastAsia="Times New Roman" w:hAnsiTheme="majorHAnsi" w:cstheme="majorHAnsi"/>
                <w:color w:val="auto"/>
                <w:sz w:val="19"/>
                <w:szCs w:val="19"/>
              </w:rPr>
              <w:t>2</w:t>
            </w:r>
          </w:p>
        </w:tc>
        <w:tc>
          <w:tcPr>
            <w:tcW w:w="4050" w:type="dxa"/>
          </w:tcPr>
          <w:p w14:paraId="2284BEF8" w14:textId="5E2A9510" w:rsidR="00104DBB" w:rsidRPr="00680191" w:rsidRDefault="00104DBB" w:rsidP="00992D7F">
            <w:pPr>
              <w:spacing w:after="0" w:line="240" w:lineRule="auto"/>
              <w:rPr>
                <w:rFonts w:asciiTheme="majorHAnsi" w:eastAsia="Times New Roman" w:hAnsiTheme="majorHAnsi" w:cstheme="majorHAnsi"/>
                <w:color w:val="000000"/>
                <w:sz w:val="19"/>
                <w:szCs w:val="19"/>
              </w:rPr>
            </w:pPr>
            <w:r>
              <w:rPr>
                <w:rFonts w:asciiTheme="majorHAnsi" w:eastAsia="Times New Roman" w:hAnsiTheme="majorHAnsi" w:cstheme="majorHAnsi"/>
                <w:color w:val="000000"/>
                <w:sz w:val="19"/>
                <w:szCs w:val="19"/>
              </w:rPr>
              <w:t xml:space="preserve">eWRIMS DT and AU demands </w:t>
            </w:r>
            <w:r w:rsidR="00B43140">
              <w:rPr>
                <w:rFonts w:asciiTheme="majorHAnsi" w:eastAsia="Times New Roman" w:hAnsiTheme="majorHAnsi" w:cstheme="majorHAnsi"/>
                <w:color w:val="000000"/>
                <w:sz w:val="19"/>
                <w:szCs w:val="19"/>
              </w:rPr>
              <w:t>based on permitted water use scenario estimates from the</w:t>
            </w:r>
            <w:r>
              <w:rPr>
                <w:rFonts w:asciiTheme="majorHAnsi" w:eastAsia="Times New Roman" w:hAnsiTheme="majorHAnsi" w:cstheme="majorHAnsi"/>
                <w:color w:val="000000"/>
                <w:sz w:val="19"/>
                <w:szCs w:val="19"/>
              </w:rPr>
              <w:t xml:space="preserve"> Water Use Report.</w:t>
            </w:r>
          </w:p>
        </w:tc>
      </w:tr>
      <w:tr w:rsidR="00104DBB" w:rsidRPr="00262EF7" w14:paraId="23DBD6E5" w14:textId="77777777" w:rsidTr="00104DBB">
        <w:trPr>
          <w:trHeight w:val="273"/>
        </w:trPr>
        <w:tc>
          <w:tcPr>
            <w:tcW w:w="2250" w:type="dxa"/>
            <w:noWrap/>
            <w:hideMark/>
          </w:tcPr>
          <w:p w14:paraId="3F8D29B6" w14:textId="720FFEBD" w:rsidR="00104DBB" w:rsidRPr="00262EF7" w:rsidRDefault="005A2F9F" w:rsidP="00992D7F">
            <w:pPr>
              <w:spacing w:after="0" w:line="240" w:lineRule="auto"/>
              <w:rPr>
                <w:rFonts w:asciiTheme="majorHAnsi" w:eastAsia="Times New Roman" w:hAnsiTheme="majorHAnsi" w:cstheme="majorHAnsi"/>
                <w:color w:val="000000"/>
                <w:sz w:val="19"/>
                <w:szCs w:val="19"/>
              </w:rPr>
            </w:pPr>
            <w:r>
              <w:rPr>
                <w:rFonts w:asciiTheme="majorHAnsi" w:eastAsia="Times New Roman" w:hAnsiTheme="majorHAnsi" w:cstheme="majorHAnsi"/>
                <w:color w:val="000000"/>
                <w:sz w:val="19"/>
                <w:szCs w:val="19"/>
              </w:rPr>
              <w:t>8</w:t>
            </w:r>
            <w:r w:rsidR="00104DBB">
              <w:rPr>
                <w:rFonts w:asciiTheme="majorHAnsi" w:eastAsia="Times New Roman" w:hAnsiTheme="majorHAnsi" w:cstheme="majorHAnsi"/>
                <w:color w:val="000000"/>
                <w:sz w:val="19"/>
                <w:szCs w:val="19"/>
              </w:rPr>
              <w:t>.</w:t>
            </w:r>
            <w:r w:rsidR="00104DBB" w:rsidRPr="00262EF7">
              <w:rPr>
                <w:rFonts w:asciiTheme="majorHAnsi" w:eastAsia="Times New Roman" w:hAnsiTheme="majorHAnsi" w:cstheme="majorHAnsi"/>
                <w:color w:val="000000"/>
                <w:sz w:val="19"/>
                <w:szCs w:val="19"/>
              </w:rPr>
              <w:t xml:space="preserve"> </w:t>
            </w:r>
            <w:r w:rsidR="00104DBB">
              <w:rPr>
                <w:rFonts w:asciiTheme="majorHAnsi" w:eastAsia="Times New Roman" w:hAnsiTheme="majorHAnsi" w:cstheme="majorHAnsi"/>
                <w:color w:val="000000"/>
                <w:sz w:val="19"/>
                <w:szCs w:val="19"/>
              </w:rPr>
              <w:t>Reported eWRIMS Demands</w:t>
            </w:r>
          </w:p>
        </w:tc>
        <w:tc>
          <w:tcPr>
            <w:tcW w:w="2070" w:type="dxa"/>
            <w:noWrap/>
            <w:hideMark/>
          </w:tcPr>
          <w:p w14:paraId="25860482" w14:textId="1B723542" w:rsidR="00104DBB" w:rsidRPr="00680191" w:rsidRDefault="00B43140" w:rsidP="00992D7F">
            <w:pPr>
              <w:spacing w:after="0" w:line="240" w:lineRule="auto"/>
              <w:jc w:val="center"/>
              <w:rPr>
                <w:rFonts w:asciiTheme="majorHAnsi" w:eastAsia="Times New Roman" w:hAnsiTheme="majorHAnsi" w:cstheme="majorHAnsi"/>
                <w:color w:val="auto"/>
                <w:sz w:val="19"/>
                <w:szCs w:val="19"/>
              </w:rPr>
            </w:pPr>
            <w:r>
              <w:rPr>
                <w:rFonts w:asciiTheme="majorHAnsi" w:eastAsia="Times New Roman" w:hAnsiTheme="majorHAnsi" w:cstheme="majorHAnsi"/>
                <w:color w:val="auto"/>
                <w:sz w:val="19"/>
                <w:szCs w:val="19"/>
              </w:rPr>
              <w:t>1</w:t>
            </w:r>
          </w:p>
        </w:tc>
        <w:tc>
          <w:tcPr>
            <w:tcW w:w="4050" w:type="dxa"/>
          </w:tcPr>
          <w:p w14:paraId="2167BD74" w14:textId="780AA538" w:rsidR="00104DBB" w:rsidRPr="00262EF7" w:rsidRDefault="00B43140" w:rsidP="00992D7F">
            <w:pPr>
              <w:spacing w:after="0" w:line="240" w:lineRule="auto"/>
              <w:rPr>
                <w:rFonts w:asciiTheme="majorHAnsi" w:eastAsia="Times New Roman" w:hAnsiTheme="majorHAnsi" w:cstheme="majorHAnsi"/>
                <w:i/>
                <w:iCs/>
                <w:color w:val="44546A"/>
                <w:sz w:val="19"/>
                <w:szCs w:val="19"/>
              </w:rPr>
            </w:pPr>
            <w:r>
              <w:rPr>
                <w:rFonts w:asciiTheme="majorHAnsi" w:eastAsia="Times New Roman" w:hAnsiTheme="majorHAnsi" w:cstheme="majorHAnsi"/>
                <w:color w:val="000000"/>
                <w:sz w:val="19"/>
                <w:szCs w:val="19"/>
              </w:rPr>
              <w:t>eWRIMS DT and AU demands based on reported water use scenario estimates from the Water Use Report.</w:t>
            </w:r>
          </w:p>
        </w:tc>
      </w:tr>
    </w:tbl>
    <w:p w14:paraId="07355451" w14:textId="08D49E2C" w:rsidR="00AA2A05" w:rsidRPr="00950867" w:rsidRDefault="00AA2A05" w:rsidP="00AA2A05">
      <w:pPr>
        <w:pStyle w:val="Heading2"/>
        <w:rPr>
          <w:highlight w:val="green"/>
          <w:lang w:val="en-US"/>
        </w:rPr>
      </w:pPr>
      <w:bookmarkStart w:id="129" w:name="_Toc62220785"/>
      <w:r w:rsidRPr="00950867">
        <w:rPr>
          <w:highlight w:val="green"/>
          <w:lang w:val="en-US"/>
        </w:rPr>
        <w:t>Percent of flow</w:t>
      </w:r>
      <w:bookmarkEnd w:id="129"/>
    </w:p>
    <w:p w14:paraId="082A018A" w14:textId="3AAD5FE9" w:rsidR="00B43140" w:rsidRPr="00950867" w:rsidRDefault="00AA2A05" w:rsidP="00AA2A05">
      <w:pPr>
        <w:rPr>
          <w:lang w:val="en-US"/>
        </w:rPr>
      </w:pPr>
      <w:r w:rsidRPr="00950867">
        <w:rPr>
          <w:lang w:val="en-US"/>
        </w:rPr>
        <w:t xml:space="preserve">The </w:t>
      </w:r>
      <w:r w:rsidRPr="00950867">
        <w:rPr>
          <w:i/>
          <w:iCs/>
          <w:lang w:val="en-US"/>
        </w:rPr>
        <w:t>Key\IFTs\Percent of Flow</w:t>
      </w:r>
      <w:r w:rsidRPr="00950867">
        <w:rPr>
          <w:lang w:val="en-US"/>
        </w:rPr>
        <w:t xml:space="preserve"> expression is utilized by the percent of flow IFT scenarios. </w:t>
      </w:r>
      <w:r w:rsidR="00B43140" w:rsidRPr="00950867">
        <w:rPr>
          <w:lang w:val="en-US"/>
        </w:rPr>
        <w:t xml:space="preserve">The IFTs are calculated in the percent of flow IFTs scenario by multiplying the unimpaired daily streamflows by the percent of flow key expression value. The unimpaired daily streamflows are calculated from the Paradigm Environmental LSPC hydrology and represent unimpaired flows, with assumed groundwater pumping already subtracted. The streamflows are found in the WEAP model folder under </w:t>
      </w:r>
      <w:r w:rsidR="00B43140" w:rsidRPr="00950867">
        <w:rPr>
          <w:i/>
          <w:iCs/>
          <w:lang w:val="en-US"/>
        </w:rPr>
        <w:t>Data\Hydrology\Daily_Cumulative_Flows.csv</w:t>
      </w:r>
      <w:r w:rsidR="00B43140" w:rsidRPr="00950867">
        <w:rPr>
          <w:lang w:val="en-US"/>
        </w:rPr>
        <w:t xml:space="preserve">. The key percent of flow value used for the IFT scenarios is shown below in </w:t>
      </w:r>
      <w:r w:rsidR="00B43140" w:rsidRPr="00950867">
        <w:rPr>
          <w:lang w:val="en-US"/>
        </w:rPr>
        <w:fldChar w:fldCharType="begin"/>
      </w:r>
      <w:r w:rsidR="00B43140" w:rsidRPr="00950867">
        <w:rPr>
          <w:lang w:val="en-US"/>
        </w:rPr>
        <w:instrText xml:space="preserve"> REF _Ref14874060 \h  \* MERGEFORMAT </w:instrText>
      </w:r>
      <w:r w:rsidR="00B43140" w:rsidRPr="00950867">
        <w:rPr>
          <w:lang w:val="en-US"/>
        </w:rPr>
      </w:r>
      <w:r w:rsidR="00B43140" w:rsidRPr="00950867">
        <w:rPr>
          <w:lang w:val="en-US"/>
        </w:rPr>
        <w:fldChar w:fldCharType="separate"/>
      </w:r>
      <w:r w:rsidR="0067763F" w:rsidRPr="00413282">
        <w:rPr>
          <w:lang w:val="en-US"/>
        </w:rPr>
        <w:t xml:space="preserve">Table </w:t>
      </w:r>
      <w:r w:rsidR="0067763F">
        <w:rPr>
          <w:noProof/>
          <w:lang w:val="en-US"/>
        </w:rPr>
        <w:t>5.10</w:t>
      </w:r>
      <w:r w:rsidR="00B43140" w:rsidRPr="00950867">
        <w:rPr>
          <w:lang w:val="en-US"/>
        </w:rPr>
        <w:fldChar w:fldCharType="end"/>
      </w:r>
      <w:r w:rsidR="00B43140" w:rsidRPr="00950867">
        <w:rPr>
          <w:lang w:val="en-US"/>
        </w:rPr>
        <w:t>.</w:t>
      </w:r>
    </w:p>
    <w:p w14:paraId="5D37F1A5" w14:textId="3E3F665E" w:rsidR="00B43140" w:rsidRDefault="00B43140" w:rsidP="00B43140">
      <w:pPr>
        <w:pStyle w:val="TableFigureTitle"/>
      </w:pPr>
      <w:r>
        <w:t xml:space="preserve">Table </w:t>
      </w:r>
      <w:fldSimple w:instr=" STYLEREF 1 \s ">
        <w:r w:rsidR="006E011C">
          <w:rPr>
            <w:noProof/>
          </w:rPr>
          <w:t>5</w:t>
        </w:r>
      </w:fldSimple>
      <w:r w:rsidR="006E011C">
        <w:t>.</w:t>
      </w:r>
      <w:fldSimple w:instr=" SEQ Table \* ARABIC \s 1 ">
        <w:r w:rsidR="006E011C">
          <w:rPr>
            <w:noProof/>
          </w:rPr>
          <w:t>6</w:t>
        </w:r>
      </w:fldSimple>
      <w:r>
        <w:t xml:space="preserve"> Percent of flow values by IFT scenario.</w:t>
      </w:r>
    </w:p>
    <w:tbl>
      <w:tblPr>
        <w:tblStyle w:val="TableGrid"/>
        <w:tblW w:w="8370" w:type="dxa"/>
        <w:tblLook w:val="04A0" w:firstRow="1" w:lastRow="0" w:firstColumn="1" w:lastColumn="0" w:noHBand="0" w:noVBand="1"/>
      </w:tblPr>
      <w:tblGrid>
        <w:gridCol w:w="2340"/>
        <w:gridCol w:w="180"/>
        <w:gridCol w:w="1800"/>
        <w:gridCol w:w="4050"/>
      </w:tblGrid>
      <w:tr w:rsidR="00B43140" w:rsidRPr="00052AA3" w14:paraId="11237572" w14:textId="77777777" w:rsidTr="00B43140">
        <w:trPr>
          <w:cnfStyle w:val="100000000000" w:firstRow="1" w:lastRow="0" w:firstColumn="0" w:lastColumn="0" w:oddVBand="0" w:evenVBand="0" w:oddHBand="0" w:evenHBand="0" w:firstRowFirstColumn="0" w:firstRowLastColumn="0" w:lastRowFirstColumn="0" w:lastRowLastColumn="0"/>
          <w:trHeight w:val="273"/>
        </w:trPr>
        <w:tc>
          <w:tcPr>
            <w:tcW w:w="2520" w:type="dxa"/>
            <w:gridSpan w:val="2"/>
            <w:noWrap/>
          </w:tcPr>
          <w:p w14:paraId="463E34B6" w14:textId="77777777" w:rsidR="00B43140" w:rsidRPr="00052AA3" w:rsidRDefault="00B43140" w:rsidP="00992D7F">
            <w:pPr>
              <w:spacing w:after="0" w:line="240" w:lineRule="auto"/>
              <w:jc w:val="center"/>
              <w:rPr>
                <w:rFonts w:asciiTheme="majorHAnsi" w:eastAsia="Times New Roman" w:hAnsiTheme="majorHAnsi" w:cstheme="majorHAnsi"/>
                <w:b/>
                <w:bCs/>
                <w:color w:val="000000"/>
                <w:sz w:val="19"/>
                <w:szCs w:val="19"/>
              </w:rPr>
            </w:pPr>
            <w:r w:rsidRPr="00052AA3">
              <w:rPr>
                <w:rFonts w:asciiTheme="majorHAnsi" w:eastAsia="Times New Roman" w:hAnsiTheme="majorHAnsi" w:cstheme="majorHAnsi"/>
                <w:b/>
                <w:bCs/>
                <w:color w:val="000000"/>
                <w:sz w:val="19"/>
                <w:szCs w:val="19"/>
              </w:rPr>
              <w:t>Sensitivity Scenarios</w:t>
            </w:r>
          </w:p>
        </w:tc>
        <w:tc>
          <w:tcPr>
            <w:tcW w:w="1800" w:type="dxa"/>
            <w:noWrap/>
          </w:tcPr>
          <w:p w14:paraId="5B7907ED" w14:textId="44425FED" w:rsidR="00B43140" w:rsidRPr="00052AA3" w:rsidRDefault="00B43140" w:rsidP="00992D7F">
            <w:pPr>
              <w:spacing w:after="0" w:line="240" w:lineRule="auto"/>
              <w:jc w:val="center"/>
              <w:rPr>
                <w:rFonts w:asciiTheme="majorHAnsi" w:eastAsia="Times New Roman" w:hAnsiTheme="majorHAnsi" w:cstheme="majorHAnsi"/>
                <w:b/>
                <w:bCs/>
                <w:color w:val="000000"/>
                <w:sz w:val="19"/>
                <w:szCs w:val="19"/>
              </w:rPr>
            </w:pPr>
            <w:r>
              <w:rPr>
                <w:rFonts w:asciiTheme="majorHAnsi" w:eastAsia="Times New Roman" w:hAnsiTheme="majorHAnsi" w:cstheme="majorHAnsi"/>
                <w:b/>
                <w:bCs/>
                <w:color w:val="000000"/>
                <w:sz w:val="19"/>
                <w:szCs w:val="19"/>
              </w:rPr>
              <w:t>Percent of Flow Value</w:t>
            </w:r>
          </w:p>
        </w:tc>
        <w:tc>
          <w:tcPr>
            <w:tcW w:w="4050" w:type="dxa"/>
          </w:tcPr>
          <w:p w14:paraId="4D31F8D2" w14:textId="77777777" w:rsidR="00B43140" w:rsidRPr="00052AA3" w:rsidRDefault="00B43140" w:rsidP="00992D7F">
            <w:pPr>
              <w:spacing w:after="0" w:line="240" w:lineRule="auto"/>
              <w:jc w:val="center"/>
              <w:rPr>
                <w:rFonts w:asciiTheme="majorHAnsi" w:eastAsia="Times New Roman" w:hAnsiTheme="majorHAnsi" w:cstheme="majorHAnsi"/>
                <w:b/>
                <w:bCs/>
                <w:color w:val="000000"/>
                <w:sz w:val="19"/>
                <w:szCs w:val="19"/>
              </w:rPr>
            </w:pPr>
            <w:r>
              <w:rPr>
                <w:rFonts w:asciiTheme="majorHAnsi" w:eastAsia="Times New Roman" w:hAnsiTheme="majorHAnsi" w:cstheme="majorHAnsi"/>
                <w:b/>
                <w:bCs/>
                <w:color w:val="000000"/>
                <w:sz w:val="19"/>
                <w:szCs w:val="19"/>
              </w:rPr>
              <w:t>Description</w:t>
            </w:r>
          </w:p>
        </w:tc>
      </w:tr>
      <w:tr w:rsidR="00B43140" w:rsidRPr="00262EF7" w14:paraId="3370435C" w14:textId="77777777" w:rsidTr="00B43140">
        <w:trPr>
          <w:trHeight w:val="273"/>
        </w:trPr>
        <w:tc>
          <w:tcPr>
            <w:tcW w:w="2340" w:type="dxa"/>
            <w:noWrap/>
            <w:hideMark/>
          </w:tcPr>
          <w:p w14:paraId="185D5222" w14:textId="32AA92F5" w:rsidR="00B43140" w:rsidRPr="00262EF7" w:rsidRDefault="00B43140" w:rsidP="00992D7F">
            <w:pPr>
              <w:spacing w:after="0" w:line="240" w:lineRule="auto"/>
              <w:rPr>
                <w:rFonts w:asciiTheme="majorHAnsi" w:eastAsia="Times New Roman" w:hAnsiTheme="majorHAnsi" w:cstheme="majorHAnsi"/>
                <w:color w:val="000000"/>
                <w:sz w:val="19"/>
                <w:szCs w:val="19"/>
              </w:rPr>
            </w:pPr>
            <w:r>
              <w:rPr>
                <w:rFonts w:asciiTheme="majorHAnsi" w:eastAsia="Times New Roman" w:hAnsiTheme="majorHAnsi" w:cstheme="majorHAnsi"/>
                <w:color w:val="000000"/>
                <w:sz w:val="19"/>
                <w:szCs w:val="19"/>
              </w:rPr>
              <w:lastRenderedPageBreak/>
              <w:t>9. Percent of Flow: 75</w:t>
            </w:r>
          </w:p>
        </w:tc>
        <w:tc>
          <w:tcPr>
            <w:tcW w:w="1980" w:type="dxa"/>
            <w:gridSpan w:val="2"/>
            <w:noWrap/>
            <w:hideMark/>
          </w:tcPr>
          <w:p w14:paraId="4F24B346" w14:textId="6B3F5941" w:rsidR="00B43140" w:rsidRPr="00680191" w:rsidRDefault="00B43140" w:rsidP="00992D7F">
            <w:pPr>
              <w:spacing w:after="0" w:line="240" w:lineRule="auto"/>
              <w:jc w:val="center"/>
              <w:rPr>
                <w:rFonts w:asciiTheme="majorHAnsi" w:eastAsia="Times New Roman" w:hAnsiTheme="majorHAnsi" w:cstheme="majorHAnsi"/>
                <w:color w:val="auto"/>
                <w:sz w:val="19"/>
                <w:szCs w:val="19"/>
              </w:rPr>
            </w:pPr>
            <w:r>
              <w:rPr>
                <w:rFonts w:asciiTheme="majorHAnsi" w:eastAsia="Times New Roman" w:hAnsiTheme="majorHAnsi" w:cstheme="majorHAnsi"/>
                <w:color w:val="auto"/>
                <w:sz w:val="19"/>
                <w:szCs w:val="19"/>
              </w:rPr>
              <w:t>70</w:t>
            </w:r>
          </w:p>
        </w:tc>
        <w:tc>
          <w:tcPr>
            <w:tcW w:w="4050" w:type="dxa"/>
          </w:tcPr>
          <w:p w14:paraId="4DFE64DD" w14:textId="23B41D26" w:rsidR="00B43140" w:rsidRPr="00680191" w:rsidRDefault="00B43140" w:rsidP="00992D7F">
            <w:pPr>
              <w:spacing w:after="0" w:line="240" w:lineRule="auto"/>
              <w:rPr>
                <w:rFonts w:asciiTheme="majorHAnsi" w:eastAsia="Times New Roman" w:hAnsiTheme="majorHAnsi" w:cstheme="majorHAnsi"/>
                <w:color w:val="000000"/>
                <w:sz w:val="19"/>
                <w:szCs w:val="19"/>
              </w:rPr>
            </w:pPr>
            <w:r>
              <w:rPr>
                <w:rFonts w:asciiTheme="majorHAnsi" w:eastAsia="Times New Roman" w:hAnsiTheme="majorHAnsi" w:cstheme="majorHAnsi"/>
                <w:color w:val="000000"/>
                <w:sz w:val="19"/>
                <w:szCs w:val="19"/>
              </w:rPr>
              <w:t>IFTs set to 75% of daily unimpaired* streamflow.</w:t>
            </w:r>
          </w:p>
        </w:tc>
      </w:tr>
      <w:tr w:rsidR="00B43140" w:rsidRPr="00262EF7" w14:paraId="5A20E6A6" w14:textId="77777777" w:rsidTr="00B43140">
        <w:trPr>
          <w:trHeight w:val="273"/>
        </w:trPr>
        <w:tc>
          <w:tcPr>
            <w:tcW w:w="2340" w:type="dxa"/>
            <w:noWrap/>
            <w:hideMark/>
          </w:tcPr>
          <w:p w14:paraId="74D4E86D" w14:textId="52C841F3" w:rsidR="00B43140" w:rsidRPr="00262EF7" w:rsidRDefault="00B43140" w:rsidP="00B43140">
            <w:pPr>
              <w:spacing w:after="0" w:line="240" w:lineRule="auto"/>
              <w:rPr>
                <w:rFonts w:asciiTheme="majorHAnsi" w:eastAsia="Times New Roman" w:hAnsiTheme="majorHAnsi" w:cstheme="majorHAnsi"/>
                <w:color w:val="000000"/>
                <w:sz w:val="19"/>
                <w:szCs w:val="19"/>
              </w:rPr>
            </w:pPr>
            <w:r>
              <w:rPr>
                <w:rFonts w:asciiTheme="majorHAnsi" w:eastAsia="Times New Roman" w:hAnsiTheme="majorHAnsi" w:cstheme="majorHAnsi"/>
                <w:color w:val="000000"/>
                <w:sz w:val="19"/>
                <w:szCs w:val="19"/>
              </w:rPr>
              <w:t>10. Percent of Flow: 80</w:t>
            </w:r>
          </w:p>
        </w:tc>
        <w:tc>
          <w:tcPr>
            <w:tcW w:w="1980" w:type="dxa"/>
            <w:gridSpan w:val="2"/>
            <w:noWrap/>
            <w:hideMark/>
          </w:tcPr>
          <w:p w14:paraId="26E58CCB" w14:textId="313D8C84" w:rsidR="00B43140" w:rsidRPr="00680191" w:rsidRDefault="00B43140" w:rsidP="00B43140">
            <w:pPr>
              <w:spacing w:after="0" w:line="240" w:lineRule="auto"/>
              <w:jc w:val="center"/>
              <w:rPr>
                <w:rFonts w:asciiTheme="majorHAnsi" w:eastAsia="Times New Roman" w:hAnsiTheme="majorHAnsi" w:cstheme="majorHAnsi"/>
                <w:color w:val="auto"/>
                <w:sz w:val="19"/>
                <w:szCs w:val="19"/>
              </w:rPr>
            </w:pPr>
            <w:r>
              <w:rPr>
                <w:rFonts w:asciiTheme="majorHAnsi" w:eastAsia="Times New Roman" w:hAnsiTheme="majorHAnsi" w:cstheme="majorHAnsi"/>
                <w:color w:val="auto"/>
                <w:sz w:val="19"/>
                <w:szCs w:val="19"/>
              </w:rPr>
              <w:t>70</w:t>
            </w:r>
          </w:p>
        </w:tc>
        <w:tc>
          <w:tcPr>
            <w:tcW w:w="4050" w:type="dxa"/>
          </w:tcPr>
          <w:p w14:paraId="4F571080" w14:textId="1C7B96E6" w:rsidR="00B43140" w:rsidRPr="00262EF7" w:rsidRDefault="00B43140" w:rsidP="00B43140">
            <w:pPr>
              <w:spacing w:after="0" w:line="240" w:lineRule="auto"/>
              <w:rPr>
                <w:rFonts w:asciiTheme="majorHAnsi" w:eastAsia="Times New Roman" w:hAnsiTheme="majorHAnsi" w:cstheme="majorHAnsi"/>
                <w:i/>
                <w:iCs/>
                <w:color w:val="44546A"/>
                <w:sz w:val="19"/>
                <w:szCs w:val="19"/>
              </w:rPr>
            </w:pPr>
            <w:r>
              <w:rPr>
                <w:rFonts w:asciiTheme="majorHAnsi" w:eastAsia="Times New Roman" w:hAnsiTheme="majorHAnsi" w:cstheme="majorHAnsi"/>
                <w:color w:val="000000"/>
                <w:sz w:val="19"/>
                <w:szCs w:val="19"/>
              </w:rPr>
              <w:t>IFTs set to 80% of daily unimpaired* streamflow.</w:t>
            </w:r>
          </w:p>
        </w:tc>
      </w:tr>
      <w:tr w:rsidR="00B43140" w:rsidRPr="00262EF7" w14:paraId="78488794" w14:textId="77777777" w:rsidTr="00B43140">
        <w:trPr>
          <w:trHeight w:val="273"/>
        </w:trPr>
        <w:tc>
          <w:tcPr>
            <w:tcW w:w="2340" w:type="dxa"/>
            <w:noWrap/>
          </w:tcPr>
          <w:p w14:paraId="60AD3959" w14:textId="7ED13C05" w:rsidR="00B43140" w:rsidRDefault="00B43140" w:rsidP="00B43140">
            <w:pPr>
              <w:spacing w:after="0" w:line="240" w:lineRule="auto"/>
              <w:rPr>
                <w:rFonts w:asciiTheme="majorHAnsi" w:eastAsia="Times New Roman" w:hAnsiTheme="majorHAnsi" w:cstheme="majorHAnsi"/>
                <w:color w:val="000000"/>
                <w:sz w:val="19"/>
                <w:szCs w:val="19"/>
              </w:rPr>
            </w:pPr>
            <w:r>
              <w:rPr>
                <w:rFonts w:asciiTheme="majorHAnsi" w:eastAsia="Times New Roman" w:hAnsiTheme="majorHAnsi" w:cstheme="majorHAnsi"/>
                <w:color w:val="000000"/>
                <w:sz w:val="19"/>
                <w:szCs w:val="19"/>
              </w:rPr>
              <w:t>11. Percent of Flow: 90</w:t>
            </w:r>
          </w:p>
        </w:tc>
        <w:tc>
          <w:tcPr>
            <w:tcW w:w="1980" w:type="dxa"/>
            <w:gridSpan w:val="2"/>
            <w:noWrap/>
          </w:tcPr>
          <w:p w14:paraId="707DF222" w14:textId="20553BA5" w:rsidR="00B43140" w:rsidRDefault="00B43140" w:rsidP="00B43140">
            <w:pPr>
              <w:spacing w:after="0" w:line="240" w:lineRule="auto"/>
              <w:jc w:val="center"/>
              <w:rPr>
                <w:rFonts w:asciiTheme="majorHAnsi" w:eastAsia="Times New Roman" w:hAnsiTheme="majorHAnsi" w:cstheme="majorHAnsi"/>
                <w:color w:val="auto"/>
                <w:sz w:val="19"/>
                <w:szCs w:val="19"/>
              </w:rPr>
            </w:pPr>
            <w:r>
              <w:rPr>
                <w:rFonts w:asciiTheme="majorHAnsi" w:eastAsia="Times New Roman" w:hAnsiTheme="majorHAnsi" w:cstheme="majorHAnsi"/>
                <w:color w:val="auto"/>
                <w:sz w:val="19"/>
                <w:szCs w:val="19"/>
              </w:rPr>
              <w:t>70</w:t>
            </w:r>
          </w:p>
        </w:tc>
        <w:tc>
          <w:tcPr>
            <w:tcW w:w="4050" w:type="dxa"/>
          </w:tcPr>
          <w:p w14:paraId="2ABEE449" w14:textId="534880B4" w:rsidR="00B43140" w:rsidRDefault="00B43140" w:rsidP="00B43140">
            <w:pPr>
              <w:spacing w:after="0" w:line="240" w:lineRule="auto"/>
              <w:rPr>
                <w:rFonts w:asciiTheme="majorHAnsi" w:eastAsia="Times New Roman" w:hAnsiTheme="majorHAnsi" w:cstheme="majorHAnsi"/>
                <w:color w:val="000000"/>
                <w:sz w:val="19"/>
                <w:szCs w:val="19"/>
              </w:rPr>
            </w:pPr>
            <w:r>
              <w:rPr>
                <w:rFonts w:asciiTheme="majorHAnsi" w:eastAsia="Times New Roman" w:hAnsiTheme="majorHAnsi" w:cstheme="majorHAnsi"/>
                <w:color w:val="000000"/>
                <w:sz w:val="19"/>
                <w:szCs w:val="19"/>
              </w:rPr>
              <w:t>IFTs set to 90% of daily unimpaired* streamflow.</w:t>
            </w:r>
          </w:p>
        </w:tc>
      </w:tr>
      <w:tr w:rsidR="00B43140" w:rsidRPr="00262EF7" w14:paraId="78F2BC24" w14:textId="77777777" w:rsidTr="00B43140">
        <w:trPr>
          <w:trHeight w:val="273"/>
        </w:trPr>
        <w:tc>
          <w:tcPr>
            <w:tcW w:w="2340" w:type="dxa"/>
            <w:noWrap/>
          </w:tcPr>
          <w:p w14:paraId="2261AF6A" w14:textId="5D743B06" w:rsidR="00B43140" w:rsidRDefault="00B43140" w:rsidP="00B43140">
            <w:pPr>
              <w:spacing w:after="0" w:line="240" w:lineRule="auto"/>
              <w:rPr>
                <w:rFonts w:asciiTheme="majorHAnsi" w:eastAsia="Times New Roman" w:hAnsiTheme="majorHAnsi" w:cstheme="majorHAnsi"/>
                <w:color w:val="000000"/>
                <w:sz w:val="19"/>
                <w:szCs w:val="19"/>
              </w:rPr>
            </w:pPr>
            <w:r>
              <w:rPr>
                <w:rFonts w:asciiTheme="majorHAnsi" w:eastAsia="Times New Roman" w:hAnsiTheme="majorHAnsi" w:cstheme="majorHAnsi"/>
                <w:color w:val="000000"/>
                <w:sz w:val="19"/>
                <w:szCs w:val="19"/>
              </w:rPr>
              <w:t>12. Percent of Flow: 95</w:t>
            </w:r>
          </w:p>
        </w:tc>
        <w:tc>
          <w:tcPr>
            <w:tcW w:w="1980" w:type="dxa"/>
            <w:gridSpan w:val="2"/>
            <w:noWrap/>
          </w:tcPr>
          <w:p w14:paraId="18934D07" w14:textId="7FE9EFE0" w:rsidR="00B43140" w:rsidRDefault="00B43140" w:rsidP="00B43140">
            <w:pPr>
              <w:spacing w:after="0" w:line="240" w:lineRule="auto"/>
              <w:jc w:val="center"/>
              <w:rPr>
                <w:rFonts w:asciiTheme="majorHAnsi" w:eastAsia="Times New Roman" w:hAnsiTheme="majorHAnsi" w:cstheme="majorHAnsi"/>
                <w:color w:val="auto"/>
                <w:sz w:val="19"/>
                <w:szCs w:val="19"/>
              </w:rPr>
            </w:pPr>
            <w:r>
              <w:rPr>
                <w:rFonts w:asciiTheme="majorHAnsi" w:eastAsia="Times New Roman" w:hAnsiTheme="majorHAnsi" w:cstheme="majorHAnsi"/>
                <w:color w:val="auto"/>
                <w:sz w:val="19"/>
                <w:szCs w:val="19"/>
              </w:rPr>
              <w:t>70</w:t>
            </w:r>
          </w:p>
        </w:tc>
        <w:tc>
          <w:tcPr>
            <w:tcW w:w="4050" w:type="dxa"/>
          </w:tcPr>
          <w:p w14:paraId="65FEBF03" w14:textId="7CF3C329" w:rsidR="00B43140" w:rsidRDefault="00B43140" w:rsidP="00B43140">
            <w:pPr>
              <w:spacing w:after="0" w:line="240" w:lineRule="auto"/>
              <w:rPr>
                <w:rFonts w:asciiTheme="majorHAnsi" w:eastAsia="Times New Roman" w:hAnsiTheme="majorHAnsi" w:cstheme="majorHAnsi"/>
                <w:color w:val="000000"/>
                <w:sz w:val="19"/>
                <w:szCs w:val="19"/>
              </w:rPr>
            </w:pPr>
            <w:r>
              <w:rPr>
                <w:rFonts w:asciiTheme="majorHAnsi" w:eastAsia="Times New Roman" w:hAnsiTheme="majorHAnsi" w:cstheme="majorHAnsi"/>
                <w:color w:val="000000"/>
                <w:sz w:val="19"/>
                <w:szCs w:val="19"/>
              </w:rPr>
              <w:t>IFTs set to 95% of daily unimpaired* streamflow.</w:t>
            </w:r>
          </w:p>
        </w:tc>
      </w:tr>
    </w:tbl>
    <w:p w14:paraId="3F488C37" w14:textId="16BC0091" w:rsidR="00B43140" w:rsidRPr="00950867" w:rsidRDefault="00B43140" w:rsidP="00AA2A05">
      <w:pPr>
        <w:rPr>
          <w:i/>
          <w:iCs/>
          <w:sz w:val="18"/>
          <w:lang w:val="en-US"/>
        </w:rPr>
      </w:pPr>
      <w:r w:rsidRPr="00950867">
        <w:rPr>
          <w:i/>
          <w:iCs/>
          <w:sz w:val="18"/>
          <w:lang w:val="en-US"/>
        </w:rPr>
        <w:t>*Unimpaired streamflows represent unimpaired flows, with assumed groundwater pumping already subtracted</w:t>
      </w:r>
    </w:p>
    <w:p w14:paraId="39D533B2" w14:textId="7E45228C" w:rsidR="00C53D59" w:rsidRPr="00C53D59" w:rsidRDefault="00C53D59" w:rsidP="00C53D59">
      <w:pPr>
        <w:pStyle w:val="Heading2"/>
        <w:rPr>
          <w:highlight w:val="cyan"/>
          <w:lang w:val="en-US"/>
        </w:rPr>
      </w:pPr>
      <w:bookmarkStart w:id="130" w:name="_Toc62220786"/>
      <w:r w:rsidRPr="00950867">
        <w:rPr>
          <w:highlight w:val="green"/>
          <w:lang w:val="en-US"/>
        </w:rPr>
        <w:t xml:space="preserve">Water month </w:t>
      </w:r>
      <w:r>
        <w:rPr>
          <w:highlight w:val="cyan"/>
          <w:lang w:val="en-US"/>
        </w:rPr>
        <w:t>type</w:t>
      </w:r>
      <w:bookmarkEnd w:id="130"/>
    </w:p>
    <w:p w14:paraId="4A3EABB8" w14:textId="5135DE8E" w:rsidR="00C53D59" w:rsidRPr="00C53D59" w:rsidRDefault="00C53D59" w:rsidP="00C53D59">
      <w:r w:rsidRPr="00950867">
        <w:rPr>
          <w:lang w:val="en-US"/>
        </w:rPr>
        <w:t xml:space="preserve">The </w:t>
      </w:r>
      <w:r w:rsidRPr="00950867">
        <w:rPr>
          <w:i/>
          <w:iCs/>
          <w:lang w:val="en-US"/>
        </w:rPr>
        <w:t>Key\IFTs\Water Month Type</w:t>
      </w:r>
      <w:r w:rsidRPr="00950867">
        <w:t xml:space="preserve"> expression is utilized by the EPP IFT scenarios. The EPP scenarios set relatively higher or lower IFT values, depending on the water month type. A time-series in the WEAP model folder under </w:t>
      </w:r>
      <w:r w:rsidRPr="00950867">
        <w:rPr>
          <w:i/>
          <w:iCs/>
        </w:rPr>
        <w:t>Data\IFTs\Water_Month_Types.csv</w:t>
      </w:r>
      <w:r w:rsidRPr="00950867">
        <w:t xml:space="preserve"> is populated with values based on the relative volume of monthly unimpaired inflows in the South Fork Eel River for each month from water years 1996-2019. The values, calculated by Utah State University and UC-Davis, contain the following associated descriptions in </w:t>
      </w:r>
      <w:r w:rsidRPr="00950867">
        <w:fldChar w:fldCharType="begin"/>
      </w:r>
      <w:r w:rsidRPr="00950867">
        <w:instrText xml:space="preserve"> REF _Ref62039812 \h </w:instrText>
      </w:r>
      <w:r w:rsidR="004D1516" w:rsidRPr="00950867">
        <w:instrText xml:space="preserve"> \* MERGEFORMAT </w:instrText>
      </w:r>
      <w:r w:rsidRPr="00950867">
        <w:fldChar w:fldCharType="separate"/>
      </w:r>
      <w:r w:rsidR="0067763F">
        <w:t xml:space="preserve">Table </w:t>
      </w:r>
      <w:r w:rsidR="0067763F">
        <w:rPr>
          <w:noProof/>
        </w:rPr>
        <w:t>5.7</w:t>
      </w:r>
      <w:r w:rsidRPr="00950867">
        <w:fldChar w:fldCharType="end"/>
      </w:r>
      <w:r w:rsidRPr="00950867">
        <w:t>.</w:t>
      </w:r>
    </w:p>
    <w:p w14:paraId="212AB4FE" w14:textId="1289A11F" w:rsidR="00C53D59" w:rsidRDefault="00C53D59" w:rsidP="00C53D59">
      <w:pPr>
        <w:pStyle w:val="TableFigureTitle"/>
      </w:pPr>
      <w:bookmarkStart w:id="131" w:name="_Ref62039812"/>
      <w:r>
        <w:t xml:space="preserve">Table </w:t>
      </w:r>
      <w:fldSimple w:instr=" STYLEREF 1 \s ">
        <w:r w:rsidR="006E011C">
          <w:rPr>
            <w:noProof/>
          </w:rPr>
          <w:t>5</w:t>
        </w:r>
      </w:fldSimple>
      <w:r w:rsidR="006E011C">
        <w:t>.</w:t>
      </w:r>
      <w:fldSimple w:instr=" SEQ Table \* ARABIC \s 1 ">
        <w:r w:rsidR="006E011C">
          <w:rPr>
            <w:noProof/>
          </w:rPr>
          <w:t>7</w:t>
        </w:r>
      </w:fldSimple>
      <w:bookmarkEnd w:id="131"/>
      <w:r>
        <w:t xml:space="preserve"> Water month type descriptions</w:t>
      </w:r>
    </w:p>
    <w:tbl>
      <w:tblPr>
        <w:tblStyle w:val="TableGrid"/>
        <w:tblW w:w="2520" w:type="dxa"/>
        <w:tblLook w:val="04A0" w:firstRow="1" w:lastRow="0" w:firstColumn="1" w:lastColumn="0" w:noHBand="0" w:noVBand="1"/>
      </w:tblPr>
      <w:tblGrid>
        <w:gridCol w:w="738"/>
        <w:gridCol w:w="1782"/>
      </w:tblGrid>
      <w:tr w:rsidR="00C53D59" w:rsidRPr="00EE14FB" w14:paraId="5551632E" w14:textId="77777777" w:rsidTr="00C53D59">
        <w:trPr>
          <w:cnfStyle w:val="100000000000" w:firstRow="1" w:lastRow="0" w:firstColumn="0" w:lastColumn="0" w:oddVBand="0" w:evenVBand="0" w:oddHBand="0" w:evenHBand="0" w:firstRowFirstColumn="0" w:firstRowLastColumn="0" w:lastRowFirstColumn="0" w:lastRowLastColumn="0"/>
          <w:trHeight w:val="414"/>
        </w:trPr>
        <w:tc>
          <w:tcPr>
            <w:tcW w:w="738" w:type="dxa"/>
            <w:hideMark/>
          </w:tcPr>
          <w:p w14:paraId="2EFBC82D" w14:textId="515FA574" w:rsidR="00C53D59" w:rsidRPr="00EE14FB" w:rsidRDefault="00C53D59" w:rsidP="00FD1FDD">
            <w:pPr>
              <w:spacing w:before="0" w:after="0" w:line="240" w:lineRule="auto"/>
              <w:ind w:right="0"/>
              <w:jc w:val="center"/>
              <w:rPr>
                <w:rFonts w:ascii="Calibri" w:eastAsia="Times New Roman" w:hAnsi="Calibri" w:cs="Times New Roman"/>
                <w:b/>
                <w:bCs/>
                <w:color w:val="000000"/>
                <w:szCs w:val="22"/>
                <w:lang w:val="en-US"/>
              </w:rPr>
            </w:pPr>
            <w:r>
              <w:rPr>
                <w:rFonts w:ascii="Calibri" w:eastAsia="Times New Roman" w:hAnsi="Calibri" w:cs="Times New Roman"/>
                <w:b/>
                <w:bCs/>
                <w:color w:val="000000"/>
                <w:szCs w:val="22"/>
                <w:lang w:val="en-US"/>
              </w:rPr>
              <w:t>WMT Value</w:t>
            </w:r>
          </w:p>
        </w:tc>
        <w:tc>
          <w:tcPr>
            <w:tcW w:w="1782" w:type="dxa"/>
            <w:hideMark/>
          </w:tcPr>
          <w:p w14:paraId="0C3B2D9C" w14:textId="1B87A669" w:rsidR="00C53D59" w:rsidRPr="00EE14FB" w:rsidRDefault="00C53D59" w:rsidP="00FD1FDD">
            <w:pPr>
              <w:spacing w:before="0" w:after="0" w:line="240" w:lineRule="auto"/>
              <w:ind w:right="0"/>
              <w:jc w:val="center"/>
              <w:rPr>
                <w:rFonts w:ascii="Calibri" w:eastAsia="Times New Roman" w:hAnsi="Calibri" w:cs="Times New Roman"/>
                <w:b/>
                <w:bCs/>
                <w:color w:val="000000"/>
                <w:szCs w:val="22"/>
                <w:lang w:val="en-US"/>
              </w:rPr>
            </w:pPr>
            <w:r>
              <w:rPr>
                <w:rFonts w:ascii="Calibri" w:eastAsia="Times New Roman" w:hAnsi="Calibri" w:cs="Times New Roman"/>
                <w:b/>
                <w:bCs/>
                <w:color w:val="000000"/>
                <w:szCs w:val="22"/>
                <w:lang w:val="en-US"/>
              </w:rPr>
              <w:t>Description</w:t>
            </w:r>
          </w:p>
        </w:tc>
      </w:tr>
      <w:tr w:rsidR="00C53D59" w:rsidRPr="00EE14FB" w14:paraId="25B66260" w14:textId="77777777" w:rsidTr="00C53D59">
        <w:trPr>
          <w:trHeight w:val="288"/>
        </w:trPr>
        <w:tc>
          <w:tcPr>
            <w:tcW w:w="738" w:type="dxa"/>
            <w:hideMark/>
          </w:tcPr>
          <w:p w14:paraId="2E56CDAE" w14:textId="77777777" w:rsidR="00C53D59" w:rsidRPr="00EE14FB" w:rsidRDefault="00C53D59" w:rsidP="00FD1FDD">
            <w:pPr>
              <w:spacing w:before="0" w:after="0" w:line="240" w:lineRule="auto"/>
              <w:ind w:right="0"/>
              <w:jc w:val="right"/>
              <w:rPr>
                <w:rFonts w:ascii="Calibri" w:eastAsia="Times New Roman" w:hAnsi="Calibri" w:cs="Times New Roman"/>
                <w:color w:val="000000"/>
                <w:szCs w:val="22"/>
                <w:lang w:val="en-US"/>
              </w:rPr>
            </w:pPr>
            <w:r w:rsidRPr="00EE14FB">
              <w:rPr>
                <w:rFonts w:ascii="Calibri" w:eastAsia="Times New Roman" w:hAnsi="Calibri" w:cs="Times New Roman"/>
                <w:color w:val="000000"/>
                <w:szCs w:val="22"/>
                <w:lang w:val="en-US"/>
              </w:rPr>
              <w:t>1</w:t>
            </w:r>
          </w:p>
        </w:tc>
        <w:tc>
          <w:tcPr>
            <w:tcW w:w="1782" w:type="dxa"/>
            <w:hideMark/>
          </w:tcPr>
          <w:p w14:paraId="531D4A40" w14:textId="6546B67E" w:rsidR="00C53D59" w:rsidRPr="00EE14FB" w:rsidRDefault="00C53D59" w:rsidP="00FD1FDD">
            <w:pPr>
              <w:spacing w:before="0" w:after="0" w:line="240" w:lineRule="auto"/>
              <w:ind w:right="0"/>
              <w:rPr>
                <w:rFonts w:ascii="Calibri" w:eastAsia="Times New Roman" w:hAnsi="Calibri" w:cs="Times New Roman"/>
                <w:color w:val="000000"/>
                <w:szCs w:val="22"/>
                <w:lang w:val="en-US"/>
              </w:rPr>
            </w:pPr>
            <w:r>
              <w:rPr>
                <w:rFonts w:ascii="Calibri" w:eastAsia="Times New Roman" w:hAnsi="Calibri" w:cs="Times New Roman"/>
                <w:color w:val="000000"/>
                <w:szCs w:val="22"/>
                <w:lang w:val="en-US"/>
              </w:rPr>
              <w:t>Critically Dry</w:t>
            </w:r>
          </w:p>
        </w:tc>
      </w:tr>
      <w:tr w:rsidR="00C53D59" w:rsidRPr="00EE14FB" w14:paraId="346BBC6A" w14:textId="77777777" w:rsidTr="00C53D59">
        <w:trPr>
          <w:trHeight w:val="288"/>
        </w:trPr>
        <w:tc>
          <w:tcPr>
            <w:tcW w:w="738" w:type="dxa"/>
            <w:hideMark/>
          </w:tcPr>
          <w:p w14:paraId="60E8D0A5" w14:textId="77777777" w:rsidR="00C53D59" w:rsidRPr="00EE14FB" w:rsidRDefault="00C53D59" w:rsidP="00FD1FDD">
            <w:pPr>
              <w:spacing w:before="0" w:after="0" w:line="240" w:lineRule="auto"/>
              <w:ind w:right="0"/>
              <w:jc w:val="right"/>
              <w:rPr>
                <w:rFonts w:ascii="Calibri" w:eastAsia="Times New Roman" w:hAnsi="Calibri" w:cs="Times New Roman"/>
                <w:color w:val="000000"/>
                <w:szCs w:val="22"/>
                <w:lang w:val="en-US"/>
              </w:rPr>
            </w:pPr>
            <w:r w:rsidRPr="00EE14FB">
              <w:rPr>
                <w:rFonts w:ascii="Calibri" w:eastAsia="Times New Roman" w:hAnsi="Calibri" w:cs="Times New Roman"/>
                <w:color w:val="000000"/>
                <w:szCs w:val="22"/>
                <w:lang w:val="en-US"/>
              </w:rPr>
              <w:t>2</w:t>
            </w:r>
          </w:p>
        </w:tc>
        <w:tc>
          <w:tcPr>
            <w:tcW w:w="1782" w:type="dxa"/>
            <w:noWrap/>
            <w:hideMark/>
          </w:tcPr>
          <w:p w14:paraId="5E9926A0" w14:textId="0F278B69" w:rsidR="00C53D59" w:rsidRPr="00EE14FB" w:rsidRDefault="00C53D59" w:rsidP="00FD1FDD">
            <w:pPr>
              <w:spacing w:before="0" w:after="0" w:line="240" w:lineRule="auto"/>
              <w:ind w:right="0"/>
              <w:rPr>
                <w:rFonts w:ascii="Calibri" w:eastAsia="Times New Roman" w:hAnsi="Calibri" w:cs="Times New Roman"/>
                <w:color w:val="000000"/>
                <w:szCs w:val="22"/>
                <w:lang w:val="en-US"/>
              </w:rPr>
            </w:pPr>
            <w:r>
              <w:rPr>
                <w:rFonts w:ascii="Calibri" w:eastAsia="Times New Roman" w:hAnsi="Calibri" w:cs="Times New Roman"/>
                <w:color w:val="000000"/>
                <w:szCs w:val="22"/>
                <w:lang w:val="en-US"/>
              </w:rPr>
              <w:t>Dry</w:t>
            </w:r>
          </w:p>
        </w:tc>
      </w:tr>
      <w:tr w:rsidR="00C53D59" w:rsidRPr="00EE14FB" w14:paraId="119FF501" w14:textId="77777777" w:rsidTr="00C53D59">
        <w:trPr>
          <w:trHeight w:val="288"/>
        </w:trPr>
        <w:tc>
          <w:tcPr>
            <w:tcW w:w="738" w:type="dxa"/>
            <w:hideMark/>
          </w:tcPr>
          <w:p w14:paraId="242804C1" w14:textId="77777777" w:rsidR="00C53D59" w:rsidRPr="00EE14FB" w:rsidRDefault="00C53D59" w:rsidP="00FD1FDD">
            <w:pPr>
              <w:spacing w:before="0" w:after="0" w:line="240" w:lineRule="auto"/>
              <w:ind w:right="0"/>
              <w:jc w:val="right"/>
              <w:rPr>
                <w:rFonts w:ascii="Calibri" w:eastAsia="Times New Roman" w:hAnsi="Calibri" w:cs="Times New Roman"/>
                <w:color w:val="000000"/>
                <w:szCs w:val="22"/>
                <w:lang w:val="en-US"/>
              </w:rPr>
            </w:pPr>
            <w:r w:rsidRPr="00EE14FB">
              <w:rPr>
                <w:rFonts w:ascii="Calibri" w:eastAsia="Times New Roman" w:hAnsi="Calibri" w:cs="Times New Roman"/>
                <w:color w:val="000000"/>
                <w:szCs w:val="22"/>
                <w:lang w:val="en-US"/>
              </w:rPr>
              <w:t>3</w:t>
            </w:r>
          </w:p>
        </w:tc>
        <w:tc>
          <w:tcPr>
            <w:tcW w:w="1782" w:type="dxa"/>
            <w:noWrap/>
            <w:hideMark/>
          </w:tcPr>
          <w:p w14:paraId="2E4B1637" w14:textId="1D2DA43C" w:rsidR="00C53D59" w:rsidRPr="00EE14FB" w:rsidRDefault="00C53D59" w:rsidP="00FD1FDD">
            <w:pPr>
              <w:spacing w:before="0" w:after="0" w:line="240" w:lineRule="auto"/>
              <w:ind w:right="0"/>
              <w:rPr>
                <w:rFonts w:ascii="Calibri" w:eastAsia="Times New Roman" w:hAnsi="Calibri" w:cs="Times New Roman"/>
                <w:color w:val="000000"/>
                <w:szCs w:val="22"/>
                <w:lang w:val="en-US"/>
              </w:rPr>
            </w:pPr>
            <w:r>
              <w:rPr>
                <w:rFonts w:ascii="Calibri" w:eastAsia="Times New Roman" w:hAnsi="Calibri" w:cs="Times New Roman"/>
                <w:color w:val="000000"/>
                <w:szCs w:val="22"/>
                <w:lang w:val="en-US"/>
              </w:rPr>
              <w:t>Below Median</w:t>
            </w:r>
          </w:p>
        </w:tc>
      </w:tr>
      <w:tr w:rsidR="00C53D59" w:rsidRPr="00EE14FB" w14:paraId="6EDE7FE3" w14:textId="77777777" w:rsidTr="00C53D59">
        <w:trPr>
          <w:trHeight w:val="288"/>
        </w:trPr>
        <w:tc>
          <w:tcPr>
            <w:tcW w:w="738" w:type="dxa"/>
            <w:hideMark/>
          </w:tcPr>
          <w:p w14:paraId="4086E39B" w14:textId="77777777" w:rsidR="00C53D59" w:rsidRPr="00EE14FB" w:rsidRDefault="00C53D59" w:rsidP="00FD1FDD">
            <w:pPr>
              <w:spacing w:before="0" w:after="0" w:line="240" w:lineRule="auto"/>
              <w:ind w:right="0"/>
              <w:jc w:val="right"/>
              <w:rPr>
                <w:rFonts w:ascii="Calibri" w:eastAsia="Times New Roman" w:hAnsi="Calibri" w:cs="Times New Roman"/>
                <w:color w:val="000000"/>
                <w:szCs w:val="22"/>
                <w:lang w:val="en-US"/>
              </w:rPr>
            </w:pPr>
            <w:r w:rsidRPr="00EE14FB">
              <w:rPr>
                <w:rFonts w:ascii="Calibri" w:eastAsia="Times New Roman" w:hAnsi="Calibri" w:cs="Times New Roman"/>
                <w:color w:val="000000"/>
                <w:szCs w:val="22"/>
                <w:lang w:val="en-US"/>
              </w:rPr>
              <w:t>4</w:t>
            </w:r>
          </w:p>
        </w:tc>
        <w:tc>
          <w:tcPr>
            <w:tcW w:w="1782" w:type="dxa"/>
            <w:noWrap/>
            <w:hideMark/>
          </w:tcPr>
          <w:p w14:paraId="11D68CA6" w14:textId="14BCE7E1" w:rsidR="00C53D59" w:rsidRPr="00EE14FB" w:rsidRDefault="00C53D59" w:rsidP="00FD1FDD">
            <w:pPr>
              <w:spacing w:before="0" w:after="0" w:line="240" w:lineRule="auto"/>
              <w:ind w:right="0"/>
              <w:rPr>
                <w:rFonts w:ascii="Calibri" w:eastAsia="Times New Roman" w:hAnsi="Calibri" w:cs="Times New Roman"/>
                <w:color w:val="000000"/>
                <w:szCs w:val="22"/>
                <w:lang w:val="en-US"/>
              </w:rPr>
            </w:pPr>
            <w:r>
              <w:rPr>
                <w:rFonts w:ascii="Calibri" w:eastAsia="Times New Roman" w:hAnsi="Calibri" w:cs="Times New Roman"/>
                <w:color w:val="000000"/>
                <w:szCs w:val="22"/>
                <w:lang w:val="en-US"/>
              </w:rPr>
              <w:t>Above Median</w:t>
            </w:r>
          </w:p>
        </w:tc>
      </w:tr>
      <w:tr w:rsidR="00C53D59" w:rsidRPr="00EE14FB" w14:paraId="0ECBE5FA" w14:textId="77777777" w:rsidTr="00C53D59">
        <w:trPr>
          <w:trHeight w:val="288"/>
        </w:trPr>
        <w:tc>
          <w:tcPr>
            <w:tcW w:w="738" w:type="dxa"/>
            <w:hideMark/>
          </w:tcPr>
          <w:p w14:paraId="68DD2185" w14:textId="77777777" w:rsidR="00C53D59" w:rsidRPr="00EE14FB" w:rsidRDefault="00C53D59" w:rsidP="00FD1FDD">
            <w:pPr>
              <w:spacing w:before="0" w:after="0" w:line="240" w:lineRule="auto"/>
              <w:ind w:right="0"/>
              <w:jc w:val="right"/>
              <w:rPr>
                <w:rFonts w:ascii="Calibri" w:eastAsia="Times New Roman" w:hAnsi="Calibri" w:cs="Times New Roman"/>
                <w:color w:val="000000"/>
                <w:szCs w:val="22"/>
                <w:lang w:val="en-US"/>
              </w:rPr>
            </w:pPr>
            <w:r w:rsidRPr="00EE14FB">
              <w:rPr>
                <w:rFonts w:ascii="Calibri" w:eastAsia="Times New Roman" w:hAnsi="Calibri" w:cs="Times New Roman"/>
                <w:color w:val="000000"/>
                <w:szCs w:val="22"/>
                <w:lang w:val="en-US"/>
              </w:rPr>
              <w:t>5</w:t>
            </w:r>
          </w:p>
        </w:tc>
        <w:tc>
          <w:tcPr>
            <w:tcW w:w="1782" w:type="dxa"/>
            <w:noWrap/>
            <w:hideMark/>
          </w:tcPr>
          <w:p w14:paraId="065BE77A" w14:textId="15A2218F" w:rsidR="00C53D59" w:rsidRPr="00EE14FB" w:rsidRDefault="00C53D59" w:rsidP="00FD1FDD">
            <w:pPr>
              <w:spacing w:before="0" w:after="0" w:line="240" w:lineRule="auto"/>
              <w:ind w:right="0"/>
              <w:rPr>
                <w:rFonts w:ascii="Calibri" w:eastAsia="Times New Roman" w:hAnsi="Calibri" w:cs="Times New Roman"/>
                <w:color w:val="000000"/>
                <w:szCs w:val="22"/>
                <w:lang w:val="en-US"/>
              </w:rPr>
            </w:pPr>
            <w:r>
              <w:rPr>
                <w:rFonts w:ascii="Calibri" w:eastAsia="Times New Roman" w:hAnsi="Calibri" w:cs="Times New Roman"/>
                <w:color w:val="000000"/>
                <w:szCs w:val="22"/>
                <w:lang w:val="en-US"/>
              </w:rPr>
              <w:t>Wet</w:t>
            </w:r>
          </w:p>
        </w:tc>
      </w:tr>
      <w:tr w:rsidR="00C53D59" w:rsidRPr="00EE14FB" w14:paraId="1254AB5B" w14:textId="77777777" w:rsidTr="00C53D59">
        <w:trPr>
          <w:trHeight w:val="288"/>
        </w:trPr>
        <w:tc>
          <w:tcPr>
            <w:tcW w:w="738" w:type="dxa"/>
            <w:hideMark/>
          </w:tcPr>
          <w:p w14:paraId="3F425334" w14:textId="77777777" w:rsidR="00C53D59" w:rsidRPr="00EE14FB" w:rsidRDefault="00C53D59" w:rsidP="00FD1FDD">
            <w:pPr>
              <w:spacing w:before="0" w:after="0" w:line="240" w:lineRule="auto"/>
              <w:ind w:right="0"/>
              <w:jc w:val="right"/>
              <w:rPr>
                <w:rFonts w:ascii="Calibri" w:eastAsia="Times New Roman" w:hAnsi="Calibri" w:cs="Times New Roman"/>
                <w:color w:val="000000"/>
                <w:szCs w:val="22"/>
                <w:lang w:val="en-US"/>
              </w:rPr>
            </w:pPr>
            <w:r w:rsidRPr="00EE14FB">
              <w:rPr>
                <w:rFonts w:ascii="Calibri" w:eastAsia="Times New Roman" w:hAnsi="Calibri" w:cs="Times New Roman"/>
                <w:color w:val="000000"/>
                <w:szCs w:val="22"/>
                <w:lang w:val="en-US"/>
              </w:rPr>
              <w:t>6</w:t>
            </w:r>
          </w:p>
        </w:tc>
        <w:tc>
          <w:tcPr>
            <w:tcW w:w="1782" w:type="dxa"/>
            <w:noWrap/>
            <w:hideMark/>
          </w:tcPr>
          <w:p w14:paraId="6E7ED23F" w14:textId="17037E35" w:rsidR="00C53D59" w:rsidRPr="00EE14FB" w:rsidRDefault="00C53D59" w:rsidP="00FD1FDD">
            <w:pPr>
              <w:spacing w:before="0" w:after="0" w:line="240" w:lineRule="auto"/>
              <w:ind w:right="0"/>
              <w:rPr>
                <w:rFonts w:ascii="Calibri" w:eastAsia="Times New Roman" w:hAnsi="Calibri" w:cs="Times New Roman"/>
                <w:color w:val="000000"/>
                <w:szCs w:val="22"/>
                <w:lang w:val="en-US"/>
              </w:rPr>
            </w:pPr>
            <w:r>
              <w:rPr>
                <w:rFonts w:ascii="Calibri" w:eastAsia="Times New Roman" w:hAnsi="Calibri" w:cs="Times New Roman"/>
                <w:color w:val="000000"/>
                <w:szCs w:val="22"/>
                <w:lang w:val="en-US"/>
              </w:rPr>
              <w:t>Extremely Wet</w:t>
            </w:r>
          </w:p>
        </w:tc>
      </w:tr>
    </w:tbl>
    <w:p w14:paraId="788E05D7" w14:textId="28249486" w:rsidR="00C53D59" w:rsidRPr="00EC1E47" w:rsidRDefault="00C53D59" w:rsidP="00C53D59">
      <w:pPr>
        <w:pStyle w:val="Heading2"/>
        <w:rPr>
          <w:highlight w:val="cyan"/>
          <w:lang w:val="en-US"/>
        </w:rPr>
      </w:pPr>
      <w:bookmarkStart w:id="132" w:name="_Toc62220787"/>
      <w:r w:rsidRPr="00950867">
        <w:rPr>
          <w:highlight w:val="green"/>
          <w:lang w:val="en-US"/>
        </w:rPr>
        <w:t>Water year type</w:t>
      </w:r>
      <w:r w:rsidR="00EC1E47" w:rsidRPr="00950867">
        <w:rPr>
          <w:highlight w:val="green"/>
          <w:lang w:val="en-US"/>
        </w:rPr>
        <w:t xml:space="preserve"> </w:t>
      </w:r>
      <w:r w:rsidR="00EC1E47" w:rsidRPr="00EC1E47">
        <w:rPr>
          <w:highlight w:val="cyan"/>
          <w:lang w:val="en-US"/>
        </w:rPr>
        <w:t>(inactive as of Jan 2021)</w:t>
      </w:r>
      <w:bookmarkEnd w:id="132"/>
    </w:p>
    <w:p w14:paraId="7B830363" w14:textId="4D7B5939" w:rsidR="00C53D59" w:rsidRPr="00C53D59" w:rsidRDefault="00C53D59" w:rsidP="00C53D59">
      <w:r w:rsidRPr="00950867">
        <w:rPr>
          <w:lang w:val="en-US"/>
        </w:rPr>
        <w:t xml:space="preserve">The </w:t>
      </w:r>
      <w:r w:rsidRPr="00950867">
        <w:rPr>
          <w:i/>
          <w:iCs/>
          <w:lang w:val="en-US"/>
        </w:rPr>
        <w:t>Key\IFTs\Water Year Type</w:t>
      </w:r>
      <w:r w:rsidRPr="00950867">
        <w:t xml:space="preserve"> expression was previously used by the Functional Flow Metrics IFT scenarios (no longer being run as of Jan 2021). The functional flow scenario previously set relatively higher or lower IFT values, depending on the water year type. A time-series in the WEAP model folder under </w:t>
      </w:r>
      <w:r w:rsidRPr="00950867">
        <w:rPr>
          <w:i/>
          <w:iCs/>
        </w:rPr>
        <w:t>Data\IFTs\Water_Year_Types.csv</w:t>
      </w:r>
      <w:r w:rsidRPr="00950867">
        <w:t xml:space="preserve"> is populated with values based on the relative volume of annual unimpaired inflows in the South Fork Eel River for each water year from 1996-2019. The values, calculated by Utah State University and UC-Davis, contain the following associated descriptions in </w:t>
      </w:r>
      <w:r w:rsidRPr="00950867">
        <w:fldChar w:fldCharType="begin"/>
      </w:r>
      <w:r w:rsidRPr="00950867">
        <w:instrText xml:space="preserve"> REF _Ref62040002 \h </w:instrText>
      </w:r>
      <w:r w:rsidR="004D1516" w:rsidRPr="00950867">
        <w:instrText xml:space="preserve"> \* MERGEFORMAT </w:instrText>
      </w:r>
      <w:r w:rsidRPr="00950867">
        <w:fldChar w:fldCharType="separate"/>
      </w:r>
      <w:r w:rsidR="0067763F">
        <w:t xml:space="preserve">Table </w:t>
      </w:r>
      <w:r w:rsidR="0067763F">
        <w:rPr>
          <w:noProof/>
        </w:rPr>
        <w:t>5.8</w:t>
      </w:r>
      <w:r w:rsidRPr="00950867">
        <w:fldChar w:fldCharType="end"/>
      </w:r>
      <w:r w:rsidRPr="00950867">
        <w:t>.</w:t>
      </w:r>
    </w:p>
    <w:p w14:paraId="51CB6636" w14:textId="6F1AAA7A" w:rsidR="00C53D59" w:rsidRDefault="00C53D59" w:rsidP="00C53D59">
      <w:pPr>
        <w:pStyle w:val="TableFigureTitle"/>
      </w:pPr>
      <w:bookmarkStart w:id="133" w:name="_Ref62040002"/>
      <w:r>
        <w:t xml:space="preserve">Table </w:t>
      </w:r>
      <w:fldSimple w:instr=" STYLEREF 1 \s ">
        <w:r w:rsidR="006E011C">
          <w:rPr>
            <w:noProof/>
          </w:rPr>
          <w:t>5</w:t>
        </w:r>
      </w:fldSimple>
      <w:r w:rsidR="006E011C">
        <w:t>.</w:t>
      </w:r>
      <w:fldSimple w:instr=" SEQ Table \* ARABIC \s 1 ">
        <w:r w:rsidR="006E011C">
          <w:rPr>
            <w:noProof/>
          </w:rPr>
          <w:t>8</w:t>
        </w:r>
      </w:fldSimple>
      <w:bookmarkEnd w:id="133"/>
      <w:r>
        <w:t xml:space="preserve"> Water year type descriptions.</w:t>
      </w:r>
    </w:p>
    <w:tbl>
      <w:tblPr>
        <w:tblStyle w:val="TableGrid"/>
        <w:tblW w:w="2520" w:type="dxa"/>
        <w:tblLook w:val="04A0" w:firstRow="1" w:lastRow="0" w:firstColumn="1" w:lastColumn="0" w:noHBand="0" w:noVBand="1"/>
      </w:tblPr>
      <w:tblGrid>
        <w:gridCol w:w="738"/>
        <w:gridCol w:w="1782"/>
      </w:tblGrid>
      <w:tr w:rsidR="00C53D59" w:rsidRPr="00EE14FB" w14:paraId="6DACFD33" w14:textId="77777777" w:rsidTr="00FD1FDD">
        <w:trPr>
          <w:cnfStyle w:val="100000000000" w:firstRow="1" w:lastRow="0" w:firstColumn="0" w:lastColumn="0" w:oddVBand="0" w:evenVBand="0" w:oddHBand="0" w:evenHBand="0" w:firstRowFirstColumn="0" w:firstRowLastColumn="0" w:lastRowFirstColumn="0" w:lastRowLastColumn="0"/>
          <w:trHeight w:val="414"/>
        </w:trPr>
        <w:tc>
          <w:tcPr>
            <w:tcW w:w="738" w:type="dxa"/>
            <w:hideMark/>
          </w:tcPr>
          <w:p w14:paraId="031D0E39" w14:textId="06BECF30" w:rsidR="00C53D59" w:rsidRPr="00EE14FB" w:rsidRDefault="00C53D59" w:rsidP="00FD1FDD">
            <w:pPr>
              <w:spacing w:before="0" w:after="0" w:line="240" w:lineRule="auto"/>
              <w:ind w:right="0"/>
              <w:jc w:val="center"/>
              <w:rPr>
                <w:rFonts w:ascii="Calibri" w:eastAsia="Times New Roman" w:hAnsi="Calibri" w:cs="Times New Roman"/>
                <w:b/>
                <w:bCs/>
                <w:color w:val="000000"/>
                <w:szCs w:val="22"/>
                <w:lang w:val="en-US"/>
              </w:rPr>
            </w:pPr>
            <w:r>
              <w:rPr>
                <w:rFonts w:ascii="Calibri" w:eastAsia="Times New Roman" w:hAnsi="Calibri" w:cs="Times New Roman"/>
                <w:b/>
                <w:bCs/>
                <w:color w:val="000000"/>
                <w:szCs w:val="22"/>
                <w:lang w:val="en-US"/>
              </w:rPr>
              <w:t>W</w:t>
            </w:r>
            <w:r w:rsidR="0017020E">
              <w:rPr>
                <w:rFonts w:ascii="Calibri" w:eastAsia="Times New Roman" w:hAnsi="Calibri" w:cs="Times New Roman"/>
                <w:b/>
                <w:bCs/>
                <w:color w:val="000000"/>
                <w:szCs w:val="22"/>
                <w:lang w:val="en-US"/>
              </w:rPr>
              <w:t>Y</w:t>
            </w:r>
            <w:r>
              <w:rPr>
                <w:rFonts w:ascii="Calibri" w:eastAsia="Times New Roman" w:hAnsi="Calibri" w:cs="Times New Roman"/>
                <w:b/>
                <w:bCs/>
                <w:color w:val="000000"/>
                <w:szCs w:val="22"/>
                <w:lang w:val="en-US"/>
              </w:rPr>
              <w:t>T Value</w:t>
            </w:r>
          </w:p>
        </w:tc>
        <w:tc>
          <w:tcPr>
            <w:tcW w:w="1782" w:type="dxa"/>
            <w:hideMark/>
          </w:tcPr>
          <w:p w14:paraId="0CB743B4" w14:textId="77777777" w:rsidR="00C53D59" w:rsidRPr="00EE14FB" w:rsidRDefault="00C53D59" w:rsidP="00FD1FDD">
            <w:pPr>
              <w:spacing w:before="0" w:after="0" w:line="240" w:lineRule="auto"/>
              <w:ind w:right="0"/>
              <w:jc w:val="center"/>
              <w:rPr>
                <w:rFonts w:ascii="Calibri" w:eastAsia="Times New Roman" w:hAnsi="Calibri" w:cs="Times New Roman"/>
                <w:b/>
                <w:bCs/>
                <w:color w:val="000000"/>
                <w:szCs w:val="22"/>
                <w:lang w:val="en-US"/>
              </w:rPr>
            </w:pPr>
            <w:r>
              <w:rPr>
                <w:rFonts w:ascii="Calibri" w:eastAsia="Times New Roman" w:hAnsi="Calibri" w:cs="Times New Roman"/>
                <w:b/>
                <w:bCs/>
                <w:color w:val="000000"/>
                <w:szCs w:val="22"/>
                <w:lang w:val="en-US"/>
              </w:rPr>
              <w:t>Description</w:t>
            </w:r>
          </w:p>
        </w:tc>
      </w:tr>
      <w:tr w:rsidR="00C53D59" w:rsidRPr="00EE14FB" w14:paraId="48B2B7E0" w14:textId="77777777" w:rsidTr="00FD1FDD">
        <w:trPr>
          <w:trHeight w:val="288"/>
        </w:trPr>
        <w:tc>
          <w:tcPr>
            <w:tcW w:w="738" w:type="dxa"/>
            <w:hideMark/>
          </w:tcPr>
          <w:p w14:paraId="207A6FD3" w14:textId="77777777" w:rsidR="00C53D59" w:rsidRPr="00EE14FB" w:rsidRDefault="00C53D59" w:rsidP="00FD1FDD">
            <w:pPr>
              <w:spacing w:before="0" w:after="0" w:line="240" w:lineRule="auto"/>
              <w:ind w:right="0"/>
              <w:jc w:val="right"/>
              <w:rPr>
                <w:rFonts w:ascii="Calibri" w:eastAsia="Times New Roman" w:hAnsi="Calibri" w:cs="Times New Roman"/>
                <w:color w:val="000000"/>
                <w:szCs w:val="22"/>
                <w:lang w:val="en-US"/>
              </w:rPr>
            </w:pPr>
            <w:r w:rsidRPr="00EE14FB">
              <w:rPr>
                <w:rFonts w:ascii="Calibri" w:eastAsia="Times New Roman" w:hAnsi="Calibri" w:cs="Times New Roman"/>
                <w:color w:val="000000"/>
                <w:szCs w:val="22"/>
                <w:lang w:val="en-US"/>
              </w:rPr>
              <w:t>1</w:t>
            </w:r>
          </w:p>
        </w:tc>
        <w:tc>
          <w:tcPr>
            <w:tcW w:w="1782" w:type="dxa"/>
            <w:hideMark/>
          </w:tcPr>
          <w:p w14:paraId="1420C859" w14:textId="143F6A89" w:rsidR="00C53D59" w:rsidRPr="00EE14FB" w:rsidRDefault="00C53D59" w:rsidP="00FD1FDD">
            <w:pPr>
              <w:spacing w:before="0" w:after="0" w:line="240" w:lineRule="auto"/>
              <w:ind w:right="0"/>
              <w:rPr>
                <w:rFonts w:ascii="Calibri" w:eastAsia="Times New Roman" w:hAnsi="Calibri" w:cs="Times New Roman"/>
                <w:color w:val="000000"/>
                <w:szCs w:val="22"/>
                <w:lang w:val="en-US"/>
              </w:rPr>
            </w:pPr>
            <w:r>
              <w:rPr>
                <w:rFonts w:ascii="Calibri" w:eastAsia="Times New Roman" w:hAnsi="Calibri" w:cs="Times New Roman"/>
                <w:color w:val="000000"/>
                <w:szCs w:val="22"/>
                <w:lang w:val="en-US"/>
              </w:rPr>
              <w:t>Dry</w:t>
            </w:r>
          </w:p>
        </w:tc>
      </w:tr>
      <w:tr w:rsidR="00C53D59" w:rsidRPr="00EE14FB" w14:paraId="2956CD12" w14:textId="77777777" w:rsidTr="00FD1FDD">
        <w:trPr>
          <w:trHeight w:val="288"/>
        </w:trPr>
        <w:tc>
          <w:tcPr>
            <w:tcW w:w="738" w:type="dxa"/>
            <w:hideMark/>
          </w:tcPr>
          <w:p w14:paraId="0B44F966" w14:textId="77777777" w:rsidR="00C53D59" w:rsidRPr="00EE14FB" w:rsidRDefault="00C53D59" w:rsidP="00FD1FDD">
            <w:pPr>
              <w:spacing w:before="0" w:after="0" w:line="240" w:lineRule="auto"/>
              <w:ind w:right="0"/>
              <w:jc w:val="right"/>
              <w:rPr>
                <w:rFonts w:ascii="Calibri" w:eastAsia="Times New Roman" w:hAnsi="Calibri" w:cs="Times New Roman"/>
                <w:color w:val="000000"/>
                <w:szCs w:val="22"/>
                <w:lang w:val="en-US"/>
              </w:rPr>
            </w:pPr>
            <w:r w:rsidRPr="00EE14FB">
              <w:rPr>
                <w:rFonts w:ascii="Calibri" w:eastAsia="Times New Roman" w:hAnsi="Calibri" w:cs="Times New Roman"/>
                <w:color w:val="000000"/>
                <w:szCs w:val="22"/>
                <w:lang w:val="en-US"/>
              </w:rPr>
              <w:t>2</w:t>
            </w:r>
          </w:p>
        </w:tc>
        <w:tc>
          <w:tcPr>
            <w:tcW w:w="1782" w:type="dxa"/>
            <w:noWrap/>
            <w:hideMark/>
          </w:tcPr>
          <w:p w14:paraId="70207C8B" w14:textId="3BFC46F6" w:rsidR="00C53D59" w:rsidRPr="00EE14FB" w:rsidRDefault="00C53D59" w:rsidP="00FD1FDD">
            <w:pPr>
              <w:spacing w:before="0" w:after="0" w:line="240" w:lineRule="auto"/>
              <w:ind w:right="0"/>
              <w:rPr>
                <w:rFonts w:ascii="Calibri" w:eastAsia="Times New Roman" w:hAnsi="Calibri" w:cs="Times New Roman"/>
                <w:color w:val="000000"/>
                <w:szCs w:val="22"/>
                <w:lang w:val="en-US"/>
              </w:rPr>
            </w:pPr>
            <w:r>
              <w:rPr>
                <w:rFonts w:ascii="Calibri" w:eastAsia="Times New Roman" w:hAnsi="Calibri" w:cs="Times New Roman"/>
                <w:color w:val="000000"/>
                <w:szCs w:val="22"/>
                <w:lang w:val="en-US"/>
              </w:rPr>
              <w:t>Moderate</w:t>
            </w:r>
          </w:p>
        </w:tc>
      </w:tr>
      <w:tr w:rsidR="00C53D59" w:rsidRPr="00EE14FB" w14:paraId="2A20CBDE" w14:textId="77777777" w:rsidTr="00FD1FDD">
        <w:trPr>
          <w:trHeight w:val="288"/>
        </w:trPr>
        <w:tc>
          <w:tcPr>
            <w:tcW w:w="738" w:type="dxa"/>
            <w:hideMark/>
          </w:tcPr>
          <w:p w14:paraId="0205E6A9" w14:textId="77777777" w:rsidR="00C53D59" w:rsidRPr="00EE14FB" w:rsidRDefault="00C53D59" w:rsidP="00FD1FDD">
            <w:pPr>
              <w:spacing w:before="0" w:after="0" w:line="240" w:lineRule="auto"/>
              <w:ind w:right="0"/>
              <w:jc w:val="right"/>
              <w:rPr>
                <w:rFonts w:ascii="Calibri" w:eastAsia="Times New Roman" w:hAnsi="Calibri" w:cs="Times New Roman"/>
                <w:color w:val="000000"/>
                <w:szCs w:val="22"/>
                <w:lang w:val="en-US"/>
              </w:rPr>
            </w:pPr>
            <w:r w:rsidRPr="00EE14FB">
              <w:rPr>
                <w:rFonts w:ascii="Calibri" w:eastAsia="Times New Roman" w:hAnsi="Calibri" w:cs="Times New Roman"/>
                <w:color w:val="000000"/>
                <w:szCs w:val="22"/>
                <w:lang w:val="en-US"/>
              </w:rPr>
              <w:t>3</w:t>
            </w:r>
          </w:p>
        </w:tc>
        <w:tc>
          <w:tcPr>
            <w:tcW w:w="1782" w:type="dxa"/>
            <w:noWrap/>
            <w:hideMark/>
          </w:tcPr>
          <w:p w14:paraId="376EA0EF" w14:textId="0577DF56" w:rsidR="00C53D59" w:rsidRPr="00EE14FB" w:rsidRDefault="00C53D59" w:rsidP="00FD1FDD">
            <w:pPr>
              <w:spacing w:before="0" w:after="0" w:line="240" w:lineRule="auto"/>
              <w:ind w:right="0"/>
              <w:rPr>
                <w:rFonts w:ascii="Calibri" w:eastAsia="Times New Roman" w:hAnsi="Calibri" w:cs="Times New Roman"/>
                <w:color w:val="000000"/>
                <w:szCs w:val="22"/>
                <w:lang w:val="en-US"/>
              </w:rPr>
            </w:pPr>
            <w:r>
              <w:rPr>
                <w:rFonts w:ascii="Calibri" w:eastAsia="Times New Roman" w:hAnsi="Calibri" w:cs="Times New Roman"/>
                <w:color w:val="000000"/>
                <w:szCs w:val="22"/>
                <w:lang w:val="en-US"/>
              </w:rPr>
              <w:t>Wet</w:t>
            </w:r>
          </w:p>
        </w:tc>
      </w:tr>
    </w:tbl>
    <w:p w14:paraId="780D85DC" w14:textId="77777777" w:rsidR="00C53D59" w:rsidRPr="00AA2A05" w:rsidRDefault="00C53D59" w:rsidP="00AA2A05">
      <w:pPr>
        <w:rPr>
          <w:lang w:val="en-US"/>
        </w:rPr>
      </w:pPr>
    </w:p>
    <w:p w14:paraId="741D56EA" w14:textId="06189407" w:rsidR="00B11DEE" w:rsidRPr="00413282" w:rsidRDefault="004D1516">
      <w:pPr>
        <w:pStyle w:val="Heading2"/>
        <w:rPr>
          <w:lang w:val="en-US"/>
        </w:rPr>
      </w:pPr>
      <w:bookmarkStart w:id="134" w:name="_Ref62051551"/>
      <w:bookmarkStart w:id="135" w:name="_Toc62220788"/>
      <w:r>
        <w:rPr>
          <w:lang w:val="en-US"/>
        </w:rPr>
        <w:t>Unpermitted</w:t>
      </w:r>
      <w:r w:rsidR="00C9312A" w:rsidRPr="00413282">
        <w:rPr>
          <w:lang w:val="en-US"/>
        </w:rPr>
        <w:t xml:space="preserve"> priority</w:t>
      </w:r>
      <w:bookmarkEnd w:id="113"/>
      <w:bookmarkEnd w:id="114"/>
      <w:bookmarkEnd w:id="115"/>
      <w:bookmarkEnd w:id="134"/>
      <w:bookmarkEnd w:id="135"/>
    </w:p>
    <w:p w14:paraId="2D052282" w14:textId="1C535308" w:rsidR="005A2F9F" w:rsidRDefault="00B11DEE" w:rsidP="005A2F9F">
      <w:pPr>
        <w:rPr>
          <w:lang w:val="en-US"/>
        </w:rPr>
      </w:pPr>
      <w:r w:rsidRPr="004D1516">
        <w:rPr>
          <w:i/>
          <w:iCs/>
          <w:lang w:val="en-US"/>
        </w:rPr>
        <w:t>The Key\</w:t>
      </w:r>
      <w:r w:rsidR="004D1516" w:rsidRPr="004D1516">
        <w:rPr>
          <w:i/>
          <w:iCs/>
          <w:lang w:val="en-US"/>
        </w:rPr>
        <w:t xml:space="preserve">Priorities\Unpermitted </w:t>
      </w:r>
      <w:r w:rsidRPr="004D1516">
        <w:rPr>
          <w:i/>
          <w:iCs/>
          <w:lang w:val="en-US"/>
        </w:rPr>
        <w:t>Priority</w:t>
      </w:r>
      <w:r w:rsidRPr="00413282">
        <w:rPr>
          <w:lang w:val="en-US"/>
        </w:rPr>
        <w:t xml:space="preserve"> expression determines the priority</w:t>
      </w:r>
      <w:r w:rsidR="004D1516">
        <w:rPr>
          <w:lang w:val="en-US"/>
        </w:rPr>
        <w:t xml:space="preserve"> </w:t>
      </w:r>
      <w:r w:rsidRPr="00413282">
        <w:rPr>
          <w:lang w:val="en-US"/>
        </w:rPr>
        <w:t xml:space="preserve">of reservoirs and demand priority of </w:t>
      </w:r>
      <w:r w:rsidR="00135D7A">
        <w:rPr>
          <w:lang w:val="en-US"/>
        </w:rPr>
        <w:t>AU</w:t>
      </w:r>
      <w:r w:rsidRPr="00413282">
        <w:rPr>
          <w:lang w:val="en-US"/>
        </w:rPr>
        <w:t xml:space="preserve"> demand nodes </w:t>
      </w:r>
      <w:r w:rsidR="004D1516">
        <w:rPr>
          <w:lang w:val="en-US"/>
        </w:rPr>
        <w:t>for cannabis imagery and illegal domestic sites</w:t>
      </w:r>
      <w:r w:rsidRPr="00413282">
        <w:rPr>
          <w:lang w:val="en-US"/>
        </w:rPr>
        <w:t xml:space="preserve">. The expression is in the form of YYYY and will set the priority of </w:t>
      </w:r>
      <w:r w:rsidR="004D1516">
        <w:rPr>
          <w:lang w:val="en-US"/>
        </w:rPr>
        <w:t xml:space="preserve">cannabis imagery and illegal domestic </w:t>
      </w:r>
      <w:r w:rsidR="005A2F9F">
        <w:rPr>
          <w:lang w:val="en-US"/>
        </w:rPr>
        <w:t>sites</w:t>
      </w:r>
      <w:r w:rsidRPr="00413282">
        <w:rPr>
          <w:lang w:val="en-US"/>
        </w:rPr>
        <w:t xml:space="preserve"> to be equivalent to that of eWRIMS applications with a priority date of that year.</w:t>
      </w:r>
      <w:r w:rsidR="005A2F9F" w:rsidRPr="005A2F9F">
        <w:rPr>
          <w:lang w:val="en-US"/>
        </w:rPr>
        <w:t xml:space="preserve"> </w:t>
      </w:r>
      <w:r w:rsidR="005A2F9F" w:rsidRPr="00104DBB">
        <w:rPr>
          <w:lang w:val="en-US"/>
        </w:rPr>
        <w:t xml:space="preserve">The </w:t>
      </w:r>
      <w:r w:rsidR="005A6FE5">
        <w:rPr>
          <w:lang w:val="en-US"/>
        </w:rPr>
        <w:t>unpermitted priority</w:t>
      </w:r>
      <w:r w:rsidR="005A2F9F" w:rsidRPr="00104DBB">
        <w:rPr>
          <w:lang w:val="en-US"/>
        </w:rPr>
        <w:t xml:space="preserve"> value used in each sensitivity scenario is shown below in</w:t>
      </w:r>
      <w:r w:rsidR="005A2F9F">
        <w:rPr>
          <w:lang w:val="en-US"/>
        </w:rPr>
        <w:t xml:space="preserve"> </w:t>
      </w:r>
      <w:r w:rsidR="005A2F9F">
        <w:rPr>
          <w:lang w:val="en-US"/>
        </w:rPr>
        <w:fldChar w:fldCharType="begin"/>
      </w:r>
      <w:r w:rsidR="005A2F9F">
        <w:rPr>
          <w:lang w:val="en-US"/>
        </w:rPr>
        <w:instrText xml:space="preserve"> REF _Ref62053884 \h </w:instrText>
      </w:r>
      <w:r w:rsidR="005A2F9F">
        <w:rPr>
          <w:lang w:val="en-US"/>
        </w:rPr>
      </w:r>
      <w:r w:rsidR="005A2F9F">
        <w:rPr>
          <w:lang w:val="en-US"/>
        </w:rPr>
        <w:fldChar w:fldCharType="separate"/>
      </w:r>
      <w:r w:rsidR="0067763F">
        <w:t xml:space="preserve">Table </w:t>
      </w:r>
      <w:r w:rsidR="0067763F">
        <w:rPr>
          <w:noProof/>
        </w:rPr>
        <w:t>5</w:t>
      </w:r>
      <w:r w:rsidR="0067763F">
        <w:t>.</w:t>
      </w:r>
      <w:r w:rsidR="0067763F">
        <w:rPr>
          <w:noProof/>
        </w:rPr>
        <w:t>9</w:t>
      </w:r>
      <w:r w:rsidR="005A2F9F">
        <w:rPr>
          <w:lang w:val="en-US"/>
        </w:rPr>
        <w:fldChar w:fldCharType="end"/>
      </w:r>
      <w:r w:rsidR="005A2F9F">
        <w:rPr>
          <w:lang w:val="en-US"/>
        </w:rPr>
        <w:t>.</w:t>
      </w:r>
    </w:p>
    <w:p w14:paraId="390991D8" w14:textId="6485CD51" w:rsidR="005A2F9F" w:rsidRDefault="005A2F9F" w:rsidP="005A2F9F">
      <w:pPr>
        <w:pStyle w:val="TableFigureTitle"/>
      </w:pPr>
      <w:bookmarkStart w:id="136" w:name="_Ref62053884"/>
      <w:r>
        <w:t xml:space="preserve">Table </w:t>
      </w:r>
      <w:fldSimple w:instr=" STYLEREF 1 \s ">
        <w:r w:rsidR="006E011C">
          <w:rPr>
            <w:noProof/>
          </w:rPr>
          <w:t>5</w:t>
        </w:r>
      </w:fldSimple>
      <w:r w:rsidR="006E011C">
        <w:t>.</w:t>
      </w:r>
      <w:fldSimple w:instr=" SEQ Table \* ARABIC \s 1 ">
        <w:r w:rsidR="006E011C">
          <w:rPr>
            <w:noProof/>
          </w:rPr>
          <w:t>9</w:t>
        </w:r>
      </w:fldSimple>
      <w:bookmarkEnd w:id="136"/>
      <w:r>
        <w:t xml:space="preserve"> Unpermitted priority values by sensitivity scenario.</w:t>
      </w:r>
    </w:p>
    <w:tbl>
      <w:tblPr>
        <w:tblStyle w:val="TableGrid"/>
        <w:tblW w:w="8370" w:type="dxa"/>
        <w:tblLook w:val="04A0" w:firstRow="1" w:lastRow="0" w:firstColumn="1" w:lastColumn="0" w:noHBand="0" w:noVBand="1"/>
      </w:tblPr>
      <w:tblGrid>
        <w:gridCol w:w="2250"/>
        <w:gridCol w:w="2070"/>
        <w:gridCol w:w="4050"/>
      </w:tblGrid>
      <w:tr w:rsidR="005A2F9F" w:rsidRPr="00052AA3" w14:paraId="0043F8AC" w14:textId="77777777" w:rsidTr="00992D7F">
        <w:trPr>
          <w:cnfStyle w:val="100000000000" w:firstRow="1" w:lastRow="0" w:firstColumn="0" w:lastColumn="0" w:oddVBand="0" w:evenVBand="0" w:oddHBand="0" w:evenHBand="0" w:firstRowFirstColumn="0" w:firstRowLastColumn="0" w:lastRowFirstColumn="0" w:lastRowLastColumn="0"/>
          <w:trHeight w:val="273"/>
        </w:trPr>
        <w:tc>
          <w:tcPr>
            <w:tcW w:w="2250" w:type="dxa"/>
            <w:noWrap/>
          </w:tcPr>
          <w:p w14:paraId="3F2CE349" w14:textId="77777777" w:rsidR="005A2F9F" w:rsidRPr="00052AA3" w:rsidRDefault="005A2F9F" w:rsidP="00992D7F">
            <w:pPr>
              <w:spacing w:after="0" w:line="240" w:lineRule="auto"/>
              <w:jc w:val="center"/>
              <w:rPr>
                <w:rFonts w:asciiTheme="majorHAnsi" w:eastAsia="Times New Roman" w:hAnsiTheme="majorHAnsi" w:cstheme="majorHAnsi"/>
                <w:b/>
                <w:bCs/>
                <w:color w:val="000000"/>
                <w:sz w:val="19"/>
                <w:szCs w:val="19"/>
              </w:rPr>
            </w:pPr>
            <w:r w:rsidRPr="00052AA3">
              <w:rPr>
                <w:rFonts w:asciiTheme="majorHAnsi" w:eastAsia="Times New Roman" w:hAnsiTheme="majorHAnsi" w:cstheme="majorHAnsi"/>
                <w:b/>
                <w:bCs/>
                <w:color w:val="000000"/>
                <w:sz w:val="19"/>
                <w:szCs w:val="19"/>
              </w:rPr>
              <w:t>Sensitivity Scenario</w:t>
            </w:r>
          </w:p>
        </w:tc>
        <w:tc>
          <w:tcPr>
            <w:tcW w:w="2070" w:type="dxa"/>
            <w:noWrap/>
          </w:tcPr>
          <w:p w14:paraId="38183CDD" w14:textId="7F23BF91" w:rsidR="005A2F9F" w:rsidRPr="00052AA3" w:rsidRDefault="005A2F9F" w:rsidP="00992D7F">
            <w:pPr>
              <w:spacing w:after="0" w:line="240" w:lineRule="auto"/>
              <w:jc w:val="center"/>
              <w:rPr>
                <w:rFonts w:asciiTheme="majorHAnsi" w:eastAsia="Times New Roman" w:hAnsiTheme="majorHAnsi" w:cstheme="majorHAnsi"/>
                <w:b/>
                <w:bCs/>
                <w:color w:val="000000"/>
                <w:sz w:val="19"/>
                <w:szCs w:val="19"/>
              </w:rPr>
            </w:pPr>
            <w:r>
              <w:rPr>
                <w:rFonts w:asciiTheme="majorHAnsi" w:eastAsia="Times New Roman" w:hAnsiTheme="majorHAnsi" w:cstheme="majorHAnsi"/>
                <w:b/>
                <w:bCs/>
                <w:color w:val="000000"/>
                <w:sz w:val="19"/>
                <w:szCs w:val="19"/>
              </w:rPr>
              <w:t>Unpermitted Priority Value</w:t>
            </w:r>
          </w:p>
        </w:tc>
        <w:tc>
          <w:tcPr>
            <w:tcW w:w="4050" w:type="dxa"/>
          </w:tcPr>
          <w:p w14:paraId="14E3BFDB" w14:textId="77777777" w:rsidR="005A2F9F" w:rsidRPr="00052AA3" w:rsidRDefault="005A2F9F" w:rsidP="00992D7F">
            <w:pPr>
              <w:spacing w:after="0" w:line="240" w:lineRule="auto"/>
              <w:jc w:val="center"/>
              <w:rPr>
                <w:rFonts w:asciiTheme="majorHAnsi" w:eastAsia="Times New Roman" w:hAnsiTheme="majorHAnsi" w:cstheme="majorHAnsi"/>
                <w:b/>
                <w:bCs/>
                <w:color w:val="000000"/>
                <w:sz w:val="19"/>
                <w:szCs w:val="19"/>
              </w:rPr>
            </w:pPr>
            <w:r>
              <w:rPr>
                <w:rFonts w:asciiTheme="majorHAnsi" w:eastAsia="Times New Roman" w:hAnsiTheme="majorHAnsi" w:cstheme="majorHAnsi"/>
                <w:b/>
                <w:bCs/>
                <w:color w:val="000000"/>
                <w:sz w:val="19"/>
                <w:szCs w:val="19"/>
              </w:rPr>
              <w:t>Description</w:t>
            </w:r>
          </w:p>
        </w:tc>
      </w:tr>
      <w:tr w:rsidR="005A2F9F" w:rsidRPr="00262EF7" w14:paraId="49630822" w14:textId="77777777" w:rsidTr="00992D7F">
        <w:trPr>
          <w:trHeight w:val="273"/>
        </w:trPr>
        <w:tc>
          <w:tcPr>
            <w:tcW w:w="2250" w:type="dxa"/>
            <w:noWrap/>
            <w:hideMark/>
          </w:tcPr>
          <w:p w14:paraId="4AA7963B" w14:textId="77777777" w:rsidR="005A2F9F" w:rsidRPr="00262EF7" w:rsidRDefault="005A2F9F" w:rsidP="00992D7F">
            <w:pPr>
              <w:spacing w:after="0" w:line="240" w:lineRule="auto"/>
              <w:rPr>
                <w:rFonts w:asciiTheme="majorHAnsi" w:eastAsia="Times New Roman" w:hAnsiTheme="majorHAnsi" w:cstheme="majorHAnsi"/>
                <w:color w:val="000000"/>
                <w:sz w:val="19"/>
                <w:szCs w:val="19"/>
              </w:rPr>
            </w:pPr>
            <w:r w:rsidRPr="00262EF7">
              <w:rPr>
                <w:rFonts w:asciiTheme="majorHAnsi" w:eastAsia="Times New Roman" w:hAnsiTheme="majorHAnsi" w:cstheme="majorHAnsi"/>
                <w:color w:val="000000"/>
                <w:sz w:val="19"/>
                <w:szCs w:val="19"/>
              </w:rPr>
              <w:t>1. Baseline/Reference</w:t>
            </w:r>
          </w:p>
        </w:tc>
        <w:tc>
          <w:tcPr>
            <w:tcW w:w="2070" w:type="dxa"/>
            <w:noWrap/>
            <w:hideMark/>
          </w:tcPr>
          <w:p w14:paraId="1A3B34AC" w14:textId="3E2B697D" w:rsidR="005A2F9F" w:rsidRPr="00680191" w:rsidRDefault="005A2F9F" w:rsidP="00992D7F">
            <w:pPr>
              <w:spacing w:after="0" w:line="240" w:lineRule="auto"/>
              <w:jc w:val="center"/>
              <w:rPr>
                <w:rFonts w:asciiTheme="majorHAnsi" w:eastAsia="Times New Roman" w:hAnsiTheme="majorHAnsi" w:cstheme="majorHAnsi"/>
                <w:color w:val="auto"/>
                <w:sz w:val="19"/>
                <w:szCs w:val="19"/>
              </w:rPr>
            </w:pPr>
            <w:r>
              <w:rPr>
                <w:rFonts w:asciiTheme="majorHAnsi" w:eastAsia="Times New Roman" w:hAnsiTheme="majorHAnsi" w:cstheme="majorHAnsi"/>
                <w:color w:val="auto"/>
                <w:sz w:val="19"/>
                <w:szCs w:val="19"/>
              </w:rPr>
              <w:t>1</w:t>
            </w:r>
          </w:p>
        </w:tc>
        <w:tc>
          <w:tcPr>
            <w:tcW w:w="4050" w:type="dxa"/>
          </w:tcPr>
          <w:p w14:paraId="6C60672D" w14:textId="34F68F92" w:rsidR="005A2F9F" w:rsidRPr="00680191" w:rsidRDefault="005A2F9F" w:rsidP="00992D7F">
            <w:pPr>
              <w:spacing w:after="0" w:line="240" w:lineRule="auto"/>
              <w:rPr>
                <w:rFonts w:asciiTheme="majorHAnsi" w:eastAsia="Times New Roman" w:hAnsiTheme="majorHAnsi" w:cstheme="majorHAnsi"/>
                <w:color w:val="000000"/>
                <w:sz w:val="19"/>
                <w:szCs w:val="19"/>
              </w:rPr>
            </w:pPr>
            <w:r>
              <w:rPr>
                <w:rFonts w:asciiTheme="majorHAnsi" w:eastAsia="Times New Roman" w:hAnsiTheme="majorHAnsi" w:cstheme="majorHAnsi"/>
                <w:color w:val="000000"/>
                <w:sz w:val="19"/>
                <w:szCs w:val="19"/>
              </w:rPr>
              <w:t xml:space="preserve">Cannabis imagery and illegal domestic demands receive water allocation first and are senior to IFTs and eWRIMS demands. </w:t>
            </w:r>
          </w:p>
        </w:tc>
      </w:tr>
      <w:tr w:rsidR="005A2F9F" w:rsidRPr="00262EF7" w14:paraId="17360F72" w14:textId="77777777" w:rsidTr="00992D7F">
        <w:trPr>
          <w:trHeight w:val="273"/>
        </w:trPr>
        <w:tc>
          <w:tcPr>
            <w:tcW w:w="2250" w:type="dxa"/>
            <w:noWrap/>
            <w:hideMark/>
          </w:tcPr>
          <w:p w14:paraId="773BD1A5" w14:textId="34B772D7" w:rsidR="005A2F9F" w:rsidRPr="00262EF7" w:rsidRDefault="005A2F9F" w:rsidP="00992D7F">
            <w:pPr>
              <w:spacing w:after="0" w:line="240" w:lineRule="auto"/>
              <w:rPr>
                <w:rFonts w:asciiTheme="majorHAnsi" w:eastAsia="Times New Roman" w:hAnsiTheme="majorHAnsi" w:cstheme="majorHAnsi"/>
                <w:color w:val="000000"/>
                <w:sz w:val="19"/>
                <w:szCs w:val="19"/>
              </w:rPr>
            </w:pPr>
            <w:r>
              <w:rPr>
                <w:rFonts w:asciiTheme="majorHAnsi" w:eastAsia="Times New Roman" w:hAnsiTheme="majorHAnsi" w:cstheme="majorHAnsi"/>
                <w:color w:val="000000"/>
                <w:sz w:val="19"/>
                <w:szCs w:val="19"/>
              </w:rPr>
              <w:t>8. Unpermitted Junior Priority</w:t>
            </w:r>
          </w:p>
        </w:tc>
        <w:tc>
          <w:tcPr>
            <w:tcW w:w="2070" w:type="dxa"/>
            <w:noWrap/>
            <w:hideMark/>
          </w:tcPr>
          <w:p w14:paraId="4CE6AA37" w14:textId="77777777" w:rsidR="005A2F9F" w:rsidRPr="00680191" w:rsidRDefault="005A2F9F" w:rsidP="00992D7F">
            <w:pPr>
              <w:spacing w:after="0" w:line="240" w:lineRule="auto"/>
              <w:jc w:val="center"/>
              <w:rPr>
                <w:rFonts w:asciiTheme="majorHAnsi" w:eastAsia="Times New Roman" w:hAnsiTheme="majorHAnsi" w:cstheme="majorHAnsi"/>
                <w:color w:val="auto"/>
                <w:sz w:val="19"/>
                <w:szCs w:val="19"/>
              </w:rPr>
            </w:pPr>
            <w:r>
              <w:rPr>
                <w:rFonts w:asciiTheme="majorHAnsi" w:eastAsia="Times New Roman" w:hAnsiTheme="majorHAnsi" w:cstheme="majorHAnsi"/>
                <w:color w:val="auto"/>
                <w:sz w:val="19"/>
                <w:szCs w:val="19"/>
              </w:rPr>
              <w:t>1</w:t>
            </w:r>
          </w:p>
        </w:tc>
        <w:tc>
          <w:tcPr>
            <w:tcW w:w="4050" w:type="dxa"/>
          </w:tcPr>
          <w:p w14:paraId="481CE2D0" w14:textId="55C1A481" w:rsidR="005A2F9F" w:rsidRPr="00262EF7" w:rsidRDefault="005A2F9F" w:rsidP="00992D7F">
            <w:pPr>
              <w:spacing w:after="0" w:line="240" w:lineRule="auto"/>
              <w:rPr>
                <w:rFonts w:asciiTheme="majorHAnsi" w:eastAsia="Times New Roman" w:hAnsiTheme="majorHAnsi" w:cstheme="majorHAnsi"/>
                <w:i/>
                <w:iCs/>
                <w:color w:val="44546A"/>
                <w:sz w:val="19"/>
                <w:szCs w:val="19"/>
              </w:rPr>
            </w:pPr>
            <w:r>
              <w:rPr>
                <w:rFonts w:asciiTheme="majorHAnsi" w:eastAsia="Times New Roman" w:hAnsiTheme="majorHAnsi" w:cstheme="majorHAnsi"/>
                <w:color w:val="000000"/>
                <w:sz w:val="19"/>
                <w:szCs w:val="19"/>
              </w:rPr>
              <w:t>Cannabis imagery and illegal domestic demands receive water allocation last and are junior to IFTs and eWRIMS demands.</w:t>
            </w:r>
          </w:p>
        </w:tc>
      </w:tr>
    </w:tbl>
    <w:p w14:paraId="6FA2A282" w14:textId="74070B60" w:rsidR="004D1516" w:rsidRPr="00413282" w:rsidRDefault="004D1516" w:rsidP="004D1516">
      <w:pPr>
        <w:pStyle w:val="Heading2"/>
        <w:rPr>
          <w:lang w:val="en-US"/>
        </w:rPr>
      </w:pPr>
      <w:bookmarkStart w:id="137" w:name="_Toc62220789"/>
      <w:r>
        <w:rPr>
          <w:lang w:val="en-US"/>
        </w:rPr>
        <w:t>Flow req</w:t>
      </w:r>
      <w:r w:rsidR="00EC1E47">
        <w:rPr>
          <w:lang w:val="en-US"/>
        </w:rPr>
        <w:t>uirement</w:t>
      </w:r>
      <w:r>
        <w:rPr>
          <w:lang w:val="en-US"/>
        </w:rPr>
        <w:t xml:space="preserve"> priority</w:t>
      </w:r>
      <w:bookmarkEnd w:id="137"/>
    </w:p>
    <w:p w14:paraId="0EF888BE" w14:textId="32D54CD5" w:rsidR="004D1516" w:rsidRDefault="00EC1E47" w:rsidP="00B11DEE">
      <w:pPr>
        <w:rPr>
          <w:lang w:val="en-US"/>
        </w:rPr>
      </w:pPr>
      <w:r w:rsidRPr="004D1516">
        <w:rPr>
          <w:i/>
          <w:iCs/>
          <w:lang w:val="en-US"/>
        </w:rPr>
        <w:t>The Key\Priorities\</w:t>
      </w:r>
      <w:r>
        <w:rPr>
          <w:i/>
          <w:iCs/>
          <w:lang w:val="en-US"/>
        </w:rPr>
        <w:t>Flow Req</w:t>
      </w:r>
      <w:r w:rsidRPr="004D1516">
        <w:rPr>
          <w:i/>
          <w:iCs/>
          <w:lang w:val="en-US"/>
        </w:rPr>
        <w:t xml:space="preserve"> Priority</w:t>
      </w:r>
      <w:r w:rsidRPr="00413282">
        <w:rPr>
          <w:lang w:val="en-US"/>
        </w:rPr>
        <w:t xml:space="preserve"> expression determines the priority</w:t>
      </w:r>
      <w:r>
        <w:rPr>
          <w:lang w:val="en-US"/>
        </w:rPr>
        <w:t xml:space="preserve"> </w:t>
      </w:r>
      <w:r w:rsidRPr="00413282">
        <w:rPr>
          <w:lang w:val="en-US"/>
        </w:rPr>
        <w:t xml:space="preserve">of </w:t>
      </w:r>
      <w:r>
        <w:rPr>
          <w:lang w:val="en-US"/>
        </w:rPr>
        <w:t xml:space="preserve">the minimum flow requirement objects. </w:t>
      </w:r>
      <w:r w:rsidRPr="00413282">
        <w:rPr>
          <w:lang w:val="en-US"/>
        </w:rPr>
        <w:t xml:space="preserve">The expression is in the form of YYYY and will set the priority of </w:t>
      </w:r>
      <w:r>
        <w:rPr>
          <w:lang w:val="en-US"/>
        </w:rPr>
        <w:t xml:space="preserve">cannabis imagery and illegal domestic </w:t>
      </w:r>
      <w:r w:rsidRPr="00413282">
        <w:rPr>
          <w:lang w:val="en-US"/>
        </w:rPr>
        <w:t>areas to be equivalent to that of eWRIMS applications with a priority date of that year.</w:t>
      </w:r>
      <w:r>
        <w:rPr>
          <w:lang w:val="en-US"/>
        </w:rPr>
        <w:t xml:space="preserve"> The baseline value is 2 and does not change under sensitivity scenarios.</w:t>
      </w:r>
    </w:p>
    <w:p w14:paraId="19712518" w14:textId="7E9362C3" w:rsidR="00B11DEE" w:rsidRPr="00413282" w:rsidRDefault="00C9312A" w:rsidP="000D39CB">
      <w:pPr>
        <w:pStyle w:val="Heading2"/>
        <w:rPr>
          <w:lang w:val="en-US"/>
        </w:rPr>
      </w:pPr>
      <w:bookmarkStart w:id="138" w:name="_Ref14872548"/>
      <w:bookmarkStart w:id="139" w:name="_Ref14873242"/>
      <w:bookmarkStart w:id="140" w:name="_Toc62220790"/>
      <w:r w:rsidRPr="00413282">
        <w:rPr>
          <w:lang w:val="en-US"/>
        </w:rPr>
        <w:t>Priority date trigger</w:t>
      </w:r>
      <w:bookmarkEnd w:id="138"/>
      <w:bookmarkEnd w:id="139"/>
      <w:bookmarkEnd w:id="140"/>
    </w:p>
    <w:p w14:paraId="24A8D626" w14:textId="774B2830" w:rsidR="00B11DEE" w:rsidRPr="00413282" w:rsidRDefault="00B11DEE" w:rsidP="00B11DEE">
      <w:pPr>
        <w:rPr>
          <w:lang w:val="en-US"/>
        </w:rPr>
      </w:pPr>
      <w:r w:rsidRPr="00413282">
        <w:rPr>
          <w:lang w:val="en-US"/>
        </w:rPr>
        <w:t xml:space="preserve">The </w:t>
      </w:r>
      <w:r w:rsidRPr="00EC1E47">
        <w:rPr>
          <w:i/>
          <w:iCs/>
          <w:lang w:val="en-US"/>
        </w:rPr>
        <w:t>Key\</w:t>
      </w:r>
      <w:r w:rsidR="00EC1E47" w:rsidRPr="00EC1E47">
        <w:rPr>
          <w:i/>
          <w:iCs/>
          <w:lang w:val="en-US"/>
        </w:rPr>
        <w:t>Priorities\</w:t>
      </w:r>
      <w:r w:rsidRPr="00EC1E47">
        <w:rPr>
          <w:i/>
          <w:iCs/>
          <w:lang w:val="en-US"/>
        </w:rPr>
        <w:t>Priority Date Trigger</w:t>
      </w:r>
      <w:r w:rsidRPr="00413282">
        <w:rPr>
          <w:lang w:val="en-US"/>
        </w:rPr>
        <w:t xml:space="preserve"> expression changes the </w:t>
      </w:r>
      <w:r w:rsidR="00C46D8D" w:rsidRPr="00413282">
        <w:rPr>
          <w:lang w:val="en-US"/>
        </w:rPr>
        <w:t xml:space="preserve">resolution </w:t>
      </w:r>
      <w:r w:rsidRPr="00413282">
        <w:rPr>
          <w:lang w:val="en-US"/>
        </w:rPr>
        <w:t xml:space="preserve">of the priority date that </w:t>
      </w:r>
      <w:r w:rsidR="00C46D8D" w:rsidRPr="00413282">
        <w:rPr>
          <w:lang w:val="en-US"/>
        </w:rPr>
        <w:t xml:space="preserve">is </w:t>
      </w:r>
      <w:r w:rsidRPr="00413282">
        <w:rPr>
          <w:lang w:val="en-US"/>
        </w:rPr>
        <w:t xml:space="preserve">used to determine the priority of reservoirs and demand priority of </w:t>
      </w:r>
      <w:r w:rsidR="00135D7A">
        <w:rPr>
          <w:lang w:val="en-US"/>
        </w:rPr>
        <w:t>AU</w:t>
      </w:r>
      <w:r w:rsidRPr="00413282">
        <w:rPr>
          <w:lang w:val="en-US"/>
        </w:rPr>
        <w:t xml:space="preserve"> demand nodes for eWRIMS applications. The coarser trigger values (such as 100</w:t>
      </w:r>
      <w:r w:rsidR="00D32BFD" w:rsidRPr="00413282">
        <w:rPr>
          <w:lang w:val="en-US"/>
        </w:rPr>
        <w:t> </w:t>
      </w:r>
      <w:r w:rsidRPr="00413282">
        <w:rPr>
          <w:lang w:val="en-US"/>
        </w:rPr>
        <w:t>000 for decade) have faster run time</w:t>
      </w:r>
      <w:r w:rsidR="00C46D8D" w:rsidRPr="00413282">
        <w:rPr>
          <w:lang w:val="en-US"/>
        </w:rPr>
        <w:t xml:space="preserve">; </w:t>
      </w:r>
      <w:r w:rsidRPr="00413282">
        <w:rPr>
          <w:lang w:val="en-US"/>
        </w:rPr>
        <w:t>the finer trigger values (such as 1 for day) are more precise.</w:t>
      </w:r>
      <w:r w:rsidR="00C46D8D" w:rsidRPr="00413282">
        <w:rPr>
          <w:lang w:val="en-US"/>
        </w:rPr>
        <w:t xml:space="preserve"> An example of</w:t>
      </w:r>
      <w:r w:rsidRPr="00413282">
        <w:rPr>
          <w:lang w:val="en-US"/>
        </w:rPr>
        <w:t xml:space="preserve"> priority under different values of </w:t>
      </w:r>
      <w:r w:rsidR="00EC1E47">
        <w:rPr>
          <w:lang w:val="en-US"/>
        </w:rPr>
        <w:t>priority date trigger</w:t>
      </w:r>
      <w:r w:rsidRPr="00413282">
        <w:rPr>
          <w:lang w:val="en-US"/>
        </w:rPr>
        <w:t xml:space="preserve"> </w:t>
      </w:r>
      <w:r w:rsidR="00C46D8D" w:rsidRPr="00413282">
        <w:rPr>
          <w:lang w:val="en-US"/>
        </w:rPr>
        <w:t xml:space="preserve">is shown in </w:t>
      </w:r>
      <w:r w:rsidR="00C46D8D" w:rsidRPr="00413282">
        <w:rPr>
          <w:lang w:val="en-US"/>
        </w:rPr>
        <w:fldChar w:fldCharType="begin"/>
      </w:r>
      <w:r w:rsidR="00C46D8D" w:rsidRPr="00413282">
        <w:rPr>
          <w:lang w:val="en-US"/>
        </w:rPr>
        <w:instrText xml:space="preserve"> REF _Ref14874060 \h </w:instrText>
      </w:r>
      <w:r w:rsidR="00C46D8D" w:rsidRPr="00413282">
        <w:rPr>
          <w:lang w:val="en-US"/>
        </w:rPr>
      </w:r>
      <w:r w:rsidR="00C46D8D" w:rsidRPr="00413282">
        <w:rPr>
          <w:lang w:val="en-US"/>
        </w:rPr>
        <w:fldChar w:fldCharType="separate"/>
      </w:r>
      <w:r w:rsidR="0067763F" w:rsidRPr="00413282">
        <w:rPr>
          <w:lang w:val="en-US"/>
        </w:rPr>
        <w:t xml:space="preserve">Table </w:t>
      </w:r>
      <w:r w:rsidR="0067763F">
        <w:rPr>
          <w:noProof/>
          <w:lang w:val="en-US"/>
        </w:rPr>
        <w:t>5</w:t>
      </w:r>
      <w:r w:rsidR="0067763F">
        <w:rPr>
          <w:lang w:val="en-US"/>
        </w:rPr>
        <w:t>.</w:t>
      </w:r>
      <w:r w:rsidR="0067763F">
        <w:rPr>
          <w:noProof/>
          <w:lang w:val="en-US"/>
        </w:rPr>
        <w:t>10</w:t>
      </w:r>
      <w:r w:rsidR="00C46D8D" w:rsidRPr="00413282">
        <w:rPr>
          <w:lang w:val="en-US"/>
        </w:rPr>
        <w:fldChar w:fldCharType="end"/>
      </w:r>
      <w:r w:rsidR="00C46D8D" w:rsidRPr="00413282">
        <w:rPr>
          <w:lang w:val="en-US"/>
        </w:rPr>
        <w:t>.</w:t>
      </w:r>
      <w:r w:rsidR="00EC1E47">
        <w:rPr>
          <w:lang w:val="en-US"/>
        </w:rPr>
        <w:t xml:space="preserve"> As of Jan 2021, SEWAM uses a value of 10,000, corresponding to a yearly resolution.</w:t>
      </w:r>
    </w:p>
    <w:p w14:paraId="226008B6" w14:textId="05101BD1" w:rsidR="00C46D8D" w:rsidRPr="00413282" w:rsidRDefault="00C46D8D" w:rsidP="0082676F">
      <w:pPr>
        <w:pStyle w:val="StyleTableFigureTitleAfter0pt"/>
        <w:rPr>
          <w:lang w:val="en-US"/>
        </w:rPr>
      </w:pPr>
      <w:bookmarkStart w:id="141" w:name="_Ref14874060"/>
      <w:r w:rsidRPr="00413282">
        <w:rPr>
          <w:lang w:val="en-US"/>
        </w:rPr>
        <w:t xml:space="preserve">Table </w:t>
      </w:r>
      <w:r w:rsidR="006E011C">
        <w:rPr>
          <w:lang w:val="en-US"/>
        </w:rPr>
        <w:fldChar w:fldCharType="begin"/>
      </w:r>
      <w:r w:rsidR="006E011C">
        <w:rPr>
          <w:lang w:val="en-US"/>
        </w:rPr>
        <w:instrText xml:space="preserve"> STYLEREF 1 \s </w:instrText>
      </w:r>
      <w:r w:rsidR="006E011C">
        <w:rPr>
          <w:lang w:val="en-US"/>
        </w:rPr>
        <w:fldChar w:fldCharType="separate"/>
      </w:r>
      <w:r w:rsidR="006E011C">
        <w:rPr>
          <w:noProof/>
          <w:lang w:val="en-US"/>
        </w:rPr>
        <w:t>5</w:t>
      </w:r>
      <w:r w:rsidR="006E011C">
        <w:rPr>
          <w:lang w:val="en-US"/>
        </w:rPr>
        <w:fldChar w:fldCharType="end"/>
      </w:r>
      <w:r w:rsidR="006E011C">
        <w:rPr>
          <w:lang w:val="en-US"/>
        </w:rPr>
        <w:t>.</w:t>
      </w:r>
      <w:r w:rsidR="006E011C">
        <w:rPr>
          <w:lang w:val="en-US"/>
        </w:rPr>
        <w:fldChar w:fldCharType="begin"/>
      </w:r>
      <w:r w:rsidR="006E011C">
        <w:rPr>
          <w:lang w:val="en-US"/>
        </w:rPr>
        <w:instrText xml:space="preserve"> SEQ Table \* ARABIC \s 1 </w:instrText>
      </w:r>
      <w:r w:rsidR="006E011C">
        <w:rPr>
          <w:lang w:val="en-US"/>
        </w:rPr>
        <w:fldChar w:fldCharType="separate"/>
      </w:r>
      <w:r w:rsidR="006E011C">
        <w:rPr>
          <w:noProof/>
          <w:lang w:val="en-US"/>
        </w:rPr>
        <w:t>10</w:t>
      </w:r>
      <w:r w:rsidR="006E011C">
        <w:rPr>
          <w:lang w:val="en-US"/>
        </w:rPr>
        <w:fldChar w:fldCharType="end"/>
      </w:r>
      <w:bookmarkEnd w:id="141"/>
      <w:r w:rsidRPr="00413282">
        <w:rPr>
          <w:lang w:val="en-US"/>
        </w:rPr>
        <w:t xml:space="preserve"> Priority date trigger values and corresponding demand priorities for 25 January 1914.</w:t>
      </w:r>
    </w:p>
    <w:tbl>
      <w:tblPr>
        <w:tblStyle w:val="TableGrid"/>
        <w:tblW w:w="0" w:type="auto"/>
        <w:tblLook w:val="04A0" w:firstRow="1" w:lastRow="0" w:firstColumn="1" w:lastColumn="0" w:noHBand="0" w:noVBand="1"/>
      </w:tblPr>
      <w:tblGrid>
        <w:gridCol w:w="1484"/>
        <w:gridCol w:w="1279"/>
        <w:gridCol w:w="1330"/>
      </w:tblGrid>
      <w:tr w:rsidR="00C46D8D" w:rsidRPr="00413282" w14:paraId="7FA4F84C" w14:textId="4C14C42E" w:rsidTr="0082676F">
        <w:trPr>
          <w:cnfStyle w:val="100000000000" w:firstRow="1" w:lastRow="0" w:firstColumn="0" w:lastColumn="0" w:oddVBand="0" w:evenVBand="0" w:oddHBand="0" w:evenHBand="0" w:firstRowFirstColumn="0" w:firstRowLastColumn="0" w:lastRowFirstColumn="0" w:lastRowLastColumn="0"/>
        </w:trPr>
        <w:tc>
          <w:tcPr>
            <w:tcW w:w="1484" w:type="dxa"/>
          </w:tcPr>
          <w:p w14:paraId="20C34E71" w14:textId="791BE177" w:rsidR="00C46D8D" w:rsidRPr="00413282" w:rsidRDefault="00C46D8D" w:rsidP="0082676F">
            <w:pPr>
              <w:pStyle w:val="StyleRight0"/>
              <w:rPr>
                <w:lang w:val="en-US"/>
              </w:rPr>
            </w:pPr>
            <w:r w:rsidRPr="00413282">
              <w:rPr>
                <w:lang w:val="en-US"/>
              </w:rPr>
              <w:t>Trigger value</w:t>
            </w:r>
          </w:p>
        </w:tc>
        <w:tc>
          <w:tcPr>
            <w:tcW w:w="1279" w:type="dxa"/>
          </w:tcPr>
          <w:p w14:paraId="0ABB3E9D" w14:textId="78BE2646" w:rsidR="00C46D8D" w:rsidRPr="00413282" w:rsidRDefault="00C46D8D" w:rsidP="0082676F">
            <w:pPr>
              <w:pStyle w:val="StyleRight0"/>
              <w:rPr>
                <w:lang w:val="en-US"/>
              </w:rPr>
            </w:pPr>
            <w:r w:rsidRPr="00413282">
              <w:rPr>
                <w:lang w:val="en-US"/>
              </w:rPr>
              <w:t>Resolution</w:t>
            </w:r>
          </w:p>
        </w:tc>
        <w:tc>
          <w:tcPr>
            <w:tcW w:w="1330" w:type="dxa"/>
          </w:tcPr>
          <w:p w14:paraId="53B6E630" w14:textId="7478EDFF" w:rsidR="00C46D8D" w:rsidRPr="00413282" w:rsidRDefault="00C46D8D" w:rsidP="0082676F">
            <w:pPr>
              <w:pStyle w:val="StyleRight0"/>
              <w:rPr>
                <w:lang w:val="en-US"/>
              </w:rPr>
            </w:pPr>
            <w:r w:rsidRPr="00413282">
              <w:rPr>
                <w:lang w:val="en-US"/>
              </w:rPr>
              <w:t>Priority</w:t>
            </w:r>
          </w:p>
        </w:tc>
      </w:tr>
      <w:tr w:rsidR="00C46D8D" w:rsidRPr="00413282" w14:paraId="211393A4" w14:textId="2AA9923C" w:rsidTr="0082676F">
        <w:tc>
          <w:tcPr>
            <w:tcW w:w="1484" w:type="dxa"/>
          </w:tcPr>
          <w:p w14:paraId="7EC9DC41" w14:textId="72F13AF2" w:rsidR="00C46D8D" w:rsidRPr="00413282" w:rsidRDefault="00C46D8D" w:rsidP="0082676F">
            <w:pPr>
              <w:pStyle w:val="StyleRight0"/>
              <w:ind w:right="300"/>
              <w:jc w:val="right"/>
              <w:rPr>
                <w:lang w:val="en-US"/>
              </w:rPr>
            </w:pPr>
            <w:r w:rsidRPr="00413282">
              <w:rPr>
                <w:lang w:val="en-US"/>
              </w:rPr>
              <w:t>1</w:t>
            </w:r>
          </w:p>
        </w:tc>
        <w:tc>
          <w:tcPr>
            <w:tcW w:w="1279" w:type="dxa"/>
          </w:tcPr>
          <w:p w14:paraId="4178ECBD" w14:textId="3F53AE10" w:rsidR="00C46D8D" w:rsidRPr="00413282" w:rsidRDefault="00C46D8D" w:rsidP="0082676F">
            <w:pPr>
              <w:pStyle w:val="StyleRight0"/>
              <w:rPr>
                <w:lang w:val="en-US"/>
              </w:rPr>
            </w:pPr>
            <w:r w:rsidRPr="00413282">
              <w:rPr>
                <w:lang w:val="en-US"/>
              </w:rPr>
              <w:t>Day</w:t>
            </w:r>
          </w:p>
        </w:tc>
        <w:tc>
          <w:tcPr>
            <w:tcW w:w="1330" w:type="dxa"/>
          </w:tcPr>
          <w:p w14:paraId="465BD69F" w14:textId="2301A4ED" w:rsidR="00C46D8D" w:rsidRPr="00413282" w:rsidRDefault="00C46D8D" w:rsidP="0082676F">
            <w:pPr>
              <w:pStyle w:val="StyleRight0"/>
              <w:rPr>
                <w:lang w:val="en-US"/>
              </w:rPr>
            </w:pPr>
            <w:r w:rsidRPr="00413282">
              <w:rPr>
                <w:lang w:val="en-US"/>
              </w:rPr>
              <w:t>191401250</w:t>
            </w:r>
          </w:p>
        </w:tc>
      </w:tr>
      <w:tr w:rsidR="00C46D8D" w:rsidRPr="00413282" w14:paraId="192B9F35" w14:textId="4C456EE6" w:rsidTr="0082676F">
        <w:tc>
          <w:tcPr>
            <w:tcW w:w="1484" w:type="dxa"/>
          </w:tcPr>
          <w:p w14:paraId="0713AEF5" w14:textId="09866247" w:rsidR="00C46D8D" w:rsidRPr="00413282" w:rsidRDefault="00C46D8D" w:rsidP="0082676F">
            <w:pPr>
              <w:pStyle w:val="StyleRight0"/>
              <w:ind w:right="300"/>
              <w:jc w:val="right"/>
              <w:rPr>
                <w:lang w:val="en-US"/>
              </w:rPr>
            </w:pPr>
            <w:r w:rsidRPr="00413282">
              <w:rPr>
                <w:lang w:val="en-US"/>
              </w:rPr>
              <w:t>100</w:t>
            </w:r>
          </w:p>
        </w:tc>
        <w:tc>
          <w:tcPr>
            <w:tcW w:w="1279" w:type="dxa"/>
          </w:tcPr>
          <w:p w14:paraId="58A79E36" w14:textId="1EE38536" w:rsidR="00C46D8D" w:rsidRPr="00413282" w:rsidRDefault="00C46D8D" w:rsidP="0082676F">
            <w:pPr>
              <w:pStyle w:val="StyleRight0"/>
              <w:rPr>
                <w:lang w:val="en-US"/>
              </w:rPr>
            </w:pPr>
            <w:r w:rsidRPr="00413282">
              <w:rPr>
                <w:lang w:val="en-US"/>
              </w:rPr>
              <w:t>Month</w:t>
            </w:r>
          </w:p>
        </w:tc>
        <w:tc>
          <w:tcPr>
            <w:tcW w:w="1330" w:type="dxa"/>
          </w:tcPr>
          <w:p w14:paraId="1EBC3EEE" w14:textId="061D620F" w:rsidR="00C46D8D" w:rsidRPr="00413282" w:rsidRDefault="00C46D8D" w:rsidP="0082676F">
            <w:pPr>
              <w:pStyle w:val="StyleRight0"/>
              <w:rPr>
                <w:lang w:val="en-US"/>
              </w:rPr>
            </w:pPr>
            <w:r w:rsidRPr="00413282">
              <w:rPr>
                <w:lang w:val="en-US"/>
              </w:rPr>
              <w:t>191401000</w:t>
            </w:r>
          </w:p>
        </w:tc>
      </w:tr>
      <w:tr w:rsidR="00C46D8D" w:rsidRPr="00413282" w14:paraId="1EA8544F" w14:textId="36C6EDFA" w:rsidTr="0082676F">
        <w:tc>
          <w:tcPr>
            <w:tcW w:w="1484" w:type="dxa"/>
          </w:tcPr>
          <w:p w14:paraId="3987828E" w14:textId="503743D2" w:rsidR="00C46D8D" w:rsidRPr="00413282" w:rsidRDefault="00C46D8D" w:rsidP="0082676F">
            <w:pPr>
              <w:pStyle w:val="StyleRight0"/>
              <w:ind w:right="300"/>
              <w:jc w:val="right"/>
              <w:rPr>
                <w:lang w:val="en-US"/>
              </w:rPr>
            </w:pPr>
            <w:r w:rsidRPr="00413282">
              <w:rPr>
                <w:lang w:val="en-US"/>
              </w:rPr>
              <w:t>10 000</w:t>
            </w:r>
          </w:p>
        </w:tc>
        <w:tc>
          <w:tcPr>
            <w:tcW w:w="1279" w:type="dxa"/>
          </w:tcPr>
          <w:p w14:paraId="4EDFE5B6" w14:textId="35B1CF2C" w:rsidR="00C46D8D" w:rsidRPr="00413282" w:rsidRDefault="00C46D8D" w:rsidP="0082676F">
            <w:pPr>
              <w:pStyle w:val="StyleRight0"/>
              <w:rPr>
                <w:lang w:val="en-US"/>
              </w:rPr>
            </w:pPr>
            <w:r w:rsidRPr="00413282">
              <w:rPr>
                <w:lang w:val="en-US"/>
              </w:rPr>
              <w:t>Year</w:t>
            </w:r>
          </w:p>
        </w:tc>
        <w:tc>
          <w:tcPr>
            <w:tcW w:w="1330" w:type="dxa"/>
          </w:tcPr>
          <w:p w14:paraId="08A46E89" w14:textId="624F4EE0" w:rsidR="00C46D8D" w:rsidRPr="00413282" w:rsidRDefault="00C46D8D" w:rsidP="0082676F">
            <w:pPr>
              <w:pStyle w:val="StyleRight0"/>
              <w:rPr>
                <w:lang w:val="en-US"/>
              </w:rPr>
            </w:pPr>
            <w:r w:rsidRPr="00413282">
              <w:rPr>
                <w:lang w:val="en-US"/>
              </w:rPr>
              <w:t>191400000</w:t>
            </w:r>
          </w:p>
        </w:tc>
      </w:tr>
      <w:tr w:rsidR="00C46D8D" w:rsidRPr="00413282" w14:paraId="1EB582D8" w14:textId="273121A9" w:rsidTr="0082676F">
        <w:tc>
          <w:tcPr>
            <w:tcW w:w="1484" w:type="dxa"/>
          </w:tcPr>
          <w:p w14:paraId="3AB7228E" w14:textId="2071FE58" w:rsidR="00C46D8D" w:rsidRPr="00413282" w:rsidRDefault="00C46D8D" w:rsidP="0082676F">
            <w:pPr>
              <w:pStyle w:val="StyleRight0"/>
              <w:ind w:right="300"/>
              <w:jc w:val="right"/>
              <w:rPr>
                <w:lang w:val="en-US"/>
              </w:rPr>
            </w:pPr>
            <w:r w:rsidRPr="00413282">
              <w:rPr>
                <w:lang w:val="en-US"/>
              </w:rPr>
              <w:t>100 000</w:t>
            </w:r>
          </w:p>
        </w:tc>
        <w:tc>
          <w:tcPr>
            <w:tcW w:w="1279" w:type="dxa"/>
          </w:tcPr>
          <w:p w14:paraId="0579534E" w14:textId="79BACF88" w:rsidR="00C46D8D" w:rsidRPr="00413282" w:rsidRDefault="00C46D8D" w:rsidP="0082676F">
            <w:pPr>
              <w:pStyle w:val="StyleRight0"/>
              <w:rPr>
                <w:lang w:val="en-US"/>
              </w:rPr>
            </w:pPr>
            <w:r w:rsidRPr="00413282">
              <w:rPr>
                <w:lang w:val="en-US"/>
              </w:rPr>
              <w:t>Decade</w:t>
            </w:r>
          </w:p>
        </w:tc>
        <w:tc>
          <w:tcPr>
            <w:tcW w:w="1330" w:type="dxa"/>
          </w:tcPr>
          <w:p w14:paraId="22E52A76" w14:textId="4EEA7DC9" w:rsidR="00C46D8D" w:rsidRPr="00413282" w:rsidRDefault="00C46D8D" w:rsidP="0082676F">
            <w:pPr>
              <w:pStyle w:val="StyleRight0"/>
              <w:rPr>
                <w:lang w:val="en-US"/>
              </w:rPr>
            </w:pPr>
            <w:r w:rsidRPr="00413282">
              <w:rPr>
                <w:lang w:val="en-US"/>
              </w:rPr>
              <w:t>191000000</w:t>
            </w:r>
          </w:p>
        </w:tc>
      </w:tr>
    </w:tbl>
    <w:p w14:paraId="0C11B013" w14:textId="1CF7714A" w:rsidR="00B11DEE" w:rsidRPr="00413282" w:rsidRDefault="00C9312A" w:rsidP="000D39CB">
      <w:pPr>
        <w:pStyle w:val="Heading2"/>
        <w:rPr>
          <w:lang w:val="en-US"/>
        </w:rPr>
      </w:pPr>
      <w:bookmarkStart w:id="142" w:name="_Ref14872877"/>
      <w:bookmarkStart w:id="143" w:name="_Toc62220791"/>
      <w:r w:rsidRPr="00413282">
        <w:rPr>
          <w:lang w:val="en-US"/>
        </w:rPr>
        <w:lastRenderedPageBreak/>
        <w:t>Use type distribution orders</w:t>
      </w:r>
      <w:bookmarkEnd w:id="142"/>
      <w:r w:rsidR="00EC1E47">
        <w:rPr>
          <w:lang w:val="en-US"/>
        </w:rPr>
        <w:t xml:space="preserve"> (inactive as of Jan 2021)</w:t>
      </w:r>
      <w:bookmarkEnd w:id="143"/>
    </w:p>
    <w:p w14:paraId="1D9C75B7" w14:textId="588C708A" w:rsidR="00B11DEE" w:rsidRDefault="00B11DEE" w:rsidP="00B11DEE">
      <w:pPr>
        <w:rPr>
          <w:lang w:val="en-US"/>
        </w:rPr>
      </w:pPr>
      <w:r w:rsidRPr="00413282">
        <w:rPr>
          <w:lang w:val="en-US"/>
        </w:rPr>
        <w:t xml:space="preserve">The </w:t>
      </w:r>
      <w:r w:rsidRPr="00EC1E47">
        <w:rPr>
          <w:i/>
          <w:iCs/>
          <w:lang w:val="en-US"/>
        </w:rPr>
        <w:t>Key\</w:t>
      </w:r>
      <w:r w:rsidR="00EC1E47" w:rsidRPr="00EC1E47">
        <w:rPr>
          <w:i/>
          <w:iCs/>
          <w:lang w:val="en-US"/>
        </w:rPr>
        <w:t>Priorities\</w:t>
      </w:r>
      <w:r w:rsidRPr="00EC1E47">
        <w:rPr>
          <w:i/>
          <w:iCs/>
          <w:lang w:val="en-US"/>
        </w:rPr>
        <w:t>Use Type Distribution Orders</w:t>
      </w:r>
      <w:r w:rsidR="00EC1E47">
        <w:rPr>
          <w:lang w:val="en-US"/>
        </w:rPr>
        <w:t xml:space="preserve"> expressions are inactive in SEWAM as of Jan 2021 and do not affect the model results.</w:t>
      </w:r>
    </w:p>
    <w:p w14:paraId="39494FFF" w14:textId="64A63D48" w:rsidR="00EC1E47" w:rsidRPr="00950867" w:rsidRDefault="00EC1E47" w:rsidP="00EC1E47">
      <w:pPr>
        <w:pStyle w:val="Heading2"/>
        <w:rPr>
          <w:highlight w:val="green"/>
          <w:lang w:val="en-US"/>
        </w:rPr>
      </w:pPr>
      <w:bookmarkStart w:id="144" w:name="_Toc62220792"/>
      <w:r w:rsidRPr="00950867">
        <w:rPr>
          <w:highlight w:val="green"/>
          <w:lang w:val="en-US"/>
        </w:rPr>
        <w:t>eWRIMS Storage Toggle</w:t>
      </w:r>
      <w:bookmarkEnd w:id="144"/>
    </w:p>
    <w:p w14:paraId="77FC4117" w14:textId="117F8094" w:rsidR="00C22355" w:rsidRDefault="00EC1E47" w:rsidP="00EC1E47">
      <w:pPr>
        <w:rPr>
          <w:lang w:val="en-US"/>
        </w:rPr>
      </w:pPr>
      <w:r w:rsidRPr="00950867">
        <w:rPr>
          <w:i/>
          <w:iCs/>
          <w:lang w:val="en-US"/>
        </w:rPr>
        <w:t>The Key\Storage\eWRIMS Storage Toggle</w:t>
      </w:r>
      <w:r w:rsidRPr="00950867">
        <w:rPr>
          <w:lang w:val="en-US"/>
        </w:rPr>
        <w:t xml:space="preserve"> expression determines if eWRIMS demands</w:t>
      </w:r>
      <w:r w:rsidR="005A6FE5" w:rsidRPr="00950867">
        <w:rPr>
          <w:lang w:val="en-US"/>
        </w:rPr>
        <w:t xml:space="preserve"> are able to</w:t>
      </w:r>
      <w:r w:rsidRPr="00950867">
        <w:rPr>
          <w:lang w:val="en-US"/>
        </w:rPr>
        <w:t xml:space="preserve"> utilize any estimated on-site storage in SEWAM.</w:t>
      </w:r>
      <w:r w:rsidR="00C22355" w:rsidRPr="00950867">
        <w:rPr>
          <w:lang w:val="en-US"/>
        </w:rPr>
        <w:t xml:space="preserve"> Note that not every eWRIMS application has estimated on-site storage.</w:t>
      </w:r>
      <w:r w:rsidRPr="00950867">
        <w:rPr>
          <w:lang w:val="en-US"/>
        </w:rPr>
        <w:t xml:space="preserve"> </w:t>
      </w:r>
      <w:r w:rsidR="005A6FE5" w:rsidRPr="00950867">
        <w:rPr>
          <w:lang w:val="en-US"/>
        </w:rPr>
        <w:t xml:space="preserve">The eWRIMS storage toggle value used in each sensitivity scenario is shown below in </w:t>
      </w:r>
      <w:r w:rsidR="005A6FE5" w:rsidRPr="00950867">
        <w:rPr>
          <w:lang w:val="en-US"/>
        </w:rPr>
        <w:fldChar w:fldCharType="begin"/>
      </w:r>
      <w:r w:rsidR="005A6FE5" w:rsidRPr="00950867">
        <w:rPr>
          <w:lang w:val="en-US"/>
        </w:rPr>
        <w:instrText xml:space="preserve"> REF _Ref62054376 \h </w:instrText>
      </w:r>
      <w:r w:rsidR="00C22355" w:rsidRPr="00950867">
        <w:rPr>
          <w:lang w:val="en-US"/>
        </w:rPr>
        <w:instrText xml:space="preserve"> \* MERGEFORMAT </w:instrText>
      </w:r>
      <w:r w:rsidR="005A6FE5" w:rsidRPr="00950867">
        <w:rPr>
          <w:lang w:val="en-US"/>
        </w:rPr>
      </w:r>
      <w:r w:rsidR="005A6FE5" w:rsidRPr="00950867">
        <w:rPr>
          <w:lang w:val="en-US"/>
        </w:rPr>
        <w:fldChar w:fldCharType="separate"/>
      </w:r>
      <w:r w:rsidR="0067763F">
        <w:t xml:space="preserve">Table </w:t>
      </w:r>
      <w:r w:rsidR="0067763F">
        <w:rPr>
          <w:noProof/>
        </w:rPr>
        <w:t>5.11</w:t>
      </w:r>
      <w:r w:rsidR="005A6FE5" w:rsidRPr="00950867">
        <w:rPr>
          <w:lang w:val="en-US"/>
        </w:rPr>
        <w:fldChar w:fldCharType="end"/>
      </w:r>
      <w:r w:rsidR="005A6FE5" w:rsidRPr="00950867">
        <w:rPr>
          <w:lang w:val="en-US"/>
        </w:rPr>
        <w:t>.</w:t>
      </w:r>
      <w:r w:rsidR="00C22355" w:rsidRPr="00950867">
        <w:rPr>
          <w:lang w:val="en-US"/>
        </w:rPr>
        <w:t xml:space="preserve"> When the on-site storage is inactive, eWRIMS demands match the DT to the AU data, meaning the water is diverted and used in the same timestep.</w:t>
      </w:r>
    </w:p>
    <w:p w14:paraId="1C90523B" w14:textId="3A29A9A6" w:rsidR="005A6FE5" w:rsidRDefault="005A6FE5" w:rsidP="005A6FE5">
      <w:pPr>
        <w:pStyle w:val="TableFigureTitle"/>
      </w:pPr>
      <w:bookmarkStart w:id="145" w:name="_Ref62054376"/>
      <w:r>
        <w:t xml:space="preserve">Table </w:t>
      </w:r>
      <w:fldSimple w:instr=" STYLEREF 1 \s ">
        <w:r w:rsidR="006E011C">
          <w:rPr>
            <w:noProof/>
          </w:rPr>
          <w:t>5</w:t>
        </w:r>
      </w:fldSimple>
      <w:r w:rsidR="006E011C">
        <w:t>.</w:t>
      </w:r>
      <w:fldSimple w:instr=" SEQ Table \* ARABIC \s 1 ">
        <w:r w:rsidR="006E011C">
          <w:rPr>
            <w:noProof/>
          </w:rPr>
          <w:t>11</w:t>
        </w:r>
      </w:fldSimple>
      <w:bookmarkEnd w:id="145"/>
      <w:r>
        <w:t xml:space="preserve"> eWRIMS storage toggle values by sensitivity scenario.</w:t>
      </w:r>
    </w:p>
    <w:tbl>
      <w:tblPr>
        <w:tblStyle w:val="TableGrid"/>
        <w:tblW w:w="8370" w:type="dxa"/>
        <w:tblLook w:val="04A0" w:firstRow="1" w:lastRow="0" w:firstColumn="1" w:lastColumn="0" w:noHBand="0" w:noVBand="1"/>
      </w:tblPr>
      <w:tblGrid>
        <w:gridCol w:w="2250"/>
        <w:gridCol w:w="2070"/>
        <w:gridCol w:w="4050"/>
      </w:tblGrid>
      <w:tr w:rsidR="005A6FE5" w:rsidRPr="00052AA3" w14:paraId="7615965C" w14:textId="77777777" w:rsidTr="00992D7F">
        <w:trPr>
          <w:cnfStyle w:val="100000000000" w:firstRow="1" w:lastRow="0" w:firstColumn="0" w:lastColumn="0" w:oddVBand="0" w:evenVBand="0" w:oddHBand="0" w:evenHBand="0" w:firstRowFirstColumn="0" w:firstRowLastColumn="0" w:lastRowFirstColumn="0" w:lastRowLastColumn="0"/>
          <w:trHeight w:val="273"/>
        </w:trPr>
        <w:tc>
          <w:tcPr>
            <w:tcW w:w="2250" w:type="dxa"/>
            <w:noWrap/>
          </w:tcPr>
          <w:p w14:paraId="67AF7055" w14:textId="77777777" w:rsidR="005A6FE5" w:rsidRPr="00052AA3" w:rsidRDefault="005A6FE5" w:rsidP="00992D7F">
            <w:pPr>
              <w:spacing w:after="0" w:line="240" w:lineRule="auto"/>
              <w:jc w:val="center"/>
              <w:rPr>
                <w:rFonts w:asciiTheme="majorHAnsi" w:eastAsia="Times New Roman" w:hAnsiTheme="majorHAnsi" w:cstheme="majorHAnsi"/>
                <w:b/>
                <w:bCs/>
                <w:color w:val="000000"/>
                <w:sz w:val="19"/>
                <w:szCs w:val="19"/>
              </w:rPr>
            </w:pPr>
            <w:r w:rsidRPr="00052AA3">
              <w:rPr>
                <w:rFonts w:asciiTheme="majorHAnsi" w:eastAsia="Times New Roman" w:hAnsiTheme="majorHAnsi" w:cstheme="majorHAnsi"/>
                <w:b/>
                <w:bCs/>
                <w:color w:val="000000"/>
                <w:sz w:val="19"/>
                <w:szCs w:val="19"/>
              </w:rPr>
              <w:t>Sensitivity Scenario</w:t>
            </w:r>
          </w:p>
        </w:tc>
        <w:tc>
          <w:tcPr>
            <w:tcW w:w="2070" w:type="dxa"/>
            <w:noWrap/>
          </w:tcPr>
          <w:p w14:paraId="507550FC" w14:textId="5502DF72" w:rsidR="005A6FE5" w:rsidRPr="00052AA3" w:rsidRDefault="005A6FE5" w:rsidP="00992D7F">
            <w:pPr>
              <w:spacing w:after="0" w:line="240" w:lineRule="auto"/>
              <w:jc w:val="center"/>
              <w:rPr>
                <w:rFonts w:asciiTheme="majorHAnsi" w:eastAsia="Times New Roman" w:hAnsiTheme="majorHAnsi" w:cstheme="majorHAnsi"/>
                <w:b/>
                <w:bCs/>
                <w:color w:val="000000"/>
                <w:sz w:val="19"/>
                <w:szCs w:val="19"/>
              </w:rPr>
            </w:pPr>
            <w:r>
              <w:rPr>
                <w:rFonts w:asciiTheme="majorHAnsi" w:eastAsia="Times New Roman" w:hAnsiTheme="majorHAnsi" w:cstheme="majorHAnsi"/>
                <w:b/>
                <w:bCs/>
                <w:color w:val="000000"/>
                <w:sz w:val="19"/>
                <w:szCs w:val="19"/>
              </w:rPr>
              <w:t>eWRIMS Storage Toggle Value</w:t>
            </w:r>
          </w:p>
        </w:tc>
        <w:tc>
          <w:tcPr>
            <w:tcW w:w="4050" w:type="dxa"/>
          </w:tcPr>
          <w:p w14:paraId="3FB0A0CC" w14:textId="77777777" w:rsidR="005A6FE5" w:rsidRPr="00052AA3" w:rsidRDefault="005A6FE5" w:rsidP="00992D7F">
            <w:pPr>
              <w:spacing w:after="0" w:line="240" w:lineRule="auto"/>
              <w:jc w:val="center"/>
              <w:rPr>
                <w:rFonts w:asciiTheme="majorHAnsi" w:eastAsia="Times New Roman" w:hAnsiTheme="majorHAnsi" w:cstheme="majorHAnsi"/>
                <w:b/>
                <w:bCs/>
                <w:color w:val="000000"/>
                <w:sz w:val="19"/>
                <w:szCs w:val="19"/>
              </w:rPr>
            </w:pPr>
            <w:r>
              <w:rPr>
                <w:rFonts w:asciiTheme="majorHAnsi" w:eastAsia="Times New Roman" w:hAnsiTheme="majorHAnsi" w:cstheme="majorHAnsi"/>
                <w:b/>
                <w:bCs/>
                <w:color w:val="000000"/>
                <w:sz w:val="19"/>
                <w:szCs w:val="19"/>
              </w:rPr>
              <w:t>Description</w:t>
            </w:r>
          </w:p>
        </w:tc>
      </w:tr>
      <w:tr w:rsidR="005A6FE5" w:rsidRPr="00262EF7" w14:paraId="7AB5AF43" w14:textId="77777777" w:rsidTr="00992D7F">
        <w:trPr>
          <w:trHeight w:val="273"/>
        </w:trPr>
        <w:tc>
          <w:tcPr>
            <w:tcW w:w="2250" w:type="dxa"/>
            <w:noWrap/>
            <w:hideMark/>
          </w:tcPr>
          <w:p w14:paraId="353648F9" w14:textId="77777777" w:rsidR="005A6FE5" w:rsidRPr="00262EF7" w:rsidRDefault="005A6FE5" w:rsidP="00992D7F">
            <w:pPr>
              <w:spacing w:after="0" w:line="240" w:lineRule="auto"/>
              <w:rPr>
                <w:rFonts w:asciiTheme="majorHAnsi" w:eastAsia="Times New Roman" w:hAnsiTheme="majorHAnsi" w:cstheme="majorHAnsi"/>
                <w:color w:val="000000"/>
                <w:sz w:val="19"/>
                <w:szCs w:val="19"/>
              </w:rPr>
            </w:pPr>
            <w:r w:rsidRPr="00262EF7">
              <w:rPr>
                <w:rFonts w:asciiTheme="majorHAnsi" w:eastAsia="Times New Roman" w:hAnsiTheme="majorHAnsi" w:cstheme="majorHAnsi"/>
                <w:color w:val="000000"/>
                <w:sz w:val="19"/>
                <w:szCs w:val="19"/>
              </w:rPr>
              <w:t>1. Baseline/Reference</w:t>
            </w:r>
          </w:p>
        </w:tc>
        <w:tc>
          <w:tcPr>
            <w:tcW w:w="2070" w:type="dxa"/>
            <w:noWrap/>
            <w:hideMark/>
          </w:tcPr>
          <w:p w14:paraId="7E9A548A" w14:textId="77777777" w:rsidR="005A6FE5" w:rsidRPr="00680191" w:rsidRDefault="005A6FE5" w:rsidP="00992D7F">
            <w:pPr>
              <w:spacing w:after="0" w:line="240" w:lineRule="auto"/>
              <w:jc w:val="center"/>
              <w:rPr>
                <w:rFonts w:asciiTheme="majorHAnsi" w:eastAsia="Times New Roman" w:hAnsiTheme="majorHAnsi" w:cstheme="majorHAnsi"/>
                <w:color w:val="auto"/>
                <w:sz w:val="19"/>
                <w:szCs w:val="19"/>
              </w:rPr>
            </w:pPr>
            <w:r>
              <w:rPr>
                <w:rFonts w:asciiTheme="majorHAnsi" w:eastAsia="Times New Roman" w:hAnsiTheme="majorHAnsi" w:cstheme="majorHAnsi"/>
                <w:color w:val="auto"/>
                <w:sz w:val="19"/>
                <w:szCs w:val="19"/>
              </w:rPr>
              <w:t>1</w:t>
            </w:r>
          </w:p>
        </w:tc>
        <w:tc>
          <w:tcPr>
            <w:tcW w:w="4050" w:type="dxa"/>
          </w:tcPr>
          <w:p w14:paraId="01AA3B68" w14:textId="13BF99EF" w:rsidR="005A6FE5" w:rsidRPr="00680191" w:rsidRDefault="00C22355" w:rsidP="00992D7F">
            <w:pPr>
              <w:spacing w:after="0" w:line="240" w:lineRule="auto"/>
              <w:rPr>
                <w:rFonts w:asciiTheme="majorHAnsi" w:eastAsia="Times New Roman" w:hAnsiTheme="majorHAnsi" w:cstheme="majorHAnsi"/>
                <w:color w:val="000000"/>
                <w:sz w:val="19"/>
                <w:szCs w:val="19"/>
              </w:rPr>
            </w:pPr>
            <w:r>
              <w:rPr>
                <w:rFonts w:asciiTheme="majorHAnsi" w:eastAsia="Times New Roman" w:hAnsiTheme="majorHAnsi" w:cstheme="majorHAnsi"/>
                <w:color w:val="000000"/>
                <w:sz w:val="19"/>
                <w:szCs w:val="19"/>
              </w:rPr>
              <w:t>Any eWRIMS on-site storage set as active.</w:t>
            </w:r>
          </w:p>
        </w:tc>
      </w:tr>
      <w:tr w:rsidR="005A6FE5" w:rsidRPr="00262EF7" w14:paraId="00090978" w14:textId="77777777" w:rsidTr="00992D7F">
        <w:trPr>
          <w:trHeight w:val="273"/>
        </w:trPr>
        <w:tc>
          <w:tcPr>
            <w:tcW w:w="2250" w:type="dxa"/>
            <w:noWrap/>
            <w:hideMark/>
          </w:tcPr>
          <w:p w14:paraId="27119D2C" w14:textId="64982C2D" w:rsidR="005A6FE5" w:rsidRPr="00262EF7" w:rsidRDefault="00C22355" w:rsidP="00992D7F">
            <w:pPr>
              <w:spacing w:after="0" w:line="240" w:lineRule="auto"/>
              <w:rPr>
                <w:rFonts w:asciiTheme="majorHAnsi" w:eastAsia="Times New Roman" w:hAnsiTheme="majorHAnsi" w:cstheme="majorHAnsi"/>
                <w:color w:val="000000"/>
                <w:sz w:val="19"/>
                <w:szCs w:val="19"/>
              </w:rPr>
            </w:pPr>
            <w:r>
              <w:rPr>
                <w:rFonts w:asciiTheme="majorHAnsi" w:eastAsia="Times New Roman" w:hAnsiTheme="majorHAnsi" w:cstheme="majorHAnsi"/>
                <w:color w:val="000000"/>
                <w:sz w:val="19"/>
                <w:szCs w:val="19"/>
              </w:rPr>
              <w:t>10. eWRIMS Storage Off</w:t>
            </w:r>
          </w:p>
        </w:tc>
        <w:tc>
          <w:tcPr>
            <w:tcW w:w="2070" w:type="dxa"/>
            <w:noWrap/>
            <w:hideMark/>
          </w:tcPr>
          <w:p w14:paraId="69C75B5A" w14:textId="04D7E329" w:rsidR="005A6FE5" w:rsidRPr="00680191" w:rsidRDefault="00C22355" w:rsidP="00992D7F">
            <w:pPr>
              <w:spacing w:after="0" w:line="240" w:lineRule="auto"/>
              <w:jc w:val="center"/>
              <w:rPr>
                <w:rFonts w:asciiTheme="majorHAnsi" w:eastAsia="Times New Roman" w:hAnsiTheme="majorHAnsi" w:cstheme="majorHAnsi"/>
                <w:color w:val="auto"/>
                <w:sz w:val="19"/>
                <w:szCs w:val="19"/>
              </w:rPr>
            </w:pPr>
            <w:r>
              <w:rPr>
                <w:rFonts w:asciiTheme="majorHAnsi" w:eastAsia="Times New Roman" w:hAnsiTheme="majorHAnsi" w:cstheme="majorHAnsi"/>
                <w:color w:val="auto"/>
                <w:sz w:val="19"/>
                <w:szCs w:val="19"/>
              </w:rPr>
              <w:t>0</w:t>
            </w:r>
          </w:p>
        </w:tc>
        <w:tc>
          <w:tcPr>
            <w:tcW w:w="4050" w:type="dxa"/>
          </w:tcPr>
          <w:p w14:paraId="200878A5" w14:textId="340DCA5D" w:rsidR="005A6FE5" w:rsidRPr="00262EF7" w:rsidRDefault="00C22355" w:rsidP="00992D7F">
            <w:pPr>
              <w:spacing w:after="0" w:line="240" w:lineRule="auto"/>
              <w:rPr>
                <w:rFonts w:asciiTheme="majorHAnsi" w:eastAsia="Times New Roman" w:hAnsiTheme="majorHAnsi" w:cstheme="majorHAnsi"/>
                <w:i/>
                <w:iCs/>
                <w:color w:val="44546A"/>
                <w:sz w:val="19"/>
                <w:szCs w:val="19"/>
              </w:rPr>
            </w:pPr>
            <w:r>
              <w:rPr>
                <w:rFonts w:asciiTheme="majorHAnsi" w:eastAsia="Times New Roman" w:hAnsiTheme="majorHAnsi" w:cstheme="majorHAnsi"/>
                <w:color w:val="000000"/>
                <w:sz w:val="19"/>
                <w:szCs w:val="19"/>
              </w:rPr>
              <w:t>eWRIMS on-site storage set as inactive.</w:t>
            </w:r>
          </w:p>
        </w:tc>
      </w:tr>
    </w:tbl>
    <w:p w14:paraId="008B0C0C" w14:textId="77777777" w:rsidR="005A6FE5" w:rsidRDefault="005A6FE5" w:rsidP="00EC1E47">
      <w:pPr>
        <w:rPr>
          <w:lang w:val="en-US"/>
        </w:rPr>
      </w:pPr>
    </w:p>
    <w:p w14:paraId="378E9005" w14:textId="6D231DE5" w:rsidR="00EC1E47" w:rsidRPr="00950867" w:rsidRDefault="00EC1E47" w:rsidP="00EC1E47">
      <w:pPr>
        <w:pStyle w:val="Heading2"/>
        <w:rPr>
          <w:highlight w:val="green"/>
          <w:lang w:val="en-US"/>
        </w:rPr>
      </w:pPr>
      <w:bookmarkStart w:id="146" w:name="_Ref62050726"/>
      <w:bookmarkStart w:id="147" w:name="_Toc62220793"/>
      <w:r w:rsidRPr="00950867">
        <w:rPr>
          <w:highlight w:val="green"/>
          <w:lang w:val="en-US"/>
        </w:rPr>
        <w:t>Cannabis Storage Toggle</w:t>
      </w:r>
      <w:r w:rsidR="00B54146" w:rsidRPr="00950867">
        <w:rPr>
          <w:highlight w:val="green"/>
          <w:lang w:val="en-US"/>
        </w:rPr>
        <w:t>s</w:t>
      </w:r>
      <w:bookmarkEnd w:id="146"/>
      <w:bookmarkEnd w:id="147"/>
    </w:p>
    <w:p w14:paraId="52B9FC69" w14:textId="4151D0BE" w:rsidR="00B54146" w:rsidRPr="00950867" w:rsidRDefault="00EC1E47" w:rsidP="00EC1E47">
      <w:pPr>
        <w:rPr>
          <w:lang w:val="en-US"/>
        </w:rPr>
      </w:pPr>
      <w:r w:rsidRPr="00950867">
        <w:rPr>
          <w:lang w:val="en-US"/>
        </w:rPr>
        <w:t>The</w:t>
      </w:r>
      <w:r w:rsidRPr="00950867">
        <w:rPr>
          <w:i/>
          <w:iCs/>
          <w:lang w:val="en-US"/>
        </w:rPr>
        <w:t xml:space="preserve"> Key\Storage\Cannabis Storage Toggle</w:t>
      </w:r>
      <w:r w:rsidR="00B54146" w:rsidRPr="00950867">
        <w:rPr>
          <w:i/>
          <w:iCs/>
          <w:lang w:val="en-US"/>
        </w:rPr>
        <w:t xml:space="preserve">s </w:t>
      </w:r>
      <w:r w:rsidR="00B54146" w:rsidRPr="00950867">
        <w:rPr>
          <w:lang w:val="en-US"/>
        </w:rPr>
        <w:t xml:space="preserve">key expression folder determines </w:t>
      </w:r>
      <w:r w:rsidRPr="00950867">
        <w:rPr>
          <w:lang w:val="en-US"/>
        </w:rPr>
        <w:t xml:space="preserve">the storage pattern of cannabis imagery sites. </w:t>
      </w:r>
      <w:r w:rsidR="00B54146" w:rsidRPr="00950867">
        <w:rPr>
          <w:lang w:val="en-US"/>
        </w:rPr>
        <w:t xml:space="preserve">The primary key expression is </w:t>
      </w:r>
      <w:r w:rsidR="00B54146" w:rsidRPr="00950867">
        <w:rPr>
          <w:i/>
          <w:iCs/>
          <w:lang w:val="en-US"/>
        </w:rPr>
        <w:t>Cannabis Storage Option Adjustment</w:t>
      </w:r>
      <w:r w:rsidR="00B54146" w:rsidRPr="00950867">
        <w:rPr>
          <w:lang w:val="en-US"/>
        </w:rPr>
        <w:t>, which ranges from 0-1</w:t>
      </w:r>
      <w:r w:rsidR="00992D7F" w:rsidRPr="00950867">
        <w:rPr>
          <w:lang w:val="en-US"/>
        </w:rPr>
        <w:t xml:space="preserve">. The current value used in each sensitivity scenario is seen below in </w:t>
      </w:r>
      <w:r w:rsidR="00992D7F" w:rsidRPr="00950867">
        <w:rPr>
          <w:lang w:val="en-US"/>
        </w:rPr>
        <w:fldChar w:fldCharType="begin"/>
      </w:r>
      <w:r w:rsidR="00992D7F" w:rsidRPr="00950867">
        <w:rPr>
          <w:lang w:val="en-US"/>
        </w:rPr>
        <w:instrText xml:space="preserve"> REF _Ref62055181 \h </w:instrText>
      </w:r>
      <w:r w:rsidR="00950867">
        <w:rPr>
          <w:lang w:val="en-US"/>
        </w:rPr>
        <w:instrText xml:space="preserve"> \* MERGEFORMAT </w:instrText>
      </w:r>
      <w:r w:rsidR="00992D7F" w:rsidRPr="00950867">
        <w:rPr>
          <w:lang w:val="en-US"/>
        </w:rPr>
      </w:r>
      <w:r w:rsidR="00992D7F" w:rsidRPr="00950867">
        <w:rPr>
          <w:lang w:val="en-US"/>
        </w:rPr>
        <w:fldChar w:fldCharType="separate"/>
      </w:r>
      <w:r w:rsidR="0067763F" w:rsidRPr="00950867">
        <w:t xml:space="preserve">Table </w:t>
      </w:r>
      <w:r w:rsidR="0067763F">
        <w:rPr>
          <w:noProof/>
        </w:rPr>
        <w:t>5.12</w:t>
      </w:r>
      <w:r w:rsidR="00992D7F" w:rsidRPr="00950867">
        <w:rPr>
          <w:lang w:val="en-US"/>
        </w:rPr>
        <w:fldChar w:fldCharType="end"/>
      </w:r>
      <w:r w:rsidR="00992D7F" w:rsidRPr="00950867">
        <w:rPr>
          <w:lang w:val="en-US"/>
        </w:rPr>
        <w:t xml:space="preserve">. A more detailed explanation of these storage patterns is found in section </w:t>
      </w:r>
      <w:r w:rsidR="00992D7F" w:rsidRPr="00950867">
        <w:rPr>
          <w:lang w:val="en-US"/>
        </w:rPr>
        <w:fldChar w:fldCharType="begin"/>
      </w:r>
      <w:r w:rsidR="00992D7F" w:rsidRPr="00950867">
        <w:rPr>
          <w:lang w:val="en-US"/>
        </w:rPr>
        <w:instrText xml:space="preserve"> REF _Ref61536535 \w \h </w:instrText>
      </w:r>
      <w:r w:rsidR="00950867">
        <w:rPr>
          <w:lang w:val="en-US"/>
        </w:rPr>
        <w:instrText xml:space="preserve"> \* MERGEFORMAT </w:instrText>
      </w:r>
      <w:r w:rsidR="00992D7F" w:rsidRPr="00950867">
        <w:rPr>
          <w:lang w:val="en-US"/>
        </w:rPr>
      </w:r>
      <w:r w:rsidR="00992D7F" w:rsidRPr="00950867">
        <w:rPr>
          <w:lang w:val="en-US"/>
        </w:rPr>
        <w:fldChar w:fldCharType="separate"/>
      </w:r>
      <w:r w:rsidR="0067763F">
        <w:rPr>
          <w:lang w:val="en-US"/>
        </w:rPr>
        <w:t>7.4.4</w:t>
      </w:r>
      <w:r w:rsidR="00992D7F" w:rsidRPr="00950867">
        <w:rPr>
          <w:lang w:val="en-US"/>
        </w:rPr>
        <w:fldChar w:fldCharType="end"/>
      </w:r>
      <w:r w:rsidR="00992D7F" w:rsidRPr="00950867">
        <w:rPr>
          <w:lang w:val="en-US"/>
        </w:rPr>
        <w:t>.</w:t>
      </w:r>
    </w:p>
    <w:p w14:paraId="0905E956" w14:textId="10EBDEE5" w:rsidR="00992D7F" w:rsidRPr="00950867" w:rsidRDefault="00992D7F" w:rsidP="00992D7F">
      <w:pPr>
        <w:pStyle w:val="TableFigureTitle"/>
      </w:pPr>
      <w:bookmarkStart w:id="148" w:name="_Ref62055181"/>
      <w:r w:rsidRPr="00950867">
        <w:t xml:space="preserve">Table </w:t>
      </w:r>
      <w:fldSimple w:instr=" STYLEREF 1 \s ">
        <w:r w:rsidR="006E011C">
          <w:rPr>
            <w:noProof/>
          </w:rPr>
          <w:t>5</w:t>
        </w:r>
      </w:fldSimple>
      <w:r w:rsidR="006E011C">
        <w:t>.</w:t>
      </w:r>
      <w:fldSimple w:instr=" SEQ Table \* ARABIC \s 1 ">
        <w:r w:rsidR="006E011C">
          <w:rPr>
            <w:noProof/>
          </w:rPr>
          <w:t>12</w:t>
        </w:r>
      </w:fldSimple>
      <w:bookmarkEnd w:id="148"/>
      <w:r w:rsidRPr="00950867">
        <w:t xml:space="preserve"> Cannabis storage option adjustment value by sensitivity scenario.</w:t>
      </w:r>
    </w:p>
    <w:tbl>
      <w:tblPr>
        <w:tblStyle w:val="TableGrid"/>
        <w:tblW w:w="8370" w:type="dxa"/>
        <w:tblLook w:val="04A0" w:firstRow="1" w:lastRow="0" w:firstColumn="1" w:lastColumn="0" w:noHBand="0" w:noVBand="1"/>
      </w:tblPr>
      <w:tblGrid>
        <w:gridCol w:w="2250"/>
        <w:gridCol w:w="1710"/>
        <w:gridCol w:w="4410"/>
      </w:tblGrid>
      <w:tr w:rsidR="00C22355" w:rsidRPr="00950867" w14:paraId="15B2158E" w14:textId="77777777" w:rsidTr="00C22355">
        <w:trPr>
          <w:cnfStyle w:val="100000000000" w:firstRow="1" w:lastRow="0" w:firstColumn="0" w:lastColumn="0" w:oddVBand="0" w:evenVBand="0" w:oddHBand="0" w:evenHBand="0" w:firstRowFirstColumn="0" w:firstRowLastColumn="0" w:lastRowFirstColumn="0" w:lastRowLastColumn="0"/>
          <w:trHeight w:val="273"/>
        </w:trPr>
        <w:tc>
          <w:tcPr>
            <w:tcW w:w="2250" w:type="dxa"/>
            <w:noWrap/>
          </w:tcPr>
          <w:p w14:paraId="1553C437" w14:textId="77777777" w:rsidR="00C22355" w:rsidRPr="00950867" w:rsidRDefault="00C22355" w:rsidP="00992D7F">
            <w:pPr>
              <w:spacing w:after="0" w:line="240" w:lineRule="auto"/>
              <w:jc w:val="center"/>
              <w:rPr>
                <w:rFonts w:asciiTheme="majorHAnsi" w:eastAsia="Times New Roman" w:hAnsiTheme="majorHAnsi" w:cstheme="majorHAnsi"/>
                <w:b/>
                <w:bCs/>
                <w:color w:val="000000"/>
                <w:sz w:val="19"/>
                <w:szCs w:val="19"/>
              </w:rPr>
            </w:pPr>
            <w:r w:rsidRPr="00950867">
              <w:rPr>
                <w:rFonts w:asciiTheme="majorHAnsi" w:eastAsia="Times New Roman" w:hAnsiTheme="majorHAnsi" w:cstheme="majorHAnsi"/>
                <w:b/>
                <w:bCs/>
                <w:color w:val="000000"/>
                <w:sz w:val="19"/>
                <w:szCs w:val="19"/>
              </w:rPr>
              <w:t>Sensitivity Scenario</w:t>
            </w:r>
          </w:p>
        </w:tc>
        <w:tc>
          <w:tcPr>
            <w:tcW w:w="1710" w:type="dxa"/>
            <w:noWrap/>
          </w:tcPr>
          <w:p w14:paraId="499B2BC0" w14:textId="73EC35EC" w:rsidR="00C22355" w:rsidRPr="00950867" w:rsidRDefault="00C22355" w:rsidP="00992D7F">
            <w:pPr>
              <w:spacing w:after="0" w:line="240" w:lineRule="auto"/>
              <w:jc w:val="center"/>
              <w:rPr>
                <w:rFonts w:asciiTheme="majorHAnsi" w:eastAsia="Times New Roman" w:hAnsiTheme="majorHAnsi" w:cstheme="majorHAnsi"/>
                <w:b/>
                <w:bCs/>
                <w:color w:val="000000"/>
                <w:sz w:val="19"/>
                <w:szCs w:val="19"/>
              </w:rPr>
            </w:pPr>
            <w:r w:rsidRPr="00950867">
              <w:rPr>
                <w:rFonts w:asciiTheme="majorHAnsi" w:eastAsia="Times New Roman" w:hAnsiTheme="majorHAnsi" w:cstheme="majorHAnsi"/>
                <w:b/>
                <w:bCs/>
                <w:color w:val="000000"/>
                <w:sz w:val="19"/>
                <w:szCs w:val="19"/>
              </w:rPr>
              <w:t>Cannabis Storage Option Adjustment Value</w:t>
            </w:r>
          </w:p>
        </w:tc>
        <w:tc>
          <w:tcPr>
            <w:tcW w:w="4410" w:type="dxa"/>
          </w:tcPr>
          <w:p w14:paraId="60EA4050" w14:textId="77777777" w:rsidR="00C22355" w:rsidRPr="00950867" w:rsidRDefault="00C22355" w:rsidP="00992D7F">
            <w:pPr>
              <w:spacing w:after="0" w:line="240" w:lineRule="auto"/>
              <w:jc w:val="center"/>
              <w:rPr>
                <w:rFonts w:asciiTheme="majorHAnsi" w:eastAsia="Times New Roman" w:hAnsiTheme="majorHAnsi" w:cstheme="majorHAnsi"/>
                <w:b/>
                <w:bCs/>
                <w:color w:val="000000"/>
                <w:sz w:val="19"/>
                <w:szCs w:val="19"/>
              </w:rPr>
            </w:pPr>
            <w:r w:rsidRPr="00950867">
              <w:rPr>
                <w:rFonts w:asciiTheme="majorHAnsi" w:eastAsia="Times New Roman" w:hAnsiTheme="majorHAnsi" w:cstheme="majorHAnsi"/>
                <w:b/>
                <w:bCs/>
                <w:color w:val="000000"/>
                <w:sz w:val="19"/>
                <w:szCs w:val="19"/>
              </w:rPr>
              <w:t>Description</w:t>
            </w:r>
          </w:p>
        </w:tc>
      </w:tr>
      <w:tr w:rsidR="00C22355" w:rsidRPr="00950867" w14:paraId="7F03AD83" w14:textId="77777777" w:rsidTr="00C22355">
        <w:trPr>
          <w:trHeight w:val="273"/>
        </w:trPr>
        <w:tc>
          <w:tcPr>
            <w:tcW w:w="2250" w:type="dxa"/>
            <w:noWrap/>
            <w:hideMark/>
          </w:tcPr>
          <w:p w14:paraId="6BF1AFEA" w14:textId="77777777" w:rsidR="00C22355" w:rsidRPr="00950867" w:rsidRDefault="00C22355" w:rsidP="00992D7F">
            <w:pPr>
              <w:spacing w:after="0" w:line="240" w:lineRule="auto"/>
              <w:rPr>
                <w:rFonts w:asciiTheme="majorHAnsi" w:eastAsia="Times New Roman" w:hAnsiTheme="majorHAnsi" w:cstheme="majorHAnsi"/>
                <w:color w:val="000000"/>
                <w:sz w:val="19"/>
                <w:szCs w:val="19"/>
              </w:rPr>
            </w:pPr>
            <w:r w:rsidRPr="00950867">
              <w:rPr>
                <w:rFonts w:asciiTheme="majorHAnsi" w:eastAsia="Times New Roman" w:hAnsiTheme="majorHAnsi" w:cstheme="majorHAnsi"/>
                <w:color w:val="000000"/>
                <w:sz w:val="19"/>
                <w:szCs w:val="19"/>
              </w:rPr>
              <w:t>1. Baseline/Reference</w:t>
            </w:r>
          </w:p>
        </w:tc>
        <w:tc>
          <w:tcPr>
            <w:tcW w:w="1710" w:type="dxa"/>
            <w:noWrap/>
            <w:hideMark/>
          </w:tcPr>
          <w:p w14:paraId="31F6A137" w14:textId="44BC3C29" w:rsidR="00C22355" w:rsidRPr="00950867" w:rsidRDefault="00C22355" w:rsidP="00992D7F">
            <w:pPr>
              <w:spacing w:after="0" w:line="240" w:lineRule="auto"/>
              <w:jc w:val="center"/>
              <w:rPr>
                <w:rFonts w:asciiTheme="majorHAnsi" w:eastAsia="Times New Roman" w:hAnsiTheme="majorHAnsi" w:cstheme="majorHAnsi"/>
                <w:color w:val="auto"/>
                <w:sz w:val="19"/>
                <w:szCs w:val="19"/>
              </w:rPr>
            </w:pPr>
            <w:r w:rsidRPr="00950867">
              <w:rPr>
                <w:rFonts w:asciiTheme="majorHAnsi" w:eastAsia="Times New Roman" w:hAnsiTheme="majorHAnsi" w:cstheme="majorHAnsi"/>
                <w:color w:val="auto"/>
                <w:sz w:val="19"/>
                <w:szCs w:val="19"/>
              </w:rPr>
              <w:t>0</w:t>
            </w:r>
          </w:p>
        </w:tc>
        <w:tc>
          <w:tcPr>
            <w:tcW w:w="4410" w:type="dxa"/>
          </w:tcPr>
          <w:p w14:paraId="1F62723C" w14:textId="77777777" w:rsidR="00C22355" w:rsidRPr="00950867" w:rsidRDefault="00C22355" w:rsidP="00992D7F">
            <w:pPr>
              <w:spacing w:after="0" w:line="240" w:lineRule="auto"/>
              <w:rPr>
                <w:rFonts w:asciiTheme="majorHAnsi" w:eastAsia="Times New Roman" w:hAnsiTheme="majorHAnsi" w:cstheme="majorHAnsi"/>
                <w:color w:val="000000"/>
                <w:sz w:val="19"/>
                <w:szCs w:val="19"/>
              </w:rPr>
            </w:pPr>
            <w:r w:rsidRPr="00950867">
              <w:rPr>
                <w:rFonts w:asciiTheme="majorHAnsi" w:eastAsia="Times New Roman" w:hAnsiTheme="majorHAnsi" w:cstheme="majorHAnsi"/>
                <w:color w:val="000000"/>
                <w:sz w:val="19"/>
                <w:szCs w:val="19"/>
              </w:rPr>
              <w:t xml:space="preserve">Cannabis imagery on-site storage set inactive. </w:t>
            </w:r>
          </w:p>
          <w:p w14:paraId="5D938289" w14:textId="1FC338B0" w:rsidR="00C22355" w:rsidRPr="00950867" w:rsidRDefault="00C22355" w:rsidP="00992D7F">
            <w:pPr>
              <w:spacing w:after="0" w:line="240" w:lineRule="auto"/>
              <w:rPr>
                <w:rFonts w:asciiTheme="majorHAnsi" w:eastAsia="Times New Roman" w:hAnsiTheme="majorHAnsi" w:cstheme="majorHAnsi"/>
                <w:color w:val="000000"/>
                <w:sz w:val="19"/>
                <w:szCs w:val="19"/>
              </w:rPr>
            </w:pPr>
            <w:r w:rsidRPr="00950867">
              <w:rPr>
                <w:rFonts w:asciiTheme="majorHAnsi" w:eastAsia="Times New Roman" w:hAnsiTheme="majorHAnsi" w:cstheme="majorHAnsi"/>
                <w:color w:val="000000"/>
                <w:sz w:val="19"/>
                <w:szCs w:val="19"/>
              </w:rPr>
              <w:t>DT = AU.</w:t>
            </w:r>
          </w:p>
        </w:tc>
      </w:tr>
      <w:tr w:rsidR="00C22355" w:rsidRPr="00950867" w14:paraId="45D19823" w14:textId="77777777" w:rsidTr="00C22355">
        <w:trPr>
          <w:trHeight w:val="273"/>
        </w:trPr>
        <w:tc>
          <w:tcPr>
            <w:tcW w:w="2250" w:type="dxa"/>
            <w:noWrap/>
            <w:hideMark/>
          </w:tcPr>
          <w:p w14:paraId="4B24826F" w14:textId="04658CB5" w:rsidR="00C22355" w:rsidRPr="00950867" w:rsidRDefault="00C22355" w:rsidP="00992D7F">
            <w:pPr>
              <w:spacing w:after="0" w:line="240" w:lineRule="auto"/>
              <w:rPr>
                <w:rFonts w:asciiTheme="majorHAnsi" w:eastAsia="Times New Roman" w:hAnsiTheme="majorHAnsi" w:cstheme="majorHAnsi"/>
                <w:color w:val="000000"/>
                <w:sz w:val="19"/>
                <w:szCs w:val="19"/>
              </w:rPr>
            </w:pPr>
            <w:r w:rsidRPr="00950867">
              <w:rPr>
                <w:rFonts w:asciiTheme="majorHAnsi" w:eastAsia="Times New Roman" w:hAnsiTheme="majorHAnsi" w:cstheme="majorHAnsi"/>
                <w:color w:val="000000"/>
                <w:sz w:val="19"/>
                <w:szCs w:val="19"/>
              </w:rPr>
              <w:t>2. Cannabis Imagery Storage (1 month)</w:t>
            </w:r>
          </w:p>
        </w:tc>
        <w:tc>
          <w:tcPr>
            <w:tcW w:w="1710" w:type="dxa"/>
            <w:noWrap/>
            <w:hideMark/>
          </w:tcPr>
          <w:p w14:paraId="52ACC24D" w14:textId="429E424C" w:rsidR="00C22355" w:rsidRPr="00950867" w:rsidRDefault="00C22355" w:rsidP="00992D7F">
            <w:pPr>
              <w:spacing w:after="0" w:line="240" w:lineRule="auto"/>
              <w:jc w:val="center"/>
              <w:rPr>
                <w:rFonts w:asciiTheme="majorHAnsi" w:eastAsia="Times New Roman" w:hAnsiTheme="majorHAnsi" w:cstheme="majorHAnsi"/>
                <w:color w:val="auto"/>
                <w:sz w:val="19"/>
                <w:szCs w:val="19"/>
              </w:rPr>
            </w:pPr>
            <w:r w:rsidRPr="00950867">
              <w:rPr>
                <w:rFonts w:asciiTheme="majorHAnsi" w:eastAsia="Times New Roman" w:hAnsiTheme="majorHAnsi" w:cstheme="majorHAnsi"/>
                <w:color w:val="auto"/>
                <w:sz w:val="19"/>
                <w:szCs w:val="19"/>
              </w:rPr>
              <w:t>0.22</w:t>
            </w:r>
          </w:p>
        </w:tc>
        <w:tc>
          <w:tcPr>
            <w:tcW w:w="4410" w:type="dxa"/>
          </w:tcPr>
          <w:p w14:paraId="1653E314" w14:textId="145DEC6C" w:rsidR="00C22355" w:rsidRPr="00950867" w:rsidRDefault="00C22355" w:rsidP="00992D7F">
            <w:pPr>
              <w:spacing w:after="0" w:line="240" w:lineRule="auto"/>
              <w:rPr>
                <w:rFonts w:asciiTheme="majorHAnsi" w:eastAsia="Times New Roman" w:hAnsiTheme="majorHAnsi" w:cstheme="majorHAnsi"/>
                <w:color w:val="000000"/>
                <w:sz w:val="19"/>
                <w:szCs w:val="19"/>
              </w:rPr>
            </w:pPr>
            <w:r w:rsidRPr="00950867">
              <w:rPr>
                <w:rFonts w:asciiTheme="majorHAnsi" w:eastAsia="Times New Roman" w:hAnsiTheme="majorHAnsi" w:cstheme="majorHAnsi"/>
                <w:color w:val="000000"/>
                <w:sz w:val="19"/>
                <w:szCs w:val="19"/>
              </w:rPr>
              <w:t xml:space="preserve">Cannabis imagery on-site storage may reach a maximum volume equal to the highest 1 month of AU demands. </w:t>
            </w:r>
          </w:p>
          <w:p w14:paraId="48A6E5FB" w14:textId="7AE6ECEE" w:rsidR="00C22355" w:rsidRPr="00950867" w:rsidRDefault="00C22355" w:rsidP="00992D7F">
            <w:pPr>
              <w:spacing w:after="0" w:line="240" w:lineRule="auto"/>
              <w:rPr>
                <w:rFonts w:asciiTheme="majorHAnsi" w:eastAsia="Times New Roman" w:hAnsiTheme="majorHAnsi" w:cstheme="majorHAnsi"/>
                <w:color w:val="000000"/>
                <w:sz w:val="19"/>
                <w:szCs w:val="19"/>
              </w:rPr>
            </w:pPr>
            <w:r w:rsidRPr="00950867">
              <w:rPr>
                <w:rFonts w:asciiTheme="majorHAnsi" w:eastAsia="Times New Roman" w:hAnsiTheme="majorHAnsi" w:cstheme="majorHAnsi"/>
                <w:color w:val="000000"/>
                <w:sz w:val="19"/>
                <w:szCs w:val="19"/>
              </w:rPr>
              <w:t xml:space="preserve">DT = 1 month storage pattern (see section </w:t>
            </w:r>
            <w:r w:rsidRPr="00950867">
              <w:rPr>
                <w:rFonts w:asciiTheme="majorHAnsi" w:eastAsia="Times New Roman" w:hAnsiTheme="majorHAnsi" w:cstheme="majorHAnsi"/>
                <w:color w:val="000000"/>
                <w:sz w:val="19"/>
                <w:szCs w:val="19"/>
              </w:rPr>
              <w:fldChar w:fldCharType="begin"/>
            </w:r>
            <w:r w:rsidRPr="00950867">
              <w:rPr>
                <w:rFonts w:asciiTheme="majorHAnsi" w:eastAsia="Times New Roman" w:hAnsiTheme="majorHAnsi" w:cstheme="majorHAnsi"/>
                <w:color w:val="000000"/>
                <w:sz w:val="19"/>
                <w:szCs w:val="19"/>
              </w:rPr>
              <w:instrText xml:space="preserve"> REF _Ref61536535 \w \h </w:instrText>
            </w:r>
            <w:r w:rsidR="00950867">
              <w:rPr>
                <w:rFonts w:asciiTheme="majorHAnsi" w:eastAsia="Times New Roman" w:hAnsiTheme="majorHAnsi" w:cstheme="majorHAnsi"/>
                <w:color w:val="000000"/>
                <w:sz w:val="19"/>
                <w:szCs w:val="19"/>
              </w:rPr>
              <w:instrText xml:space="preserve"> \* MERGEFORMAT </w:instrText>
            </w:r>
            <w:r w:rsidRPr="00950867">
              <w:rPr>
                <w:rFonts w:asciiTheme="majorHAnsi" w:eastAsia="Times New Roman" w:hAnsiTheme="majorHAnsi" w:cstheme="majorHAnsi"/>
                <w:color w:val="000000"/>
                <w:sz w:val="19"/>
                <w:szCs w:val="19"/>
              </w:rPr>
            </w:r>
            <w:r w:rsidRPr="00950867">
              <w:rPr>
                <w:rFonts w:asciiTheme="majorHAnsi" w:eastAsia="Times New Roman" w:hAnsiTheme="majorHAnsi" w:cstheme="majorHAnsi"/>
                <w:color w:val="000000"/>
                <w:sz w:val="19"/>
                <w:szCs w:val="19"/>
              </w:rPr>
              <w:fldChar w:fldCharType="separate"/>
            </w:r>
            <w:r w:rsidR="0067763F">
              <w:rPr>
                <w:rFonts w:asciiTheme="majorHAnsi" w:eastAsia="Times New Roman" w:hAnsiTheme="majorHAnsi" w:cstheme="majorHAnsi"/>
                <w:color w:val="000000"/>
                <w:sz w:val="19"/>
                <w:szCs w:val="19"/>
              </w:rPr>
              <w:t>7.4.4</w:t>
            </w:r>
            <w:r w:rsidRPr="00950867">
              <w:rPr>
                <w:rFonts w:asciiTheme="majorHAnsi" w:eastAsia="Times New Roman" w:hAnsiTheme="majorHAnsi" w:cstheme="majorHAnsi"/>
                <w:color w:val="000000"/>
                <w:sz w:val="19"/>
                <w:szCs w:val="19"/>
              </w:rPr>
              <w:fldChar w:fldCharType="end"/>
            </w:r>
            <w:r w:rsidRPr="00950867">
              <w:rPr>
                <w:rFonts w:asciiTheme="majorHAnsi" w:eastAsia="Times New Roman" w:hAnsiTheme="majorHAnsi" w:cstheme="majorHAnsi"/>
                <w:color w:val="000000"/>
                <w:sz w:val="19"/>
                <w:szCs w:val="19"/>
              </w:rPr>
              <w:t>)</w:t>
            </w:r>
          </w:p>
        </w:tc>
      </w:tr>
      <w:tr w:rsidR="00C22355" w:rsidRPr="00950867" w14:paraId="2D6BF561" w14:textId="77777777" w:rsidTr="00C22355">
        <w:trPr>
          <w:trHeight w:val="273"/>
        </w:trPr>
        <w:tc>
          <w:tcPr>
            <w:tcW w:w="2250" w:type="dxa"/>
            <w:noWrap/>
          </w:tcPr>
          <w:p w14:paraId="1E6D3F8B" w14:textId="5F52143A" w:rsidR="00C22355" w:rsidRPr="00950867" w:rsidRDefault="00C22355" w:rsidP="00C22355">
            <w:pPr>
              <w:spacing w:after="0" w:line="240" w:lineRule="auto"/>
              <w:rPr>
                <w:rFonts w:asciiTheme="majorHAnsi" w:eastAsia="Times New Roman" w:hAnsiTheme="majorHAnsi" w:cstheme="majorHAnsi"/>
                <w:color w:val="000000"/>
                <w:sz w:val="19"/>
                <w:szCs w:val="19"/>
              </w:rPr>
            </w:pPr>
            <w:r w:rsidRPr="00950867">
              <w:rPr>
                <w:rFonts w:asciiTheme="majorHAnsi" w:eastAsia="Times New Roman" w:hAnsiTheme="majorHAnsi" w:cstheme="majorHAnsi"/>
                <w:color w:val="000000"/>
                <w:sz w:val="19"/>
                <w:szCs w:val="19"/>
              </w:rPr>
              <w:t>3. Cannabis Imagery Storage (3 months)</w:t>
            </w:r>
          </w:p>
        </w:tc>
        <w:tc>
          <w:tcPr>
            <w:tcW w:w="1710" w:type="dxa"/>
            <w:noWrap/>
          </w:tcPr>
          <w:p w14:paraId="602B8BDD" w14:textId="6B325BD0" w:rsidR="00C22355" w:rsidRPr="00950867" w:rsidRDefault="00C22355" w:rsidP="00C22355">
            <w:pPr>
              <w:spacing w:after="0" w:line="240" w:lineRule="auto"/>
              <w:jc w:val="center"/>
              <w:rPr>
                <w:rFonts w:asciiTheme="majorHAnsi" w:eastAsia="Times New Roman" w:hAnsiTheme="majorHAnsi" w:cstheme="majorHAnsi"/>
                <w:color w:val="auto"/>
                <w:sz w:val="19"/>
                <w:szCs w:val="19"/>
              </w:rPr>
            </w:pPr>
            <w:r w:rsidRPr="00950867">
              <w:rPr>
                <w:rFonts w:asciiTheme="majorHAnsi" w:eastAsia="Times New Roman" w:hAnsiTheme="majorHAnsi" w:cstheme="majorHAnsi"/>
                <w:color w:val="auto"/>
                <w:sz w:val="19"/>
                <w:szCs w:val="19"/>
              </w:rPr>
              <w:t>0.6</w:t>
            </w:r>
          </w:p>
        </w:tc>
        <w:tc>
          <w:tcPr>
            <w:tcW w:w="4410" w:type="dxa"/>
          </w:tcPr>
          <w:p w14:paraId="43844D94" w14:textId="3FF4A045" w:rsidR="00C22355" w:rsidRPr="00950867" w:rsidRDefault="00C22355" w:rsidP="00C22355">
            <w:pPr>
              <w:spacing w:after="0" w:line="240" w:lineRule="auto"/>
              <w:rPr>
                <w:rFonts w:asciiTheme="majorHAnsi" w:eastAsia="Times New Roman" w:hAnsiTheme="majorHAnsi" w:cstheme="majorHAnsi"/>
                <w:color w:val="000000"/>
                <w:sz w:val="19"/>
                <w:szCs w:val="19"/>
              </w:rPr>
            </w:pPr>
            <w:r w:rsidRPr="00950867">
              <w:rPr>
                <w:rFonts w:asciiTheme="majorHAnsi" w:eastAsia="Times New Roman" w:hAnsiTheme="majorHAnsi" w:cstheme="majorHAnsi"/>
                <w:color w:val="000000"/>
                <w:sz w:val="19"/>
                <w:szCs w:val="19"/>
              </w:rPr>
              <w:t xml:space="preserve">Cannabis imagery on-site storage may reach a maximum volume equal to the highest 3 months of AU demands. </w:t>
            </w:r>
          </w:p>
          <w:p w14:paraId="01A18B5C" w14:textId="4181FD33" w:rsidR="00C22355" w:rsidRPr="00950867" w:rsidRDefault="00C22355" w:rsidP="00C22355">
            <w:pPr>
              <w:spacing w:after="0" w:line="240" w:lineRule="auto"/>
              <w:rPr>
                <w:rFonts w:asciiTheme="majorHAnsi" w:eastAsia="Times New Roman" w:hAnsiTheme="majorHAnsi" w:cstheme="majorHAnsi"/>
                <w:color w:val="000000"/>
                <w:sz w:val="19"/>
                <w:szCs w:val="19"/>
              </w:rPr>
            </w:pPr>
            <w:r w:rsidRPr="00950867">
              <w:rPr>
                <w:rFonts w:asciiTheme="majorHAnsi" w:eastAsia="Times New Roman" w:hAnsiTheme="majorHAnsi" w:cstheme="majorHAnsi"/>
                <w:color w:val="000000"/>
                <w:sz w:val="19"/>
                <w:szCs w:val="19"/>
              </w:rPr>
              <w:t xml:space="preserve">DT = 3 month storage pattern (see section </w:t>
            </w:r>
            <w:r w:rsidRPr="00950867">
              <w:rPr>
                <w:rFonts w:asciiTheme="majorHAnsi" w:eastAsia="Times New Roman" w:hAnsiTheme="majorHAnsi" w:cstheme="majorHAnsi"/>
                <w:color w:val="000000"/>
                <w:sz w:val="19"/>
                <w:szCs w:val="19"/>
              </w:rPr>
              <w:fldChar w:fldCharType="begin"/>
            </w:r>
            <w:r w:rsidRPr="00950867">
              <w:rPr>
                <w:rFonts w:asciiTheme="majorHAnsi" w:eastAsia="Times New Roman" w:hAnsiTheme="majorHAnsi" w:cstheme="majorHAnsi"/>
                <w:color w:val="000000"/>
                <w:sz w:val="19"/>
                <w:szCs w:val="19"/>
              </w:rPr>
              <w:instrText xml:space="preserve"> REF _Ref61536535 \w \h </w:instrText>
            </w:r>
            <w:r w:rsidR="00950867">
              <w:rPr>
                <w:rFonts w:asciiTheme="majorHAnsi" w:eastAsia="Times New Roman" w:hAnsiTheme="majorHAnsi" w:cstheme="majorHAnsi"/>
                <w:color w:val="000000"/>
                <w:sz w:val="19"/>
                <w:szCs w:val="19"/>
              </w:rPr>
              <w:instrText xml:space="preserve"> \* MERGEFORMAT </w:instrText>
            </w:r>
            <w:r w:rsidRPr="00950867">
              <w:rPr>
                <w:rFonts w:asciiTheme="majorHAnsi" w:eastAsia="Times New Roman" w:hAnsiTheme="majorHAnsi" w:cstheme="majorHAnsi"/>
                <w:color w:val="000000"/>
                <w:sz w:val="19"/>
                <w:szCs w:val="19"/>
              </w:rPr>
            </w:r>
            <w:r w:rsidRPr="00950867">
              <w:rPr>
                <w:rFonts w:asciiTheme="majorHAnsi" w:eastAsia="Times New Roman" w:hAnsiTheme="majorHAnsi" w:cstheme="majorHAnsi"/>
                <w:color w:val="000000"/>
                <w:sz w:val="19"/>
                <w:szCs w:val="19"/>
              </w:rPr>
              <w:fldChar w:fldCharType="separate"/>
            </w:r>
            <w:r w:rsidR="0067763F">
              <w:rPr>
                <w:rFonts w:asciiTheme="majorHAnsi" w:eastAsia="Times New Roman" w:hAnsiTheme="majorHAnsi" w:cstheme="majorHAnsi"/>
                <w:color w:val="000000"/>
                <w:sz w:val="19"/>
                <w:szCs w:val="19"/>
              </w:rPr>
              <w:t>7.4.4</w:t>
            </w:r>
            <w:r w:rsidRPr="00950867">
              <w:rPr>
                <w:rFonts w:asciiTheme="majorHAnsi" w:eastAsia="Times New Roman" w:hAnsiTheme="majorHAnsi" w:cstheme="majorHAnsi"/>
                <w:color w:val="000000"/>
                <w:sz w:val="19"/>
                <w:szCs w:val="19"/>
              </w:rPr>
              <w:fldChar w:fldCharType="end"/>
            </w:r>
            <w:r w:rsidRPr="00950867">
              <w:rPr>
                <w:rFonts w:asciiTheme="majorHAnsi" w:eastAsia="Times New Roman" w:hAnsiTheme="majorHAnsi" w:cstheme="majorHAnsi"/>
                <w:color w:val="000000"/>
                <w:sz w:val="19"/>
                <w:szCs w:val="19"/>
              </w:rPr>
              <w:t>)</w:t>
            </w:r>
          </w:p>
        </w:tc>
      </w:tr>
      <w:tr w:rsidR="00C22355" w:rsidRPr="00950867" w14:paraId="5F61F63B" w14:textId="77777777" w:rsidTr="00C22355">
        <w:trPr>
          <w:trHeight w:val="273"/>
        </w:trPr>
        <w:tc>
          <w:tcPr>
            <w:tcW w:w="2250" w:type="dxa"/>
            <w:noWrap/>
          </w:tcPr>
          <w:p w14:paraId="0625CC97" w14:textId="2B7FE612" w:rsidR="00C22355" w:rsidRPr="00950867" w:rsidRDefault="00C22355" w:rsidP="00C22355">
            <w:pPr>
              <w:spacing w:after="0" w:line="240" w:lineRule="auto"/>
              <w:rPr>
                <w:rFonts w:asciiTheme="majorHAnsi" w:eastAsia="Times New Roman" w:hAnsiTheme="majorHAnsi" w:cstheme="majorHAnsi"/>
                <w:color w:val="000000"/>
                <w:sz w:val="19"/>
                <w:szCs w:val="19"/>
              </w:rPr>
            </w:pPr>
            <w:r w:rsidRPr="00950867">
              <w:rPr>
                <w:rFonts w:asciiTheme="majorHAnsi" w:eastAsia="Times New Roman" w:hAnsiTheme="majorHAnsi" w:cstheme="majorHAnsi"/>
                <w:color w:val="000000"/>
                <w:sz w:val="19"/>
                <w:szCs w:val="19"/>
              </w:rPr>
              <w:lastRenderedPageBreak/>
              <w:t>4. Cannabis Imagery Storage (legal storage)</w:t>
            </w:r>
          </w:p>
        </w:tc>
        <w:tc>
          <w:tcPr>
            <w:tcW w:w="1710" w:type="dxa"/>
            <w:noWrap/>
          </w:tcPr>
          <w:p w14:paraId="73266B29" w14:textId="687E7E0D" w:rsidR="00C22355" w:rsidRPr="00950867" w:rsidRDefault="00C22355" w:rsidP="00C22355">
            <w:pPr>
              <w:spacing w:after="0" w:line="240" w:lineRule="auto"/>
              <w:jc w:val="center"/>
              <w:rPr>
                <w:rFonts w:asciiTheme="majorHAnsi" w:eastAsia="Times New Roman" w:hAnsiTheme="majorHAnsi" w:cstheme="majorHAnsi"/>
                <w:color w:val="auto"/>
                <w:sz w:val="19"/>
                <w:szCs w:val="19"/>
              </w:rPr>
            </w:pPr>
            <w:r w:rsidRPr="00950867">
              <w:rPr>
                <w:rFonts w:asciiTheme="majorHAnsi" w:eastAsia="Times New Roman" w:hAnsiTheme="majorHAnsi" w:cstheme="majorHAnsi"/>
                <w:color w:val="auto"/>
                <w:sz w:val="19"/>
                <w:szCs w:val="19"/>
              </w:rPr>
              <w:t>1</w:t>
            </w:r>
          </w:p>
        </w:tc>
        <w:tc>
          <w:tcPr>
            <w:tcW w:w="4410" w:type="dxa"/>
          </w:tcPr>
          <w:p w14:paraId="65EF6C5A" w14:textId="42E09E54" w:rsidR="00C22355" w:rsidRPr="00950867" w:rsidRDefault="00C22355" w:rsidP="00C22355">
            <w:pPr>
              <w:spacing w:after="0" w:line="240" w:lineRule="auto"/>
              <w:rPr>
                <w:rFonts w:asciiTheme="majorHAnsi" w:eastAsia="Times New Roman" w:hAnsiTheme="majorHAnsi" w:cstheme="majorHAnsi"/>
                <w:color w:val="000000"/>
                <w:sz w:val="19"/>
                <w:szCs w:val="19"/>
              </w:rPr>
            </w:pPr>
            <w:r w:rsidRPr="00950867">
              <w:rPr>
                <w:rFonts w:asciiTheme="majorHAnsi" w:eastAsia="Times New Roman" w:hAnsiTheme="majorHAnsi" w:cstheme="majorHAnsi"/>
                <w:color w:val="000000"/>
                <w:sz w:val="19"/>
                <w:szCs w:val="19"/>
              </w:rPr>
              <w:t>Cannabis</w:t>
            </w:r>
            <w:r w:rsidR="00992D7F" w:rsidRPr="00950867">
              <w:rPr>
                <w:rFonts w:asciiTheme="majorHAnsi" w:eastAsia="Times New Roman" w:hAnsiTheme="majorHAnsi" w:cstheme="majorHAnsi"/>
                <w:color w:val="000000"/>
                <w:sz w:val="19"/>
                <w:szCs w:val="19"/>
              </w:rPr>
              <w:t xml:space="preserve"> imagery sites may only divert from Nov-Mar and must store water for use during other months.</w:t>
            </w:r>
          </w:p>
          <w:p w14:paraId="23E9E77A" w14:textId="250DFED9" w:rsidR="00C22355" w:rsidRPr="00950867" w:rsidRDefault="00C22355" w:rsidP="00C22355">
            <w:pPr>
              <w:spacing w:after="0" w:line="240" w:lineRule="auto"/>
              <w:rPr>
                <w:rFonts w:asciiTheme="majorHAnsi" w:eastAsia="Times New Roman" w:hAnsiTheme="majorHAnsi" w:cstheme="majorHAnsi"/>
                <w:color w:val="000000"/>
                <w:sz w:val="19"/>
                <w:szCs w:val="19"/>
              </w:rPr>
            </w:pPr>
            <w:r w:rsidRPr="00950867">
              <w:rPr>
                <w:rFonts w:asciiTheme="majorHAnsi" w:eastAsia="Times New Roman" w:hAnsiTheme="majorHAnsi" w:cstheme="majorHAnsi"/>
                <w:color w:val="000000"/>
                <w:sz w:val="19"/>
                <w:szCs w:val="19"/>
              </w:rPr>
              <w:t xml:space="preserve">DT = </w:t>
            </w:r>
            <w:r w:rsidR="00992D7F" w:rsidRPr="00950867">
              <w:rPr>
                <w:rFonts w:asciiTheme="majorHAnsi" w:eastAsia="Times New Roman" w:hAnsiTheme="majorHAnsi" w:cstheme="majorHAnsi"/>
                <w:color w:val="000000"/>
                <w:sz w:val="19"/>
                <w:szCs w:val="19"/>
              </w:rPr>
              <w:t>Legal</w:t>
            </w:r>
            <w:r w:rsidRPr="00950867">
              <w:rPr>
                <w:rFonts w:asciiTheme="majorHAnsi" w:eastAsia="Times New Roman" w:hAnsiTheme="majorHAnsi" w:cstheme="majorHAnsi"/>
                <w:color w:val="000000"/>
                <w:sz w:val="19"/>
                <w:szCs w:val="19"/>
              </w:rPr>
              <w:t xml:space="preserve"> storage pattern (see section </w:t>
            </w:r>
            <w:r w:rsidRPr="00950867">
              <w:rPr>
                <w:rFonts w:asciiTheme="majorHAnsi" w:eastAsia="Times New Roman" w:hAnsiTheme="majorHAnsi" w:cstheme="majorHAnsi"/>
                <w:color w:val="000000"/>
                <w:sz w:val="19"/>
                <w:szCs w:val="19"/>
              </w:rPr>
              <w:fldChar w:fldCharType="begin"/>
            </w:r>
            <w:r w:rsidRPr="00950867">
              <w:rPr>
                <w:rFonts w:asciiTheme="majorHAnsi" w:eastAsia="Times New Roman" w:hAnsiTheme="majorHAnsi" w:cstheme="majorHAnsi"/>
                <w:color w:val="000000"/>
                <w:sz w:val="19"/>
                <w:szCs w:val="19"/>
              </w:rPr>
              <w:instrText xml:space="preserve"> REF _Ref61536535 \w \h </w:instrText>
            </w:r>
            <w:r w:rsidR="00950867">
              <w:rPr>
                <w:rFonts w:asciiTheme="majorHAnsi" w:eastAsia="Times New Roman" w:hAnsiTheme="majorHAnsi" w:cstheme="majorHAnsi"/>
                <w:color w:val="000000"/>
                <w:sz w:val="19"/>
                <w:szCs w:val="19"/>
              </w:rPr>
              <w:instrText xml:space="preserve"> \* MERGEFORMAT </w:instrText>
            </w:r>
            <w:r w:rsidRPr="00950867">
              <w:rPr>
                <w:rFonts w:asciiTheme="majorHAnsi" w:eastAsia="Times New Roman" w:hAnsiTheme="majorHAnsi" w:cstheme="majorHAnsi"/>
                <w:color w:val="000000"/>
                <w:sz w:val="19"/>
                <w:szCs w:val="19"/>
              </w:rPr>
            </w:r>
            <w:r w:rsidRPr="00950867">
              <w:rPr>
                <w:rFonts w:asciiTheme="majorHAnsi" w:eastAsia="Times New Roman" w:hAnsiTheme="majorHAnsi" w:cstheme="majorHAnsi"/>
                <w:color w:val="000000"/>
                <w:sz w:val="19"/>
                <w:szCs w:val="19"/>
              </w:rPr>
              <w:fldChar w:fldCharType="separate"/>
            </w:r>
            <w:r w:rsidR="0067763F">
              <w:rPr>
                <w:rFonts w:asciiTheme="majorHAnsi" w:eastAsia="Times New Roman" w:hAnsiTheme="majorHAnsi" w:cstheme="majorHAnsi"/>
                <w:color w:val="000000"/>
                <w:sz w:val="19"/>
                <w:szCs w:val="19"/>
              </w:rPr>
              <w:t>7.4.4</w:t>
            </w:r>
            <w:r w:rsidRPr="00950867">
              <w:rPr>
                <w:rFonts w:asciiTheme="majorHAnsi" w:eastAsia="Times New Roman" w:hAnsiTheme="majorHAnsi" w:cstheme="majorHAnsi"/>
                <w:color w:val="000000"/>
                <w:sz w:val="19"/>
                <w:szCs w:val="19"/>
              </w:rPr>
              <w:fldChar w:fldCharType="end"/>
            </w:r>
            <w:r w:rsidRPr="00950867">
              <w:rPr>
                <w:rFonts w:asciiTheme="majorHAnsi" w:eastAsia="Times New Roman" w:hAnsiTheme="majorHAnsi" w:cstheme="majorHAnsi"/>
                <w:color w:val="000000"/>
                <w:sz w:val="19"/>
                <w:szCs w:val="19"/>
              </w:rPr>
              <w:t>)</w:t>
            </w:r>
            <w:r w:rsidR="00000849" w:rsidRPr="00950867">
              <w:rPr>
                <w:rFonts w:asciiTheme="majorHAnsi" w:eastAsia="Times New Roman" w:hAnsiTheme="majorHAnsi" w:cstheme="majorHAnsi"/>
                <w:color w:val="000000"/>
                <w:sz w:val="19"/>
                <w:szCs w:val="19"/>
              </w:rPr>
              <w:t>.</w:t>
            </w:r>
          </w:p>
        </w:tc>
      </w:tr>
    </w:tbl>
    <w:p w14:paraId="1F11C579" w14:textId="1C86EC9B" w:rsidR="00C22355" w:rsidRPr="00950867" w:rsidRDefault="00C22355" w:rsidP="00EC1E47">
      <w:pPr>
        <w:rPr>
          <w:lang w:val="en-US"/>
        </w:rPr>
      </w:pPr>
    </w:p>
    <w:p w14:paraId="6DE48DB7" w14:textId="794CAFA4" w:rsidR="00992D7F" w:rsidRPr="00950867" w:rsidRDefault="00992D7F" w:rsidP="00B11DEE">
      <w:pPr>
        <w:rPr>
          <w:lang w:val="en-US"/>
        </w:rPr>
      </w:pPr>
      <w:r w:rsidRPr="00950867">
        <w:rPr>
          <w:lang w:val="en-US"/>
        </w:rPr>
        <w:t xml:space="preserve">The cannabis storage option adjustment calculates the DT </w:t>
      </w:r>
      <w:r w:rsidR="00000849" w:rsidRPr="00950867">
        <w:rPr>
          <w:lang w:val="en-US"/>
        </w:rPr>
        <w:t>monthly distribution</w:t>
      </w:r>
      <w:r w:rsidRPr="00950867">
        <w:rPr>
          <w:lang w:val="en-US"/>
        </w:rPr>
        <w:t xml:space="preserve"> in the model by setting the weight of 2 different DT patterns. The DT patterns to draw from can </w:t>
      </w:r>
      <w:r w:rsidR="00B54146" w:rsidRPr="00950867">
        <w:rPr>
          <w:lang w:val="en-US"/>
        </w:rPr>
        <w:t xml:space="preserve">be changed by modifying the </w:t>
      </w:r>
      <w:r w:rsidR="00B54146" w:rsidRPr="00950867">
        <w:rPr>
          <w:i/>
          <w:iCs/>
          <w:lang w:val="en-US"/>
        </w:rPr>
        <w:t>Cannabis Storage Option 1 Toggle</w:t>
      </w:r>
      <w:r w:rsidR="00B54146" w:rsidRPr="00950867">
        <w:rPr>
          <w:lang w:val="en-US"/>
        </w:rPr>
        <w:t xml:space="preserve"> and </w:t>
      </w:r>
      <w:r w:rsidR="00B54146" w:rsidRPr="00950867">
        <w:rPr>
          <w:i/>
          <w:iCs/>
          <w:lang w:val="en-US"/>
        </w:rPr>
        <w:t>Cannabis Storage Option 2 Toggle</w:t>
      </w:r>
      <w:r w:rsidR="00B54146" w:rsidRPr="00950867">
        <w:rPr>
          <w:lang w:val="en-US"/>
        </w:rPr>
        <w:t xml:space="preserve"> expressions. As the </w:t>
      </w:r>
      <w:r w:rsidRPr="00950867">
        <w:rPr>
          <w:lang w:val="en-US"/>
        </w:rPr>
        <w:t>cannabis storage option adjustment</w:t>
      </w:r>
      <w:r w:rsidR="00B54146" w:rsidRPr="00950867">
        <w:rPr>
          <w:lang w:val="en-US"/>
        </w:rPr>
        <w:t xml:space="preserve"> approaches 0, the option 1 DT </w:t>
      </w:r>
      <w:r w:rsidR="00000849" w:rsidRPr="00950867">
        <w:rPr>
          <w:lang w:val="en-US"/>
        </w:rPr>
        <w:t>monthly distribution</w:t>
      </w:r>
      <w:r w:rsidR="00B54146" w:rsidRPr="00950867">
        <w:rPr>
          <w:lang w:val="en-US"/>
        </w:rPr>
        <w:t xml:space="preserve"> will be weighted more heavily. </w:t>
      </w:r>
      <w:r w:rsidRPr="00950867">
        <w:rPr>
          <w:lang w:val="en-US"/>
        </w:rPr>
        <w:t>On the other hand, a</w:t>
      </w:r>
      <w:r w:rsidR="00B54146" w:rsidRPr="00950867">
        <w:rPr>
          <w:lang w:val="en-US"/>
        </w:rPr>
        <w:t>s the</w:t>
      </w:r>
      <w:r w:rsidRPr="00950867">
        <w:rPr>
          <w:lang w:val="en-US"/>
        </w:rPr>
        <w:t xml:space="preserve"> cannabis storage option adjustment </w:t>
      </w:r>
      <w:r w:rsidR="00B54146" w:rsidRPr="00950867">
        <w:rPr>
          <w:lang w:val="en-US"/>
        </w:rPr>
        <w:t xml:space="preserve">approaches 1, the option 2 DT </w:t>
      </w:r>
      <w:r w:rsidR="00000849" w:rsidRPr="00950867">
        <w:rPr>
          <w:lang w:val="en-US"/>
        </w:rPr>
        <w:t>monthly distribution</w:t>
      </w:r>
      <w:r w:rsidR="00B54146" w:rsidRPr="00950867">
        <w:rPr>
          <w:lang w:val="en-US"/>
        </w:rPr>
        <w:t xml:space="preserve"> will be weighted more heavily. </w:t>
      </w:r>
      <w:r w:rsidRPr="00950867">
        <w:rPr>
          <w:lang w:val="en-US"/>
        </w:rPr>
        <w:t xml:space="preserve">The cannabis storage options currently built into SEWAM are shown below in </w:t>
      </w:r>
      <w:r w:rsidR="00000849" w:rsidRPr="00950867">
        <w:rPr>
          <w:lang w:val="en-US"/>
        </w:rPr>
        <w:fldChar w:fldCharType="begin"/>
      </w:r>
      <w:r w:rsidR="00000849" w:rsidRPr="00950867">
        <w:rPr>
          <w:lang w:val="en-US"/>
        </w:rPr>
        <w:instrText xml:space="preserve"> REF _Ref62056116 \h  \* MERGEFORMAT </w:instrText>
      </w:r>
      <w:r w:rsidR="00000849" w:rsidRPr="00950867">
        <w:rPr>
          <w:lang w:val="en-US"/>
        </w:rPr>
      </w:r>
      <w:r w:rsidR="00000849" w:rsidRPr="00950867">
        <w:rPr>
          <w:lang w:val="en-US"/>
        </w:rPr>
        <w:fldChar w:fldCharType="separate"/>
      </w:r>
      <w:r w:rsidR="0067763F">
        <w:t xml:space="preserve">Table </w:t>
      </w:r>
      <w:r w:rsidR="0067763F">
        <w:rPr>
          <w:noProof/>
        </w:rPr>
        <w:t>5.13</w:t>
      </w:r>
      <w:r w:rsidR="00000849" w:rsidRPr="00950867">
        <w:rPr>
          <w:lang w:val="en-US"/>
        </w:rPr>
        <w:fldChar w:fldCharType="end"/>
      </w:r>
      <w:r w:rsidR="00000849" w:rsidRPr="00950867">
        <w:rPr>
          <w:lang w:val="en-US"/>
        </w:rPr>
        <w:t>.</w:t>
      </w:r>
    </w:p>
    <w:p w14:paraId="175D2E1E" w14:textId="7BB2F64B" w:rsidR="00000849" w:rsidRDefault="00000849" w:rsidP="00000849">
      <w:pPr>
        <w:pStyle w:val="TableFigureTitle"/>
      </w:pPr>
      <w:bookmarkStart w:id="149" w:name="_Ref62056116"/>
      <w:r>
        <w:t xml:space="preserve">Table </w:t>
      </w:r>
      <w:fldSimple w:instr=" STYLEREF 1 \s ">
        <w:r w:rsidR="006E011C">
          <w:rPr>
            <w:noProof/>
          </w:rPr>
          <w:t>5</w:t>
        </w:r>
      </w:fldSimple>
      <w:r w:rsidR="006E011C">
        <w:t>.</w:t>
      </w:r>
      <w:fldSimple w:instr=" SEQ Table \* ARABIC \s 1 ">
        <w:r w:rsidR="006E011C">
          <w:rPr>
            <w:noProof/>
          </w:rPr>
          <w:t>13</w:t>
        </w:r>
      </w:fldSimple>
      <w:bookmarkEnd w:id="149"/>
      <w:r>
        <w:t>.Cannabis storage option toggles.</w:t>
      </w:r>
    </w:p>
    <w:tbl>
      <w:tblPr>
        <w:tblStyle w:val="TableGrid"/>
        <w:tblW w:w="7740" w:type="dxa"/>
        <w:tblLook w:val="04A0" w:firstRow="1" w:lastRow="0" w:firstColumn="1" w:lastColumn="0" w:noHBand="0" w:noVBand="1"/>
      </w:tblPr>
      <w:tblGrid>
        <w:gridCol w:w="1890"/>
        <w:gridCol w:w="5850"/>
      </w:tblGrid>
      <w:tr w:rsidR="00992D7F" w:rsidRPr="00052AA3" w14:paraId="0D785894" w14:textId="77777777" w:rsidTr="00000849">
        <w:trPr>
          <w:cnfStyle w:val="100000000000" w:firstRow="1" w:lastRow="0" w:firstColumn="0" w:lastColumn="0" w:oddVBand="0" w:evenVBand="0" w:oddHBand="0" w:evenHBand="0" w:firstRowFirstColumn="0" w:firstRowLastColumn="0" w:lastRowFirstColumn="0" w:lastRowLastColumn="0"/>
          <w:trHeight w:val="273"/>
        </w:trPr>
        <w:tc>
          <w:tcPr>
            <w:tcW w:w="1890" w:type="dxa"/>
            <w:noWrap/>
          </w:tcPr>
          <w:p w14:paraId="09A928F1" w14:textId="7B87670F" w:rsidR="00992D7F" w:rsidRPr="00052AA3" w:rsidRDefault="00992D7F" w:rsidP="00992D7F">
            <w:pPr>
              <w:spacing w:after="0" w:line="240" w:lineRule="auto"/>
              <w:jc w:val="center"/>
              <w:rPr>
                <w:rFonts w:asciiTheme="majorHAnsi" w:eastAsia="Times New Roman" w:hAnsiTheme="majorHAnsi" w:cstheme="majorHAnsi"/>
                <w:b/>
                <w:bCs/>
                <w:color w:val="000000"/>
                <w:sz w:val="19"/>
                <w:szCs w:val="19"/>
              </w:rPr>
            </w:pPr>
            <w:r>
              <w:rPr>
                <w:rFonts w:asciiTheme="majorHAnsi" w:eastAsia="Times New Roman" w:hAnsiTheme="majorHAnsi" w:cstheme="majorHAnsi"/>
                <w:b/>
                <w:bCs/>
                <w:color w:val="000000"/>
                <w:sz w:val="19"/>
                <w:szCs w:val="19"/>
              </w:rPr>
              <w:t>Cannabis Storage Option 1/2 Toggle Value</w:t>
            </w:r>
          </w:p>
        </w:tc>
        <w:tc>
          <w:tcPr>
            <w:tcW w:w="5850" w:type="dxa"/>
          </w:tcPr>
          <w:p w14:paraId="39946876" w14:textId="4DA2DA7D" w:rsidR="00992D7F" w:rsidRPr="00052AA3" w:rsidRDefault="00992D7F" w:rsidP="00992D7F">
            <w:pPr>
              <w:spacing w:after="0" w:line="240" w:lineRule="auto"/>
              <w:jc w:val="center"/>
              <w:rPr>
                <w:rFonts w:asciiTheme="majorHAnsi" w:eastAsia="Times New Roman" w:hAnsiTheme="majorHAnsi" w:cstheme="majorHAnsi"/>
                <w:b/>
                <w:bCs/>
                <w:color w:val="000000"/>
                <w:sz w:val="19"/>
                <w:szCs w:val="19"/>
              </w:rPr>
            </w:pPr>
            <w:r>
              <w:rPr>
                <w:rFonts w:asciiTheme="majorHAnsi" w:eastAsia="Times New Roman" w:hAnsiTheme="majorHAnsi" w:cstheme="majorHAnsi"/>
                <w:b/>
                <w:bCs/>
                <w:color w:val="000000"/>
                <w:sz w:val="19"/>
                <w:szCs w:val="19"/>
              </w:rPr>
              <w:t>Description</w:t>
            </w:r>
          </w:p>
        </w:tc>
      </w:tr>
      <w:tr w:rsidR="00992D7F" w:rsidRPr="00680191" w14:paraId="32FB09C0" w14:textId="77777777" w:rsidTr="00000849">
        <w:trPr>
          <w:trHeight w:val="273"/>
        </w:trPr>
        <w:tc>
          <w:tcPr>
            <w:tcW w:w="1890" w:type="dxa"/>
            <w:noWrap/>
            <w:hideMark/>
          </w:tcPr>
          <w:p w14:paraId="5F62F30D" w14:textId="77777777" w:rsidR="00992D7F" w:rsidRDefault="00992D7F" w:rsidP="00992D7F">
            <w:pPr>
              <w:spacing w:after="0" w:line="240" w:lineRule="auto"/>
              <w:jc w:val="center"/>
              <w:rPr>
                <w:rFonts w:asciiTheme="majorHAnsi" w:eastAsia="Times New Roman" w:hAnsiTheme="majorHAnsi" w:cstheme="majorHAnsi"/>
                <w:color w:val="auto"/>
                <w:sz w:val="19"/>
                <w:szCs w:val="19"/>
              </w:rPr>
            </w:pPr>
            <w:r>
              <w:rPr>
                <w:rFonts w:asciiTheme="majorHAnsi" w:eastAsia="Times New Roman" w:hAnsiTheme="majorHAnsi" w:cstheme="majorHAnsi"/>
                <w:color w:val="auto"/>
                <w:sz w:val="19"/>
                <w:szCs w:val="19"/>
              </w:rPr>
              <w:t>1</w:t>
            </w:r>
          </w:p>
          <w:p w14:paraId="37CDFA82" w14:textId="7C2514ED" w:rsidR="00000849" w:rsidRPr="00000849" w:rsidRDefault="00000849" w:rsidP="00992D7F">
            <w:pPr>
              <w:spacing w:after="0" w:line="240" w:lineRule="auto"/>
              <w:jc w:val="center"/>
              <w:rPr>
                <w:rFonts w:asciiTheme="majorHAnsi" w:eastAsia="Times New Roman" w:hAnsiTheme="majorHAnsi" w:cstheme="majorHAnsi"/>
                <w:b/>
                <w:bCs/>
                <w:color w:val="auto"/>
                <w:sz w:val="19"/>
                <w:szCs w:val="19"/>
              </w:rPr>
            </w:pPr>
          </w:p>
        </w:tc>
        <w:tc>
          <w:tcPr>
            <w:tcW w:w="5850" w:type="dxa"/>
          </w:tcPr>
          <w:p w14:paraId="1F707FFD" w14:textId="77777777" w:rsidR="00992D7F" w:rsidRDefault="00992D7F" w:rsidP="00992D7F">
            <w:pPr>
              <w:spacing w:after="0" w:line="240" w:lineRule="auto"/>
              <w:rPr>
                <w:rFonts w:asciiTheme="majorHAnsi" w:eastAsia="Times New Roman" w:hAnsiTheme="majorHAnsi" w:cstheme="majorHAnsi"/>
                <w:color w:val="000000"/>
                <w:sz w:val="19"/>
                <w:szCs w:val="19"/>
              </w:rPr>
            </w:pPr>
            <w:r>
              <w:rPr>
                <w:rFonts w:asciiTheme="majorHAnsi" w:eastAsia="Times New Roman" w:hAnsiTheme="majorHAnsi" w:cstheme="majorHAnsi"/>
                <w:color w:val="000000"/>
                <w:sz w:val="19"/>
                <w:szCs w:val="19"/>
              </w:rPr>
              <w:t>No storage.</w:t>
            </w:r>
          </w:p>
          <w:p w14:paraId="717B2D36" w14:textId="75C3E725" w:rsidR="00992D7F" w:rsidRDefault="00992D7F" w:rsidP="00992D7F">
            <w:pPr>
              <w:spacing w:after="0" w:line="240" w:lineRule="auto"/>
              <w:rPr>
                <w:rFonts w:asciiTheme="majorHAnsi" w:eastAsia="Times New Roman" w:hAnsiTheme="majorHAnsi" w:cstheme="majorHAnsi"/>
                <w:color w:val="000000"/>
                <w:sz w:val="19"/>
                <w:szCs w:val="19"/>
              </w:rPr>
            </w:pPr>
            <w:r>
              <w:rPr>
                <w:rFonts w:asciiTheme="majorHAnsi" w:eastAsia="Times New Roman" w:hAnsiTheme="majorHAnsi" w:cstheme="majorHAnsi"/>
                <w:color w:val="000000"/>
                <w:sz w:val="19"/>
                <w:szCs w:val="19"/>
              </w:rPr>
              <w:t xml:space="preserve">Cannabis imagery DT </w:t>
            </w:r>
            <w:r w:rsidR="00000849">
              <w:rPr>
                <w:rFonts w:asciiTheme="majorHAnsi" w:eastAsia="Times New Roman" w:hAnsiTheme="majorHAnsi" w:cstheme="majorHAnsi"/>
                <w:color w:val="000000"/>
                <w:sz w:val="19"/>
                <w:szCs w:val="19"/>
              </w:rPr>
              <w:t xml:space="preserve">monthly distribution set to AU monthly distribution (see section </w:t>
            </w:r>
            <w:r w:rsidR="00000849">
              <w:rPr>
                <w:rFonts w:asciiTheme="majorHAnsi" w:eastAsia="Times New Roman" w:hAnsiTheme="majorHAnsi" w:cstheme="majorHAnsi"/>
                <w:color w:val="000000"/>
                <w:sz w:val="19"/>
                <w:szCs w:val="19"/>
              </w:rPr>
              <w:fldChar w:fldCharType="begin"/>
            </w:r>
            <w:r w:rsidR="00000849">
              <w:rPr>
                <w:rFonts w:asciiTheme="majorHAnsi" w:eastAsia="Times New Roman" w:hAnsiTheme="majorHAnsi" w:cstheme="majorHAnsi"/>
                <w:color w:val="000000"/>
                <w:sz w:val="19"/>
                <w:szCs w:val="19"/>
              </w:rPr>
              <w:instrText xml:space="preserve"> REF _Ref61536535 \w \h </w:instrText>
            </w:r>
            <w:r w:rsidR="00000849">
              <w:rPr>
                <w:rFonts w:asciiTheme="majorHAnsi" w:eastAsia="Times New Roman" w:hAnsiTheme="majorHAnsi" w:cstheme="majorHAnsi"/>
                <w:color w:val="000000"/>
                <w:sz w:val="19"/>
                <w:szCs w:val="19"/>
              </w:rPr>
            </w:r>
            <w:r w:rsidR="00000849">
              <w:rPr>
                <w:rFonts w:asciiTheme="majorHAnsi" w:eastAsia="Times New Roman" w:hAnsiTheme="majorHAnsi" w:cstheme="majorHAnsi"/>
                <w:color w:val="000000"/>
                <w:sz w:val="19"/>
                <w:szCs w:val="19"/>
              </w:rPr>
              <w:fldChar w:fldCharType="separate"/>
            </w:r>
            <w:r w:rsidR="0067763F">
              <w:rPr>
                <w:rFonts w:asciiTheme="majorHAnsi" w:eastAsia="Times New Roman" w:hAnsiTheme="majorHAnsi" w:cstheme="majorHAnsi"/>
                <w:color w:val="000000"/>
                <w:sz w:val="19"/>
                <w:szCs w:val="19"/>
              </w:rPr>
              <w:t>7.4.4</w:t>
            </w:r>
            <w:r w:rsidR="00000849">
              <w:rPr>
                <w:rFonts w:asciiTheme="majorHAnsi" w:eastAsia="Times New Roman" w:hAnsiTheme="majorHAnsi" w:cstheme="majorHAnsi"/>
                <w:color w:val="000000"/>
                <w:sz w:val="19"/>
                <w:szCs w:val="19"/>
              </w:rPr>
              <w:fldChar w:fldCharType="end"/>
            </w:r>
            <w:r w:rsidR="00000849">
              <w:rPr>
                <w:rFonts w:asciiTheme="majorHAnsi" w:eastAsia="Times New Roman" w:hAnsiTheme="majorHAnsi" w:cstheme="majorHAnsi"/>
                <w:color w:val="000000"/>
                <w:sz w:val="19"/>
                <w:szCs w:val="19"/>
              </w:rPr>
              <w:t>).</w:t>
            </w:r>
          </w:p>
          <w:p w14:paraId="291F5B37" w14:textId="2714C217" w:rsidR="00000849" w:rsidRPr="00000849" w:rsidRDefault="00000849" w:rsidP="00992D7F">
            <w:pPr>
              <w:spacing w:after="0" w:line="240" w:lineRule="auto"/>
              <w:rPr>
                <w:rFonts w:asciiTheme="majorHAnsi" w:eastAsia="Times New Roman" w:hAnsiTheme="majorHAnsi" w:cstheme="majorHAnsi"/>
                <w:b/>
                <w:bCs/>
                <w:color w:val="000000"/>
                <w:sz w:val="19"/>
                <w:szCs w:val="19"/>
              </w:rPr>
            </w:pPr>
            <w:r>
              <w:rPr>
                <w:rFonts w:asciiTheme="majorHAnsi" w:eastAsia="Times New Roman" w:hAnsiTheme="majorHAnsi" w:cstheme="majorHAnsi"/>
                <w:b/>
                <w:bCs/>
                <w:color w:val="auto"/>
                <w:sz w:val="19"/>
                <w:szCs w:val="19"/>
              </w:rPr>
              <w:t>Current value of option 1 toggle in SEWAM.</w:t>
            </w:r>
          </w:p>
        </w:tc>
      </w:tr>
      <w:tr w:rsidR="00000849" w:rsidRPr="00C22355" w14:paraId="7A1FB5B7" w14:textId="77777777" w:rsidTr="00000849">
        <w:trPr>
          <w:trHeight w:val="273"/>
        </w:trPr>
        <w:tc>
          <w:tcPr>
            <w:tcW w:w="1890" w:type="dxa"/>
            <w:noWrap/>
            <w:hideMark/>
          </w:tcPr>
          <w:p w14:paraId="36A4942E" w14:textId="1938EB95" w:rsidR="00000849" w:rsidRPr="00680191" w:rsidRDefault="00000849" w:rsidP="00000849">
            <w:pPr>
              <w:spacing w:after="0" w:line="240" w:lineRule="auto"/>
              <w:jc w:val="center"/>
              <w:rPr>
                <w:rFonts w:asciiTheme="majorHAnsi" w:eastAsia="Times New Roman" w:hAnsiTheme="majorHAnsi" w:cstheme="majorHAnsi"/>
                <w:color w:val="auto"/>
                <w:sz w:val="19"/>
                <w:szCs w:val="19"/>
              </w:rPr>
            </w:pPr>
            <w:r>
              <w:rPr>
                <w:rFonts w:asciiTheme="majorHAnsi" w:eastAsia="Times New Roman" w:hAnsiTheme="majorHAnsi" w:cstheme="majorHAnsi"/>
                <w:color w:val="auto"/>
                <w:sz w:val="19"/>
                <w:szCs w:val="19"/>
              </w:rPr>
              <w:t>2</w:t>
            </w:r>
          </w:p>
        </w:tc>
        <w:tc>
          <w:tcPr>
            <w:tcW w:w="5850" w:type="dxa"/>
          </w:tcPr>
          <w:p w14:paraId="0F0E64BF" w14:textId="1D4B9F1D" w:rsidR="00000849" w:rsidRDefault="00000849" w:rsidP="00000849">
            <w:pPr>
              <w:spacing w:after="0" w:line="240" w:lineRule="auto"/>
              <w:rPr>
                <w:rFonts w:asciiTheme="majorHAnsi" w:eastAsia="Times New Roman" w:hAnsiTheme="majorHAnsi" w:cstheme="majorHAnsi"/>
                <w:color w:val="000000"/>
                <w:sz w:val="19"/>
                <w:szCs w:val="19"/>
              </w:rPr>
            </w:pPr>
            <w:r>
              <w:rPr>
                <w:rFonts w:asciiTheme="majorHAnsi" w:eastAsia="Times New Roman" w:hAnsiTheme="majorHAnsi" w:cstheme="majorHAnsi"/>
                <w:color w:val="000000"/>
                <w:sz w:val="19"/>
                <w:szCs w:val="19"/>
              </w:rPr>
              <w:t>North Coast Storage.</w:t>
            </w:r>
          </w:p>
          <w:p w14:paraId="6E5F743A" w14:textId="77777777" w:rsidR="00000849" w:rsidRDefault="00000849" w:rsidP="00000849">
            <w:pPr>
              <w:spacing w:after="0" w:line="240" w:lineRule="auto"/>
              <w:rPr>
                <w:rFonts w:asciiTheme="majorHAnsi" w:eastAsia="Times New Roman" w:hAnsiTheme="majorHAnsi" w:cstheme="majorHAnsi"/>
                <w:color w:val="000000"/>
                <w:sz w:val="19"/>
                <w:szCs w:val="19"/>
              </w:rPr>
            </w:pPr>
            <w:r>
              <w:rPr>
                <w:rFonts w:asciiTheme="majorHAnsi" w:eastAsia="Times New Roman" w:hAnsiTheme="majorHAnsi" w:cstheme="majorHAnsi"/>
                <w:color w:val="000000"/>
                <w:sz w:val="19"/>
                <w:szCs w:val="19"/>
              </w:rPr>
              <w:t xml:space="preserve">Cannabis imagery DT monthly distribution set to average DT distribution calculated from </w:t>
            </w:r>
            <w:r w:rsidRPr="00000849">
              <w:rPr>
                <w:rFonts w:asciiTheme="majorHAnsi" w:eastAsia="Times New Roman" w:hAnsiTheme="majorHAnsi" w:cstheme="majorHAnsi"/>
                <w:color w:val="000000"/>
                <w:sz w:val="19"/>
                <w:szCs w:val="19"/>
              </w:rPr>
              <w:t>NC RWQCB 2017 dataset</w:t>
            </w:r>
            <w:r>
              <w:rPr>
                <w:rFonts w:asciiTheme="majorHAnsi" w:eastAsia="Times New Roman" w:hAnsiTheme="majorHAnsi" w:cstheme="majorHAnsi"/>
                <w:color w:val="000000"/>
                <w:sz w:val="19"/>
                <w:szCs w:val="19"/>
              </w:rPr>
              <w:t>.</w:t>
            </w:r>
          </w:p>
          <w:p w14:paraId="337712F9" w14:textId="3BB75A9F" w:rsidR="00000849" w:rsidRPr="00000849" w:rsidRDefault="00000849" w:rsidP="00000849">
            <w:pPr>
              <w:spacing w:after="0" w:line="240" w:lineRule="auto"/>
              <w:rPr>
                <w:rFonts w:asciiTheme="majorHAnsi" w:eastAsia="Times New Roman" w:hAnsiTheme="majorHAnsi" w:cstheme="majorHAnsi"/>
                <w:b/>
                <w:bCs/>
                <w:color w:val="000000"/>
                <w:sz w:val="19"/>
                <w:szCs w:val="19"/>
              </w:rPr>
            </w:pPr>
            <w:r>
              <w:rPr>
                <w:rFonts w:asciiTheme="majorHAnsi" w:eastAsia="Times New Roman" w:hAnsiTheme="majorHAnsi" w:cstheme="majorHAnsi"/>
                <w:b/>
                <w:bCs/>
                <w:color w:val="000000"/>
                <w:sz w:val="19"/>
                <w:szCs w:val="19"/>
              </w:rPr>
              <w:t>Not currently used in SEWAM.</w:t>
            </w:r>
          </w:p>
        </w:tc>
      </w:tr>
      <w:tr w:rsidR="00992D7F" w14:paraId="6FA8F6C9" w14:textId="77777777" w:rsidTr="00000849">
        <w:trPr>
          <w:trHeight w:val="273"/>
        </w:trPr>
        <w:tc>
          <w:tcPr>
            <w:tcW w:w="1890" w:type="dxa"/>
            <w:noWrap/>
          </w:tcPr>
          <w:p w14:paraId="50C3148B" w14:textId="6ED932FB" w:rsidR="00992D7F" w:rsidRDefault="00992D7F" w:rsidP="00992D7F">
            <w:pPr>
              <w:spacing w:after="0" w:line="240" w:lineRule="auto"/>
              <w:jc w:val="center"/>
              <w:rPr>
                <w:rFonts w:asciiTheme="majorHAnsi" w:eastAsia="Times New Roman" w:hAnsiTheme="majorHAnsi" w:cstheme="majorHAnsi"/>
                <w:color w:val="auto"/>
                <w:sz w:val="19"/>
                <w:szCs w:val="19"/>
              </w:rPr>
            </w:pPr>
            <w:r>
              <w:rPr>
                <w:rFonts w:asciiTheme="majorHAnsi" w:eastAsia="Times New Roman" w:hAnsiTheme="majorHAnsi" w:cstheme="majorHAnsi"/>
                <w:color w:val="auto"/>
                <w:sz w:val="19"/>
                <w:szCs w:val="19"/>
              </w:rPr>
              <w:t>3</w:t>
            </w:r>
          </w:p>
        </w:tc>
        <w:tc>
          <w:tcPr>
            <w:tcW w:w="5850" w:type="dxa"/>
          </w:tcPr>
          <w:p w14:paraId="3C3E729E" w14:textId="77777777" w:rsidR="00000849" w:rsidRDefault="00000849" w:rsidP="00000849">
            <w:pPr>
              <w:spacing w:after="0" w:line="240" w:lineRule="auto"/>
              <w:rPr>
                <w:rFonts w:asciiTheme="majorHAnsi" w:eastAsia="Times New Roman" w:hAnsiTheme="majorHAnsi" w:cstheme="majorHAnsi"/>
                <w:color w:val="000000"/>
                <w:sz w:val="19"/>
                <w:szCs w:val="19"/>
              </w:rPr>
            </w:pPr>
            <w:r>
              <w:rPr>
                <w:rFonts w:asciiTheme="majorHAnsi" w:eastAsia="Times New Roman" w:hAnsiTheme="majorHAnsi" w:cstheme="majorHAnsi"/>
                <w:color w:val="000000"/>
                <w:sz w:val="19"/>
                <w:szCs w:val="19"/>
              </w:rPr>
              <w:t>No storage.</w:t>
            </w:r>
          </w:p>
          <w:p w14:paraId="42BFDDAF" w14:textId="1F83F049" w:rsidR="00000849" w:rsidRDefault="00000849" w:rsidP="00000849">
            <w:pPr>
              <w:spacing w:after="0" w:line="240" w:lineRule="auto"/>
              <w:rPr>
                <w:rFonts w:asciiTheme="majorHAnsi" w:eastAsia="Times New Roman" w:hAnsiTheme="majorHAnsi" w:cstheme="majorHAnsi"/>
                <w:color w:val="000000"/>
                <w:sz w:val="19"/>
                <w:szCs w:val="19"/>
              </w:rPr>
            </w:pPr>
            <w:r>
              <w:rPr>
                <w:rFonts w:asciiTheme="majorHAnsi" w:eastAsia="Times New Roman" w:hAnsiTheme="majorHAnsi" w:cstheme="majorHAnsi"/>
                <w:color w:val="000000"/>
                <w:sz w:val="19"/>
                <w:szCs w:val="19"/>
              </w:rPr>
              <w:t xml:space="preserve">Cannabis imagery DT monthly distribution spread out from Nov-Mar (see section </w:t>
            </w:r>
            <w:r>
              <w:rPr>
                <w:rFonts w:asciiTheme="majorHAnsi" w:eastAsia="Times New Roman" w:hAnsiTheme="majorHAnsi" w:cstheme="majorHAnsi"/>
                <w:color w:val="000000"/>
                <w:sz w:val="19"/>
                <w:szCs w:val="19"/>
              </w:rPr>
              <w:fldChar w:fldCharType="begin"/>
            </w:r>
            <w:r>
              <w:rPr>
                <w:rFonts w:asciiTheme="majorHAnsi" w:eastAsia="Times New Roman" w:hAnsiTheme="majorHAnsi" w:cstheme="majorHAnsi"/>
                <w:color w:val="000000"/>
                <w:sz w:val="19"/>
                <w:szCs w:val="19"/>
              </w:rPr>
              <w:instrText xml:space="preserve"> REF _Ref61536535 \w \h </w:instrText>
            </w:r>
            <w:r>
              <w:rPr>
                <w:rFonts w:asciiTheme="majorHAnsi" w:eastAsia="Times New Roman" w:hAnsiTheme="majorHAnsi" w:cstheme="majorHAnsi"/>
                <w:color w:val="000000"/>
                <w:sz w:val="19"/>
                <w:szCs w:val="19"/>
              </w:rPr>
            </w:r>
            <w:r>
              <w:rPr>
                <w:rFonts w:asciiTheme="majorHAnsi" w:eastAsia="Times New Roman" w:hAnsiTheme="majorHAnsi" w:cstheme="majorHAnsi"/>
                <w:color w:val="000000"/>
                <w:sz w:val="19"/>
                <w:szCs w:val="19"/>
              </w:rPr>
              <w:fldChar w:fldCharType="separate"/>
            </w:r>
            <w:r w:rsidR="0067763F">
              <w:rPr>
                <w:rFonts w:asciiTheme="majorHAnsi" w:eastAsia="Times New Roman" w:hAnsiTheme="majorHAnsi" w:cstheme="majorHAnsi"/>
                <w:color w:val="000000"/>
                <w:sz w:val="19"/>
                <w:szCs w:val="19"/>
              </w:rPr>
              <w:t>7.4.4</w:t>
            </w:r>
            <w:r>
              <w:rPr>
                <w:rFonts w:asciiTheme="majorHAnsi" w:eastAsia="Times New Roman" w:hAnsiTheme="majorHAnsi" w:cstheme="majorHAnsi"/>
                <w:color w:val="000000"/>
                <w:sz w:val="19"/>
                <w:szCs w:val="19"/>
              </w:rPr>
              <w:fldChar w:fldCharType="end"/>
            </w:r>
            <w:r>
              <w:rPr>
                <w:rFonts w:asciiTheme="majorHAnsi" w:eastAsia="Times New Roman" w:hAnsiTheme="majorHAnsi" w:cstheme="majorHAnsi"/>
                <w:color w:val="000000"/>
                <w:sz w:val="19"/>
                <w:szCs w:val="19"/>
              </w:rPr>
              <w:t>).</w:t>
            </w:r>
          </w:p>
          <w:p w14:paraId="51777AA5" w14:textId="4639FE92" w:rsidR="00000849" w:rsidRDefault="00000849" w:rsidP="00992D7F">
            <w:pPr>
              <w:spacing w:after="0" w:line="240" w:lineRule="auto"/>
              <w:rPr>
                <w:rFonts w:asciiTheme="majorHAnsi" w:eastAsia="Times New Roman" w:hAnsiTheme="majorHAnsi" w:cstheme="majorHAnsi"/>
                <w:color w:val="000000"/>
                <w:sz w:val="19"/>
                <w:szCs w:val="19"/>
              </w:rPr>
            </w:pPr>
            <w:r>
              <w:rPr>
                <w:rFonts w:asciiTheme="majorHAnsi" w:eastAsia="Times New Roman" w:hAnsiTheme="majorHAnsi" w:cstheme="majorHAnsi"/>
                <w:b/>
                <w:bCs/>
                <w:color w:val="auto"/>
                <w:sz w:val="19"/>
                <w:szCs w:val="19"/>
              </w:rPr>
              <w:t>Current value of option 2 toggle in SEWAM.</w:t>
            </w:r>
          </w:p>
        </w:tc>
      </w:tr>
    </w:tbl>
    <w:p w14:paraId="2D5EFF4B" w14:textId="77777777" w:rsidR="00992D7F" w:rsidRDefault="00992D7F" w:rsidP="00B11DEE">
      <w:pPr>
        <w:rPr>
          <w:highlight w:val="green"/>
          <w:lang w:val="en-US"/>
        </w:rPr>
      </w:pPr>
    </w:p>
    <w:p w14:paraId="03461B56" w14:textId="2FD867A4" w:rsidR="00520F87" w:rsidRPr="00DD1BA1" w:rsidRDefault="00520F87" w:rsidP="00EC40CA">
      <w:pPr>
        <w:pStyle w:val="Heading1"/>
        <w:rPr>
          <w:highlight w:val="green"/>
          <w:lang w:val="en-US"/>
        </w:rPr>
      </w:pPr>
      <w:bookmarkStart w:id="150" w:name="_Toc62220794"/>
      <w:bookmarkStart w:id="151" w:name="_Ref14858696"/>
      <w:r w:rsidRPr="00DD1BA1">
        <w:rPr>
          <w:highlight w:val="green"/>
          <w:lang w:val="en-US"/>
        </w:rPr>
        <w:lastRenderedPageBreak/>
        <w:t>Model Results</w:t>
      </w:r>
      <w:bookmarkEnd w:id="150"/>
    </w:p>
    <w:p w14:paraId="6C49F4EC" w14:textId="10F49F05" w:rsidR="00FC7591" w:rsidRDefault="00520F87" w:rsidP="00520F87">
      <w:pPr>
        <w:rPr>
          <w:lang w:val="en-US"/>
        </w:rPr>
      </w:pPr>
      <w:r>
        <w:rPr>
          <w:lang w:val="en-US"/>
        </w:rPr>
        <w:t xml:space="preserve">This section describes </w:t>
      </w:r>
      <w:r w:rsidR="004F2052">
        <w:rPr>
          <w:lang w:val="en-US"/>
        </w:rPr>
        <w:t xml:space="preserve">the </w:t>
      </w:r>
      <w:r w:rsidR="00FC7591">
        <w:rPr>
          <w:lang w:val="en-US"/>
        </w:rPr>
        <w:t>main</w:t>
      </w:r>
      <w:r w:rsidR="004F2052">
        <w:rPr>
          <w:lang w:val="en-US"/>
        </w:rPr>
        <w:t xml:space="preserve"> results contained within the SEWAM model. In WEAP, the </w:t>
      </w:r>
      <w:r w:rsidR="00FC7591">
        <w:rPr>
          <w:lang w:val="en-US"/>
        </w:rPr>
        <w:t>main</w:t>
      </w:r>
      <w:r w:rsidR="004F2052">
        <w:rPr>
          <w:lang w:val="en-US"/>
        </w:rPr>
        <w:t xml:space="preserve"> results have been saved under result favorites. The demand results are currently aggregated by subwatershed. However, it is possible to adjust the run settings of SEWAM so that results of individual demand sites may be viewed as well.</w:t>
      </w:r>
    </w:p>
    <w:p w14:paraId="04537318" w14:textId="03DC8248" w:rsidR="00FC7591" w:rsidRDefault="00FC7591" w:rsidP="00520F87">
      <w:pPr>
        <w:rPr>
          <w:lang w:val="en-US"/>
        </w:rPr>
      </w:pPr>
      <w:r>
        <w:rPr>
          <w:lang w:val="en-US"/>
        </w:rPr>
        <w:t xml:space="preserve">The results of SEWAM however, have largely been viewed through the use of a Tableau Software visualization tool. Instructions on navigating the Tableau visualization are contained within the Tableau workbook itself and are not discussed in this document. </w:t>
      </w:r>
    </w:p>
    <w:p w14:paraId="53ED863D" w14:textId="510813CF" w:rsidR="00520F87" w:rsidRPr="00DD1BA1" w:rsidRDefault="00520F87" w:rsidP="00520F87">
      <w:pPr>
        <w:pStyle w:val="Heading2"/>
        <w:rPr>
          <w:highlight w:val="green"/>
          <w:lang w:val="en-US"/>
        </w:rPr>
      </w:pPr>
      <w:bookmarkStart w:id="152" w:name="_Toc62220795"/>
      <w:r w:rsidRPr="00DD1BA1">
        <w:rPr>
          <w:highlight w:val="green"/>
          <w:lang w:val="en-US"/>
        </w:rPr>
        <w:t>Diverted total result</w:t>
      </w:r>
      <w:bookmarkEnd w:id="152"/>
      <w:r w:rsidR="00753F94" w:rsidRPr="00DD1BA1">
        <w:rPr>
          <w:highlight w:val="green"/>
          <w:lang w:val="en-US"/>
        </w:rPr>
        <w:t xml:space="preserve"> favorites</w:t>
      </w:r>
    </w:p>
    <w:p w14:paraId="5E823065" w14:textId="5585C961" w:rsidR="00520F87" w:rsidRDefault="00FA5067" w:rsidP="00753F94">
      <w:pPr>
        <w:rPr>
          <w:lang w:val="en-US"/>
        </w:rPr>
      </w:pPr>
      <w:r>
        <w:rPr>
          <w:lang w:val="en-US"/>
        </w:rPr>
        <w:t>There are a total of 18 result favorites describing the DT results in WEAP for SEWAM. Each of the 18 result favorites is comprised of a combination of one result variable, demand type, and area</w:t>
      </w:r>
      <w:r w:rsidR="00753F94">
        <w:rPr>
          <w:lang w:val="en-US"/>
        </w:rPr>
        <w:t>s</w:t>
      </w:r>
      <w:r>
        <w:rPr>
          <w:lang w:val="en-US"/>
        </w:rPr>
        <w:t xml:space="preserve">, as shown in </w:t>
      </w:r>
      <w:r>
        <w:rPr>
          <w:lang w:val="en-US"/>
        </w:rPr>
        <w:fldChar w:fldCharType="begin"/>
      </w:r>
      <w:r>
        <w:rPr>
          <w:lang w:val="en-US"/>
        </w:rPr>
        <w:instrText xml:space="preserve"> REF _Ref62220302 \h </w:instrText>
      </w:r>
      <w:r>
        <w:rPr>
          <w:lang w:val="en-US"/>
        </w:rPr>
      </w:r>
      <w:r>
        <w:rPr>
          <w:lang w:val="en-US"/>
        </w:rPr>
        <w:fldChar w:fldCharType="separate"/>
      </w:r>
      <w:r w:rsidR="0067763F">
        <w:t xml:space="preserve">Table </w:t>
      </w:r>
      <w:r w:rsidR="0067763F">
        <w:rPr>
          <w:noProof/>
        </w:rPr>
        <w:t>6</w:t>
      </w:r>
      <w:r w:rsidR="0067763F">
        <w:t>.</w:t>
      </w:r>
      <w:r w:rsidR="0067763F">
        <w:rPr>
          <w:noProof/>
        </w:rPr>
        <w:t>1</w:t>
      </w:r>
      <w:r>
        <w:rPr>
          <w:lang w:val="en-US"/>
        </w:rPr>
        <w:fldChar w:fldCharType="end"/>
      </w:r>
      <w:r>
        <w:rPr>
          <w:lang w:val="en-US"/>
        </w:rPr>
        <w:t>.</w:t>
      </w:r>
      <w:r w:rsidR="00335413">
        <w:rPr>
          <w:lang w:val="en-US"/>
        </w:rPr>
        <w:t xml:space="preserve"> For each </w:t>
      </w:r>
      <w:r w:rsidR="00753F94">
        <w:rPr>
          <w:lang w:val="en-US"/>
        </w:rPr>
        <w:t xml:space="preserve">of these </w:t>
      </w:r>
      <w:r w:rsidR="00335413">
        <w:rPr>
          <w:lang w:val="en-US"/>
        </w:rPr>
        <w:t>favorite</w:t>
      </w:r>
      <w:r w:rsidR="00753F94">
        <w:rPr>
          <w:lang w:val="en-US"/>
        </w:rPr>
        <w:t>s</w:t>
      </w:r>
      <w:r w:rsidR="00335413">
        <w:rPr>
          <w:lang w:val="en-US"/>
        </w:rPr>
        <w:t xml:space="preserve">, </w:t>
      </w:r>
      <w:r w:rsidR="00753F94">
        <w:rPr>
          <w:lang w:val="en-US"/>
        </w:rPr>
        <w:t xml:space="preserve">the </w:t>
      </w:r>
      <w:r w:rsidR="00335413">
        <w:rPr>
          <w:lang w:val="en-US"/>
        </w:rPr>
        <w:t>results</w:t>
      </w:r>
      <w:r w:rsidR="00753F94">
        <w:rPr>
          <w:lang w:val="en-US"/>
        </w:rPr>
        <w:t xml:space="preserve"> contain flows aggregated across each subwatershed.</w:t>
      </w:r>
    </w:p>
    <w:p w14:paraId="5CACFA72" w14:textId="4AD70C34" w:rsidR="00FA5067" w:rsidRDefault="00FA5067" w:rsidP="00FA5067">
      <w:pPr>
        <w:pStyle w:val="TableFigureTitle"/>
        <w:spacing w:after="0"/>
      </w:pPr>
      <w:bookmarkStart w:id="153" w:name="_Ref62220302"/>
      <w:r>
        <w:t xml:space="preserve">Table </w:t>
      </w:r>
      <w:fldSimple w:instr=" STYLEREF 1 \s ">
        <w:r w:rsidR="006E011C">
          <w:rPr>
            <w:noProof/>
          </w:rPr>
          <w:t>6</w:t>
        </w:r>
      </w:fldSimple>
      <w:r w:rsidR="006E011C">
        <w:t>.</w:t>
      </w:r>
      <w:fldSimple w:instr=" SEQ Table \* ARABIC \s 1 ">
        <w:r w:rsidR="006E011C">
          <w:rPr>
            <w:noProof/>
          </w:rPr>
          <w:t>1</w:t>
        </w:r>
      </w:fldSimple>
      <w:bookmarkEnd w:id="153"/>
      <w:r>
        <w:t xml:space="preserve"> Diverted total result combination components</w:t>
      </w:r>
    </w:p>
    <w:p w14:paraId="70F210BD" w14:textId="30CEB245" w:rsidR="00FA5067" w:rsidRPr="00FA5067" w:rsidRDefault="00FA5067" w:rsidP="00FA5067">
      <w:pPr>
        <w:pStyle w:val="TableFigureTitle"/>
        <w:rPr>
          <w:b w:val="0"/>
          <w:bCs/>
          <w:i/>
          <w:iCs/>
        </w:rPr>
      </w:pPr>
      <w:r w:rsidRPr="00FA5067">
        <w:rPr>
          <w:b w:val="0"/>
          <w:bCs/>
          <w:i/>
          <w:iCs/>
        </w:rPr>
        <w:t xml:space="preserve">Each </w:t>
      </w:r>
      <w:r>
        <w:rPr>
          <w:b w:val="0"/>
          <w:bCs/>
          <w:i/>
          <w:iCs/>
        </w:rPr>
        <w:t>result favorite saved in WEAP is a combination built from one component from each column.</w:t>
      </w:r>
    </w:p>
    <w:tbl>
      <w:tblPr>
        <w:tblStyle w:val="TableGrid"/>
        <w:tblW w:w="7397" w:type="dxa"/>
        <w:tblLook w:val="04A0" w:firstRow="1" w:lastRow="0" w:firstColumn="1" w:lastColumn="0" w:noHBand="0" w:noVBand="1"/>
      </w:tblPr>
      <w:tblGrid>
        <w:gridCol w:w="2013"/>
        <w:gridCol w:w="2415"/>
        <w:gridCol w:w="2969"/>
      </w:tblGrid>
      <w:tr w:rsidR="00520F87" w:rsidRPr="00052AA3" w14:paraId="16F18CDE" w14:textId="5BD4A33A" w:rsidTr="00FA5067">
        <w:trPr>
          <w:cnfStyle w:val="100000000000" w:firstRow="1" w:lastRow="0" w:firstColumn="0" w:lastColumn="0" w:oddVBand="0" w:evenVBand="0" w:oddHBand="0" w:evenHBand="0" w:firstRowFirstColumn="0" w:firstRowLastColumn="0" w:lastRowFirstColumn="0" w:lastRowLastColumn="0"/>
          <w:trHeight w:val="199"/>
        </w:trPr>
        <w:tc>
          <w:tcPr>
            <w:tcW w:w="2013" w:type="dxa"/>
            <w:noWrap/>
          </w:tcPr>
          <w:p w14:paraId="6E1CF548" w14:textId="72F3E2BD" w:rsidR="00520F87" w:rsidRPr="00FA5067" w:rsidRDefault="00520F87" w:rsidP="00FA5067">
            <w:pPr>
              <w:pStyle w:val="StyleRight0"/>
              <w:jc w:val="center"/>
              <w:rPr>
                <w:b/>
                <w:bCs/>
              </w:rPr>
            </w:pPr>
            <w:r w:rsidRPr="00FA5067">
              <w:rPr>
                <w:b/>
                <w:bCs/>
              </w:rPr>
              <w:t>1. Result Variables</w:t>
            </w:r>
          </w:p>
        </w:tc>
        <w:tc>
          <w:tcPr>
            <w:tcW w:w="2415" w:type="dxa"/>
          </w:tcPr>
          <w:p w14:paraId="67FAADFC" w14:textId="73AB249A" w:rsidR="00520F87" w:rsidRPr="00FA5067" w:rsidRDefault="00520F87" w:rsidP="00FA5067">
            <w:pPr>
              <w:pStyle w:val="StyleRight0"/>
              <w:jc w:val="center"/>
              <w:rPr>
                <w:b/>
                <w:bCs/>
              </w:rPr>
            </w:pPr>
            <w:r w:rsidRPr="00FA5067">
              <w:rPr>
                <w:b/>
                <w:bCs/>
              </w:rPr>
              <w:t>2. Demand Types</w:t>
            </w:r>
          </w:p>
        </w:tc>
        <w:tc>
          <w:tcPr>
            <w:tcW w:w="2969" w:type="dxa"/>
          </w:tcPr>
          <w:p w14:paraId="0786D7CB" w14:textId="5BECFA3D" w:rsidR="00520F87" w:rsidRPr="00FA5067" w:rsidRDefault="00520F87" w:rsidP="00FA5067">
            <w:pPr>
              <w:pStyle w:val="StyleRight0"/>
              <w:jc w:val="center"/>
              <w:rPr>
                <w:b/>
                <w:bCs/>
              </w:rPr>
            </w:pPr>
            <w:r w:rsidRPr="00FA5067">
              <w:rPr>
                <w:b/>
                <w:bCs/>
              </w:rPr>
              <w:t>3. Area</w:t>
            </w:r>
            <w:r w:rsidR="00753F94">
              <w:rPr>
                <w:b/>
                <w:bCs/>
              </w:rPr>
              <w:t>s</w:t>
            </w:r>
          </w:p>
        </w:tc>
      </w:tr>
      <w:tr w:rsidR="00520F87" w:rsidRPr="00000849" w14:paraId="3B584D3F" w14:textId="5B11338D" w:rsidTr="00FA5067">
        <w:trPr>
          <w:trHeight w:val="199"/>
        </w:trPr>
        <w:tc>
          <w:tcPr>
            <w:tcW w:w="2013" w:type="dxa"/>
            <w:noWrap/>
            <w:hideMark/>
          </w:tcPr>
          <w:p w14:paraId="4BB5DED7" w14:textId="60DBDC03" w:rsidR="00520F87" w:rsidRPr="00520F87" w:rsidRDefault="00520F87" w:rsidP="00FA5067">
            <w:pPr>
              <w:pStyle w:val="StyleRight0"/>
              <w:rPr>
                <w:color w:val="auto"/>
              </w:rPr>
            </w:pPr>
            <w:r w:rsidRPr="00520F87">
              <w:rPr>
                <w:color w:val="auto"/>
              </w:rPr>
              <w:t>DT Potential</w:t>
            </w:r>
          </w:p>
          <w:p w14:paraId="1B32AECE" w14:textId="77777777" w:rsidR="00520F87" w:rsidRPr="00520F87" w:rsidRDefault="00520F87" w:rsidP="00FA5067">
            <w:pPr>
              <w:pStyle w:val="StyleRight0"/>
              <w:rPr>
                <w:color w:val="auto"/>
              </w:rPr>
            </w:pPr>
          </w:p>
        </w:tc>
        <w:tc>
          <w:tcPr>
            <w:tcW w:w="2415" w:type="dxa"/>
          </w:tcPr>
          <w:p w14:paraId="5FF7AA97" w14:textId="59D7F9F5" w:rsidR="00520F87" w:rsidRPr="00520F87" w:rsidRDefault="00520F87" w:rsidP="00FA5067">
            <w:pPr>
              <w:pStyle w:val="StyleRight0"/>
            </w:pPr>
            <w:r w:rsidRPr="00520F87">
              <w:t>Cannabis Imagery (Can)</w:t>
            </w:r>
          </w:p>
        </w:tc>
        <w:tc>
          <w:tcPr>
            <w:tcW w:w="2969" w:type="dxa"/>
          </w:tcPr>
          <w:p w14:paraId="3DF399E4" w14:textId="4D9D102F" w:rsidR="00520F87" w:rsidRPr="00520F87" w:rsidRDefault="00520F87" w:rsidP="00FA5067">
            <w:pPr>
              <w:pStyle w:val="StyleRight0"/>
            </w:pPr>
            <w:r w:rsidRPr="00520F87">
              <w:t>Contributing Area (CA)</w:t>
            </w:r>
          </w:p>
        </w:tc>
      </w:tr>
      <w:tr w:rsidR="00520F87" w:rsidRPr="00000849" w14:paraId="425C66DC" w14:textId="4563885C" w:rsidTr="00FA5067">
        <w:trPr>
          <w:trHeight w:val="199"/>
        </w:trPr>
        <w:tc>
          <w:tcPr>
            <w:tcW w:w="2013" w:type="dxa"/>
            <w:noWrap/>
            <w:hideMark/>
          </w:tcPr>
          <w:p w14:paraId="459831BE" w14:textId="260596EC" w:rsidR="00520F87" w:rsidRPr="00520F87" w:rsidRDefault="00520F87" w:rsidP="00FA5067">
            <w:pPr>
              <w:pStyle w:val="StyleRight0"/>
              <w:rPr>
                <w:color w:val="auto"/>
              </w:rPr>
            </w:pPr>
            <w:r w:rsidRPr="00520F87">
              <w:rPr>
                <w:color w:val="auto"/>
              </w:rPr>
              <w:t>DT Supplied</w:t>
            </w:r>
          </w:p>
        </w:tc>
        <w:tc>
          <w:tcPr>
            <w:tcW w:w="2415" w:type="dxa"/>
          </w:tcPr>
          <w:p w14:paraId="19D2ADA6" w14:textId="398BB061" w:rsidR="00520F87" w:rsidRPr="00520F87" w:rsidRDefault="00520F87" w:rsidP="00FA5067">
            <w:pPr>
              <w:pStyle w:val="StyleRight0"/>
            </w:pPr>
            <w:r w:rsidRPr="00520F87">
              <w:t>eWRIMS (eWR)</w:t>
            </w:r>
          </w:p>
        </w:tc>
        <w:tc>
          <w:tcPr>
            <w:tcW w:w="2969" w:type="dxa"/>
          </w:tcPr>
          <w:p w14:paraId="167304AC" w14:textId="3EFA54CD" w:rsidR="00520F87" w:rsidRPr="00520F87" w:rsidRDefault="00520F87" w:rsidP="00FA5067">
            <w:pPr>
              <w:pStyle w:val="StyleRight0"/>
            </w:pPr>
            <w:r w:rsidRPr="00520F87">
              <w:t>Intermediate Area (INT)</w:t>
            </w:r>
          </w:p>
        </w:tc>
      </w:tr>
      <w:tr w:rsidR="00520F87" w14:paraId="69BDB855" w14:textId="5586E664" w:rsidTr="00FA5067">
        <w:trPr>
          <w:trHeight w:val="199"/>
        </w:trPr>
        <w:tc>
          <w:tcPr>
            <w:tcW w:w="2013" w:type="dxa"/>
            <w:noWrap/>
          </w:tcPr>
          <w:p w14:paraId="6DE2F08B" w14:textId="6AB4C5BC" w:rsidR="00520F87" w:rsidRPr="00520F87" w:rsidRDefault="00520F87" w:rsidP="00FA5067">
            <w:pPr>
              <w:pStyle w:val="StyleRight0"/>
              <w:rPr>
                <w:color w:val="auto"/>
              </w:rPr>
            </w:pPr>
          </w:p>
        </w:tc>
        <w:tc>
          <w:tcPr>
            <w:tcW w:w="2415" w:type="dxa"/>
          </w:tcPr>
          <w:p w14:paraId="2EF0DF92" w14:textId="5FF50F10" w:rsidR="00520F87" w:rsidRPr="00520F87" w:rsidRDefault="00520F87" w:rsidP="00FA5067">
            <w:pPr>
              <w:pStyle w:val="StyleRight0"/>
            </w:pPr>
            <w:r w:rsidRPr="00520F87">
              <w:t>Illegal Domestic (IlD)</w:t>
            </w:r>
          </w:p>
        </w:tc>
        <w:tc>
          <w:tcPr>
            <w:tcW w:w="2969" w:type="dxa"/>
          </w:tcPr>
          <w:p w14:paraId="3341751A" w14:textId="574FAFA7" w:rsidR="00520F87" w:rsidRPr="00520F87" w:rsidRDefault="00520F87" w:rsidP="00FA5067">
            <w:pPr>
              <w:pStyle w:val="StyleRight0"/>
            </w:pPr>
            <w:r w:rsidRPr="00520F87">
              <w:t>Local Subwatershed (Local)</w:t>
            </w:r>
          </w:p>
        </w:tc>
      </w:tr>
    </w:tbl>
    <w:p w14:paraId="7132FC2B" w14:textId="3BF317D3" w:rsidR="00FA5067" w:rsidRDefault="00FA5067" w:rsidP="00520F87">
      <w:pPr>
        <w:rPr>
          <w:lang w:val="en-US"/>
        </w:rPr>
      </w:pPr>
      <w:r>
        <w:rPr>
          <w:lang w:val="en-US"/>
        </w:rPr>
        <w:t xml:space="preserve">While the demand types refer to the cannabis imagery, eWRIMS, and illegal domestic demands, as covered in chapter </w:t>
      </w:r>
      <w:r>
        <w:rPr>
          <w:lang w:val="en-US"/>
        </w:rPr>
        <w:fldChar w:fldCharType="begin"/>
      </w:r>
      <w:r>
        <w:rPr>
          <w:lang w:val="en-US"/>
        </w:rPr>
        <w:instrText xml:space="preserve"> REF _Ref62220384 \w \h </w:instrText>
      </w:r>
      <w:r>
        <w:rPr>
          <w:lang w:val="en-US"/>
        </w:rPr>
      </w:r>
      <w:r>
        <w:rPr>
          <w:lang w:val="en-US"/>
        </w:rPr>
        <w:fldChar w:fldCharType="separate"/>
      </w:r>
      <w:r w:rsidR="0067763F">
        <w:rPr>
          <w:lang w:val="en-US"/>
        </w:rPr>
        <w:t>7</w:t>
      </w:r>
      <w:r>
        <w:rPr>
          <w:lang w:val="en-US"/>
        </w:rPr>
        <w:fldChar w:fldCharType="end"/>
      </w:r>
      <w:r>
        <w:rPr>
          <w:lang w:val="en-US"/>
        </w:rPr>
        <w:t xml:space="preserve">, the result variables and area terms in </w:t>
      </w:r>
      <w:r>
        <w:rPr>
          <w:lang w:val="en-US"/>
        </w:rPr>
        <w:fldChar w:fldCharType="begin"/>
      </w:r>
      <w:r>
        <w:rPr>
          <w:lang w:val="en-US"/>
        </w:rPr>
        <w:instrText xml:space="preserve"> REF _Ref62220302 \h </w:instrText>
      </w:r>
      <w:r>
        <w:rPr>
          <w:lang w:val="en-US"/>
        </w:rPr>
      </w:r>
      <w:r>
        <w:rPr>
          <w:lang w:val="en-US"/>
        </w:rPr>
        <w:fldChar w:fldCharType="separate"/>
      </w:r>
      <w:r w:rsidR="0067763F">
        <w:t xml:space="preserve">Table </w:t>
      </w:r>
      <w:r w:rsidR="0067763F">
        <w:rPr>
          <w:noProof/>
        </w:rPr>
        <w:t>6</w:t>
      </w:r>
      <w:r w:rsidR="0067763F">
        <w:t>.</w:t>
      </w:r>
      <w:r w:rsidR="0067763F">
        <w:rPr>
          <w:noProof/>
        </w:rPr>
        <w:t>1</w:t>
      </w:r>
      <w:r>
        <w:rPr>
          <w:lang w:val="en-US"/>
        </w:rPr>
        <w:fldChar w:fldCharType="end"/>
      </w:r>
      <w:r>
        <w:rPr>
          <w:lang w:val="en-US"/>
        </w:rPr>
        <w:t xml:space="preserve"> are defined below:</w:t>
      </w:r>
    </w:p>
    <w:p w14:paraId="561E7FC5" w14:textId="0FC4D2C5" w:rsidR="00FA5067" w:rsidRPr="00FA5067" w:rsidRDefault="00FA5067" w:rsidP="00FA5067">
      <w:pPr>
        <w:ind w:left="720" w:hanging="360"/>
        <w:rPr>
          <w:lang w:val="en-US"/>
        </w:rPr>
      </w:pPr>
      <w:r w:rsidRPr="00FA5067">
        <w:rPr>
          <w:lang w:val="en-US"/>
        </w:rPr>
        <w:t>Result Variables</w:t>
      </w:r>
      <w:r w:rsidR="0067763F">
        <w:rPr>
          <w:lang w:val="en-US"/>
        </w:rPr>
        <w:t>:</w:t>
      </w:r>
    </w:p>
    <w:p w14:paraId="7BEBD225" w14:textId="2E6A64FD" w:rsidR="00FA5067" w:rsidRDefault="00FA5067" w:rsidP="00FA5067">
      <w:pPr>
        <w:pStyle w:val="ListParagraph"/>
        <w:numPr>
          <w:ilvl w:val="0"/>
          <w:numId w:val="45"/>
        </w:numPr>
        <w:rPr>
          <w:lang w:val="en-US"/>
        </w:rPr>
      </w:pPr>
      <w:r>
        <w:rPr>
          <w:lang w:val="en-US"/>
        </w:rPr>
        <w:t>DT Potential:</w:t>
      </w:r>
    </w:p>
    <w:p w14:paraId="42B11BA5" w14:textId="6BBBF06D" w:rsidR="00FA5067" w:rsidRDefault="0067763F" w:rsidP="00FA5067">
      <w:pPr>
        <w:pStyle w:val="ListParagraph"/>
        <w:numPr>
          <w:ilvl w:val="1"/>
          <w:numId w:val="45"/>
        </w:numPr>
        <w:rPr>
          <w:lang w:val="en-US"/>
        </w:rPr>
      </w:pPr>
      <w:r>
        <w:rPr>
          <w:lang w:val="en-US"/>
        </w:rPr>
        <w:t xml:space="preserve">Refers to the flow of water requested to be diverted out of the stream via the DT transmission link of each demand site (see </w:t>
      </w:r>
      <w:r>
        <w:rPr>
          <w:lang w:val="en-US"/>
        </w:rPr>
        <w:fldChar w:fldCharType="begin"/>
      </w:r>
      <w:r>
        <w:rPr>
          <w:lang w:val="en-US"/>
        </w:rPr>
        <w:instrText xml:space="preserve"> REF _Ref14855002 \h </w:instrText>
      </w:r>
      <w:r>
        <w:rPr>
          <w:lang w:val="en-US"/>
        </w:rPr>
      </w:r>
      <w:r>
        <w:rPr>
          <w:lang w:val="en-US"/>
        </w:rPr>
        <w:fldChar w:fldCharType="separate"/>
      </w:r>
      <w:r w:rsidRPr="00413282">
        <w:rPr>
          <w:lang w:val="en-US"/>
        </w:rPr>
        <w:t xml:space="preserve">Figure </w:t>
      </w:r>
      <w:r>
        <w:rPr>
          <w:noProof/>
          <w:lang w:val="en-US"/>
        </w:rPr>
        <w:t>3</w:t>
      </w:r>
      <w:r>
        <w:rPr>
          <w:lang w:val="en-US"/>
        </w:rPr>
        <w:t>.</w:t>
      </w:r>
      <w:r>
        <w:rPr>
          <w:noProof/>
          <w:lang w:val="en-US"/>
        </w:rPr>
        <w:t>4</w:t>
      </w:r>
      <w:r>
        <w:rPr>
          <w:lang w:val="en-US"/>
        </w:rPr>
        <w:fldChar w:fldCharType="end"/>
      </w:r>
      <w:r>
        <w:rPr>
          <w:lang w:val="en-US"/>
        </w:rPr>
        <w:t xml:space="preserve"> and </w:t>
      </w:r>
      <w:r>
        <w:rPr>
          <w:lang w:val="en-US"/>
        </w:rPr>
        <w:fldChar w:fldCharType="begin"/>
      </w:r>
      <w:r>
        <w:rPr>
          <w:lang w:val="en-US"/>
        </w:rPr>
        <w:instrText xml:space="preserve"> REF _Ref14855019 \h </w:instrText>
      </w:r>
      <w:r>
        <w:rPr>
          <w:lang w:val="en-US"/>
        </w:rPr>
      </w:r>
      <w:r>
        <w:rPr>
          <w:lang w:val="en-US"/>
        </w:rPr>
        <w:fldChar w:fldCharType="separate"/>
      </w:r>
      <w:r w:rsidRPr="00413282">
        <w:rPr>
          <w:lang w:val="en-US"/>
        </w:rPr>
        <w:t xml:space="preserve">Figure </w:t>
      </w:r>
      <w:r>
        <w:rPr>
          <w:noProof/>
          <w:lang w:val="en-US"/>
        </w:rPr>
        <w:t>3</w:t>
      </w:r>
      <w:r>
        <w:rPr>
          <w:lang w:val="en-US"/>
        </w:rPr>
        <w:t>.</w:t>
      </w:r>
      <w:r>
        <w:rPr>
          <w:noProof/>
          <w:lang w:val="en-US"/>
        </w:rPr>
        <w:t>5</w:t>
      </w:r>
      <w:r>
        <w:rPr>
          <w:lang w:val="en-US"/>
        </w:rPr>
        <w:fldChar w:fldCharType="end"/>
      </w:r>
      <w:r>
        <w:rPr>
          <w:lang w:val="en-US"/>
        </w:rPr>
        <w:t>). Represents the potential DT that would be delivered if all demands are met.</w:t>
      </w:r>
    </w:p>
    <w:p w14:paraId="359A5A6D" w14:textId="56820DEB" w:rsidR="0067763F" w:rsidRDefault="0067763F" w:rsidP="0067763F">
      <w:pPr>
        <w:pStyle w:val="ListParagraph"/>
        <w:numPr>
          <w:ilvl w:val="0"/>
          <w:numId w:val="45"/>
        </w:numPr>
        <w:rPr>
          <w:lang w:val="en-US"/>
        </w:rPr>
      </w:pPr>
      <w:r>
        <w:rPr>
          <w:lang w:val="en-US"/>
        </w:rPr>
        <w:t>DT Supplied</w:t>
      </w:r>
    </w:p>
    <w:p w14:paraId="6AD54590" w14:textId="32B26FC0" w:rsidR="0067763F" w:rsidRPr="0067763F" w:rsidRDefault="0067763F" w:rsidP="0067763F">
      <w:pPr>
        <w:pStyle w:val="ListParagraph"/>
        <w:numPr>
          <w:ilvl w:val="1"/>
          <w:numId w:val="45"/>
        </w:numPr>
        <w:rPr>
          <w:lang w:val="en-US"/>
        </w:rPr>
      </w:pPr>
      <w:r>
        <w:rPr>
          <w:lang w:val="en-US"/>
        </w:rPr>
        <w:t xml:space="preserve">Refers to the flow of water supplied and diverted out of the stream via the DT transmission link of each demand site (see </w:t>
      </w:r>
      <w:r>
        <w:rPr>
          <w:lang w:val="en-US"/>
        </w:rPr>
        <w:fldChar w:fldCharType="begin"/>
      </w:r>
      <w:r>
        <w:rPr>
          <w:lang w:val="en-US"/>
        </w:rPr>
        <w:instrText xml:space="preserve"> REF _Ref14855002 \h </w:instrText>
      </w:r>
      <w:r>
        <w:rPr>
          <w:lang w:val="en-US"/>
        </w:rPr>
      </w:r>
      <w:r>
        <w:rPr>
          <w:lang w:val="en-US"/>
        </w:rPr>
        <w:fldChar w:fldCharType="separate"/>
      </w:r>
      <w:r w:rsidRPr="00413282">
        <w:rPr>
          <w:lang w:val="en-US"/>
        </w:rPr>
        <w:t xml:space="preserve">Figure </w:t>
      </w:r>
      <w:r>
        <w:rPr>
          <w:noProof/>
          <w:lang w:val="en-US"/>
        </w:rPr>
        <w:t>3</w:t>
      </w:r>
      <w:r>
        <w:rPr>
          <w:lang w:val="en-US"/>
        </w:rPr>
        <w:t>.</w:t>
      </w:r>
      <w:r>
        <w:rPr>
          <w:noProof/>
          <w:lang w:val="en-US"/>
        </w:rPr>
        <w:t>4</w:t>
      </w:r>
      <w:r>
        <w:rPr>
          <w:lang w:val="en-US"/>
        </w:rPr>
        <w:fldChar w:fldCharType="end"/>
      </w:r>
      <w:r>
        <w:rPr>
          <w:lang w:val="en-US"/>
        </w:rPr>
        <w:t xml:space="preserve"> and </w:t>
      </w:r>
      <w:r>
        <w:rPr>
          <w:lang w:val="en-US"/>
        </w:rPr>
        <w:fldChar w:fldCharType="begin"/>
      </w:r>
      <w:r>
        <w:rPr>
          <w:lang w:val="en-US"/>
        </w:rPr>
        <w:instrText xml:space="preserve"> REF _Ref14855019 \h </w:instrText>
      </w:r>
      <w:r>
        <w:rPr>
          <w:lang w:val="en-US"/>
        </w:rPr>
      </w:r>
      <w:r>
        <w:rPr>
          <w:lang w:val="en-US"/>
        </w:rPr>
        <w:fldChar w:fldCharType="separate"/>
      </w:r>
      <w:r w:rsidRPr="00413282">
        <w:rPr>
          <w:lang w:val="en-US"/>
        </w:rPr>
        <w:t xml:space="preserve">Figure </w:t>
      </w:r>
      <w:r>
        <w:rPr>
          <w:noProof/>
          <w:lang w:val="en-US"/>
        </w:rPr>
        <w:t>3</w:t>
      </w:r>
      <w:r>
        <w:rPr>
          <w:lang w:val="en-US"/>
        </w:rPr>
        <w:t>.</w:t>
      </w:r>
      <w:r>
        <w:rPr>
          <w:noProof/>
          <w:lang w:val="en-US"/>
        </w:rPr>
        <w:t>5</w:t>
      </w:r>
      <w:r>
        <w:rPr>
          <w:lang w:val="en-US"/>
        </w:rPr>
        <w:fldChar w:fldCharType="end"/>
      </w:r>
      <w:r>
        <w:rPr>
          <w:lang w:val="en-US"/>
        </w:rPr>
        <w:t>). Represents the DT that is actually supplied in the model allocation, taking into account modeled water shortages.</w:t>
      </w:r>
    </w:p>
    <w:p w14:paraId="1F246D06" w14:textId="77777777" w:rsidR="0067763F" w:rsidRDefault="0067763F" w:rsidP="0067763F">
      <w:pPr>
        <w:ind w:left="720" w:hanging="360"/>
        <w:rPr>
          <w:lang w:val="en-US"/>
        </w:rPr>
      </w:pPr>
    </w:p>
    <w:p w14:paraId="67B10EB0" w14:textId="3D7EAB45" w:rsidR="0067763F" w:rsidRPr="00FA5067" w:rsidRDefault="0067763F" w:rsidP="0067763F">
      <w:pPr>
        <w:ind w:left="720" w:hanging="360"/>
        <w:rPr>
          <w:lang w:val="en-US"/>
        </w:rPr>
      </w:pPr>
      <w:r>
        <w:rPr>
          <w:lang w:val="en-US"/>
        </w:rPr>
        <w:lastRenderedPageBreak/>
        <w:t>Area</w:t>
      </w:r>
      <w:r w:rsidR="00753F94">
        <w:rPr>
          <w:lang w:val="en-US"/>
        </w:rPr>
        <w:t>s</w:t>
      </w:r>
      <w:r w:rsidR="006E011C">
        <w:rPr>
          <w:lang w:val="en-US"/>
        </w:rPr>
        <w:t xml:space="preserve"> (see</w:t>
      </w:r>
      <w:r w:rsidR="00753F94">
        <w:rPr>
          <w:lang w:val="en-US"/>
        </w:rPr>
        <w:t xml:space="preserve"> </w:t>
      </w:r>
      <w:r w:rsidR="00753F94">
        <w:rPr>
          <w:lang w:val="en-US"/>
        </w:rPr>
        <w:fldChar w:fldCharType="begin"/>
      </w:r>
      <w:r w:rsidR="00753F94">
        <w:rPr>
          <w:lang w:val="en-US"/>
        </w:rPr>
        <w:instrText xml:space="preserve"> REF _Ref62224043 \h </w:instrText>
      </w:r>
      <w:r w:rsidR="00753F94">
        <w:rPr>
          <w:lang w:val="en-US"/>
        </w:rPr>
      </w:r>
      <w:r w:rsidR="00753F94">
        <w:rPr>
          <w:lang w:val="en-US"/>
        </w:rPr>
        <w:fldChar w:fldCharType="separate"/>
      </w:r>
      <w:r w:rsidR="00753F94">
        <w:t xml:space="preserve">Figure </w:t>
      </w:r>
      <w:r w:rsidR="00753F94">
        <w:rPr>
          <w:noProof/>
        </w:rPr>
        <w:t>6</w:t>
      </w:r>
      <w:r w:rsidR="00753F94">
        <w:t>.</w:t>
      </w:r>
      <w:r w:rsidR="00753F94">
        <w:rPr>
          <w:noProof/>
        </w:rPr>
        <w:t>1</w:t>
      </w:r>
      <w:r w:rsidR="00753F94">
        <w:rPr>
          <w:lang w:val="en-US"/>
        </w:rPr>
        <w:fldChar w:fldCharType="end"/>
      </w:r>
      <w:r w:rsidR="00753F94">
        <w:rPr>
          <w:lang w:val="en-US"/>
        </w:rPr>
        <w:t>)</w:t>
      </w:r>
      <w:r>
        <w:rPr>
          <w:lang w:val="en-US"/>
        </w:rPr>
        <w:t>:</w:t>
      </w:r>
    </w:p>
    <w:p w14:paraId="0E8D7731" w14:textId="2970C7D6" w:rsidR="0067763F" w:rsidRDefault="0067763F" w:rsidP="0067763F">
      <w:pPr>
        <w:pStyle w:val="ListParagraph"/>
        <w:numPr>
          <w:ilvl w:val="0"/>
          <w:numId w:val="45"/>
        </w:numPr>
        <w:rPr>
          <w:lang w:val="en-US"/>
        </w:rPr>
      </w:pPr>
      <w:r>
        <w:rPr>
          <w:lang w:val="en-US"/>
        </w:rPr>
        <w:t>Contributing Area (CA):</w:t>
      </w:r>
    </w:p>
    <w:p w14:paraId="642252F0" w14:textId="32312B64" w:rsidR="0067763F" w:rsidRDefault="0067763F" w:rsidP="0067763F">
      <w:pPr>
        <w:pStyle w:val="ListParagraph"/>
        <w:numPr>
          <w:ilvl w:val="1"/>
          <w:numId w:val="45"/>
        </w:numPr>
        <w:rPr>
          <w:lang w:val="en-US"/>
        </w:rPr>
      </w:pPr>
      <w:r>
        <w:rPr>
          <w:lang w:val="en-US"/>
        </w:rPr>
        <w:t xml:space="preserve">Encompasses demands within all subwatersheds </w:t>
      </w:r>
      <w:r w:rsidR="00335413">
        <w:rPr>
          <w:lang w:val="en-US"/>
        </w:rPr>
        <w:t xml:space="preserve">in the contributing area of and </w:t>
      </w:r>
      <w:r>
        <w:rPr>
          <w:lang w:val="en-US"/>
        </w:rPr>
        <w:t xml:space="preserve">which drain to the specified </w:t>
      </w:r>
      <w:r w:rsidR="00335413">
        <w:rPr>
          <w:lang w:val="en-US"/>
        </w:rPr>
        <w:t xml:space="preserve">subwatershed (including the specified subwatershed itself). </w:t>
      </w:r>
    </w:p>
    <w:p w14:paraId="13D4AD9D" w14:textId="6FA57871" w:rsidR="0067763F" w:rsidRDefault="00335413" w:rsidP="0067763F">
      <w:pPr>
        <w:pStyle w:val="ListParagraph"/>
        <w:numPr>
          <w:ilvl w:val="0"/>
          <w:numId w:val="45"/>
        </w:numPr>
        <w:rPr>
          <w:lang w:val="en-US"/>
        </w:rPr>
      </w:pPr>
      <w:r>
        <w:rPr>
          <w:lang w:val="en-US"/>
        </w:rPr>
        <w:t>Intermediate Area (INT):</w:t>
      </w:r>
    </w:p>
    <w:p w14:paraId="52FE45D6" w14:textId="49B7A794" w:rsidR="00FA5067" w:rsidRDefault="00335413" w:rsidP="00C2699D">
      <w:pPr>
        <w:pStyle w:val="ListParagraph"/>
        <w:numPr>
          <w:ilvl w:val="1"/>
          <w:numId w:val="45"/>
        </w:numPr>
        <w:rPr>
          <w:lang w:val="en-US"/>
        </w:rPr>
      </w:pPr>
      <w:r>
        <w:rPr>
          <w:lang w:val="en-US"/>
        </w:rPr>
        <w:t xml:space="preserve">Encompasses demands within the set of subwatersheds which drain to the </w:t>
      </w:r>
      <w:r w:rsidR="00C2699D">
        <w:rPr>
          <w:lang w:val="en-US"/>
        </w:rPr>
        <w:t xml:space="preserve">flow requirement in the </w:t>
      </w:r>
      <w:r>
        <w:rPr>
          <w:lang w:val="en-US"/>
        </w:rPr>
        <w:t>specified subwatershed</w:t>
      </w:r>
      <w:r w:rsidR="00C2699D">
        <w:rPr>
          <w:lang w:val="en-US"/>
        </w:rPr>
        <w:t xml:space="preserve"> </w:t>
      </w:r>
      <w:r w:rsidR="00C2699D" w:rsidRPr="00C2699D">
        <w:rPr>
          <w:lang w:val="en-US"/>
        </w:rPr>
        <w:t>(including the specified subwatershed itself)</w:t>
      </w:r>
      <w:r w:rsidR="00C2699D">
        <w:rPr>
          <w:lang w:val="en-US"/>
        </w:rPr>
        <w:t xml:space="preserve"> before draining to any other flow requirement. </w:t>
      </w:r>
      <w:r w:rsidR="00753F94">
        <w:rPr>
          <w:lang w:val="en-US"/>
        </w:rPr>
        <w:t>Is calculated only for subwatersheds which have flow requirements.</w:t>
      </w:r>
    </w:p>
    <w:p w14:paraId="4792A9DD" w14:textId="5D007CE4" w:rsidR="00753F94" w:rsidRDefault="00753F94" w:rsidP="00753F94">
      <w:pPr>
        <w:pStyle w:val="ListParagraph"/>
        <w:numPr>
          <w:ilvl w:val="0"/>
          <w:numId w:val="45"/>
        </w:numPr>
        <w:rPr>
          <w:lang w:val="en-US"/>
        </w:rPr>
      </w:pPr>
      <w:r>
        <w:rPr>
          <w:lang w:val="en-US"/>
        </w:rPr>
        <w:t>Local Subwatershed (Local):</w:t>
      </w:r>
    </w:p>
    <w:p w14:paraId="351EE515" w14:textId="10DCA2E4" w:rsidR="00753F94" w:rsidRPr="00753F94" w:rsidRDefault="00753F94" w:rsidP="00753F94">
      <w:pPr>
        <w:pStyle w:val="ListParagraph"/>
        <w:numPr>
          <w:ilvl w:val="1"/>
          <w:numId w:val="45"/>
        </w:numPr>
        <w:rPr>
          <w:lang w:val="en-US"/>
        </w:rPr>
      </w:pPr>
      <w:r>
        <w:rPr>
          <w:lang w:val="en-US"/>
        </w:rPr>
        <w:t>Encompasses demands only within the specified subwatershed.</w:t>
      </w:r>
    </w:p>
    <w:p w14:paraId="6A89B42F" w14:textId="77777777" w:rsidR="00753F94" w:rsidRDefault="006E011C" w:rsidP="00753F94">
      <w:pPr>
        <w:pStyle w:val="FIgure"/>
      </w:pPr>
      <w:r>
        <w:rPr>
          <w:lang w:val="en-US"/>
        </w:rPr>
        <w:drawing>
          <wp:inline distT="0" distB="0" distL="0" distR="0" wp14:anchorId="7979A180" wp14:editId="719AC7ED">
            <wp:extent cx="4423160" cy="3433445"/>
            <wp:effectExtent l="19050" t="19050" r="15875" b="146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t="8988"/>
                    <a:stretch/>
                  </pic:blipFill>
                  <pic:spPr bwMode="auto">
                    <a:xfrm>
                      <a:off x="0" y="0"/>
                      <a:ext cx="4441350" cy="3447565"/>
                    </a:xfrm>
                    <a:prstGeom prst="rect">
                      <a:avLst/>
                    </a:prstGeom>
                    <a:noFill/>
                    <a:ln w="9525" cap="flat" cmpd="sng" algn="ctr">
                      <a:solidFill>
                        <a:srgbClr val="000000"/>
                      </a:solidFill>
                      <a:prstDash val="solid"/>
                      <a:round/>
                      <a:headEnd type="none" w="med" len="med"/>
                      <a:tailEnd type="none" w="med" len="med"/>
                      <a:extLst>
                        <a:ext uri="{C807C97D-BFC1-408E-A445-0C87EB9F89A2}">
                          <ask:lineSketchStyleProps xmlns:ask="http://schemas.microsoft.com/office/drawing/2018/sketchyshapes"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BA9BA77" w14:textId="77777777" w:rsidR="00753F94" w:rsidRDefault="00753F94" w:rsidP="00753F94">
      <w:pPr>
        <w:pStyle w:val="TableFigureTitle"/>
        <w:spacing w:after="0"/>
      </w:pPr>
      <w:bookmarkStart w:id="154" w:name="_Ref62224043"/>
      <w:r>
        <w:t xml:space="preserve">Figure </w:t>
      </w:r>
      <w:fldSimple w:instr=" STYLEREF 1 \s ">
        <w:r>
          <w:rPr>
            <w:noProof/>
          </w:rPr>
          <w:t>6</w:t>
        </w:r>
      </w:fldSimple>
      <w:r>
        <w:t>.</w:t>
      </w:r>
      <w:fldSimple w:instr=" SEQ Figure \* ARABIC \s 1 ">
        <w:r>
          <w:rPr>
            <w:noProof/>
          </w:rPr>
          <w:t>1</w:t>
        </w:r>
      </w:fldSimple>
      <w:bookmarkEnd w:id="154"/>
      <w:r>
        <w:t xml:space="preserve"> Example Contributing Area, Intermediate Area, and Local Subwatershed</w:t>
      </w:r>
    </w:p>
    <w:p w14:paraId="053D1B3D" w14:textId="77777777" w:rsidR="00753F94" w:rsidRPr="006E011C" w:rsidRDefault="00753F94" w:rsidP="00753F94">
      <w:pPr>
        <w:pStyle w:val="TableFigureTitle"/>
        <w:rPr>
          <w:b w:val="0"/>
          <w:bCs/>
          <w:i/>
          <w:iCs/>
        </w:rPr>
      </w:pPr>
      <w:r>
        <w:rPr>
          <w:b w:val="0"/>
          <w:bCs/>
          <w:i/>
          <w:iCs/>
        </w:rPr>
        <w:t>Key: Yellow = Contributing Area, Green = Intermediate Area, Red = Local Subwatershed</w:t>
      </w:r>
    </w:p>
    <w:p w14:paraId="25AC483C" w14:textId="578CC757" w:rsidR="00C2699D" w:rsidRPr="00335413" w:rsidRDefault="00753F94" w:rsidP="00335413">
      <w:pPr>
        <w:rPr>
          <w:lang w:val="en-US"/>
        </w:rPr>
      </w:pPr>
      <w:r>
        <w:rPr>
          <w:lang w:val="en-US"/>
        </w:rPr>
        <w:t xml:space="preserve">Each favorite in WEAP is named with a concatenation of the terms in </w:t>
      </w:r>
      <w:r>
        <w:rPr>
          <w:lang w:val="en-US"/>
        </w:rPr>
        <w:fldChar w:fldCharType="begin"/>
      </w:r>
      <w:r>
        <w:rPr>
          <w:lang w:val="en-US"/>
        </w:rPr>
        <w:instrText xml:space="preserve"> REF _Ref62220302 \h </w:instrText>
      </w:r>
      <w:r>
        <w:rPr>
          <w:lang w:val="en-US"/>
        </w:rPr>
      </w:r>
      <w:r>
        <w:rPr>
          <w:lang w:val="en-US"/>
        </w:rPr>
        <w:fldChar w:fldCharType="separate"/>
      </w:r>
      <w:r>
        <w:t xml:space="preserve">Table </w:t>
      </w:r>
      <w:r>
        <w:rPr>
          <w:noProof/>
        </w:rPr>
        <w:t>6</w:t>
      </w:r>
      <w:r>
        <w:t>.</w:t>
      </w:r>
      <w:r>
        <w:rPr>
          <w:noProof/>
        </w:rPr>
        <w:t>1</w:t>
      </w:r>
      <w:r>
        <w:rPr>
          <w:lang w:val="en-US"/>
        </w:rPr>
        <w:fldChar w:fldCharType="end"/>
      </w:r>
      <w:r>
        <w:rPr>
          <w:lang w:val="en-US"/>
        </w:rPr>
        <w:t xml:space="preserve">. The full list of the diverted total favorites is found below. Each </w:t>
      </w:r>
    </w:p>
    <w:p w14:paraId="4A477FA1" w14:textId="1C522903" w:rsidR="00520F87" w:rsidRPr="00520F87" w:rsidRDefault="00520F87" w:rsidP="00753F94">
      <w:pPr>
        <w:pStyle w:val="ListParagraph"/>
        <w:numPr>
          <w:ilvl w:val="0"/>
          <w:numId w:val="46"/>
        </w:numPr>
        <w:rPr>
          <w:lang w:val="en-US"/>
        </w:rPr>
      </w:pPr>
      <w:r>
        <w:rPr>
          <w:lang w:val="en-US"/>
        </w:rPr>
        <w:t>DT_Potential_Can_CA</w:t>
      </w:r>
    </w:p>
    <w:p w14:paraId="1F385DF3" w14:textId="76A5028A" w:rsidR="00520F87" w:rsidRDefault="00520F87" w:rsidP="00753F94">
      <w:pPr>
        <w:pStyle w:val="ListParagraph"/>
        <w:numPr>
          <w:ilvl w:val="0"/>
          <w:numId w:val="46"/>
        </w:numPr>
        <w:rPr>
          <w:lang w:val="en-US"/>
        </w:rPr>
      </w:pPr>
      <w:r>
        <w:rPr>
          <w:lang w:val="en-US"/>
        </w:rPr>
        <w:t>DT_Potential_Can_INT</w:t>
      </w:r>
    </w:p>
    <w:p w14:paraId="335F5095" w14:textId="2A8C8ED6" w:rsidR="00520F87" w:rsidRPr="00520F87" w:rsidRDefault="00520F87" w:rsidP="00753F94">
      <w:pPr>
        <w:pStyle w:val="ListParagraph"/>
        <w:numPr>
          <w:ilvl w:val="0"/>
          <w:numId w:val="46"/>
        </w:numPr>
        <w:rPr>
          <w:lang w:val="en-US"/>
        </w:rPr>
      </w:pPr>
      <w:r w:rsidRPr="00520F87">
        <w:rPr>
          <w:lang w:val="en-US"/>
        </w:rPr>
        <w:t>DT_Potential_Can_Local</w:t>
      </w:r>
    </w:p>
    <w:p w14:paraId="0264C9CF" w14:textId="19A20A87" w:rsidR="00520F87" w:rsidRPr="00520F87" w:rsidRDefault="00520F87" w:rsidP="00753F94">
      <w:pPr>
        <w:pStyle w:val="ListParagraph"/>
        <w:numPr>
          <w:ilvl w:val="0"/>
          <w:numId w:val="46"/>
        </w:numPr>
        <w:rPr>
          <w:lang w:val="en-US"/>
        </w:rPr>
      </w:pPr>
      <w:r w:rsidRPr="00520F87">
        <w:rPr>
          <w:lang w:val="en-US"/>
        </w:rPr>
        <w:t>DT_Potential_eWR_CA</w:t>
      </w:r>
    </w:p>
    <w:p w14:paraId="787AA63F" w14:textId="5C5C262A" w:rsidR="00520F87" w:rsidRPr="00520F87" w:rsidRDefault="00520F87" w:rsidP="00753F94">
      <w:pPr>
        <w:pStyle w:val="ListParagraph"/>
        <w:numPr>
          <w:ilvl w:val="0"/>
          <w:numId w:val="46"/>
        </w:numPr>
        <w:rPr>
          <w:lang w:val="en-US"/>
        </w:rPr>
      </w:pPr>
      <w:r w:rsidRPr="00520F87">
        <w:rPr>
          <w:lang w:val="en-US"/>
        </w:rPr>
        <w:t>DT_Potential_eWR_INT</w:t>
      </w:r>
    </w:p>
    <w:p w14:paraId="5631041B" w14:textId="450AC109" w:rsidR="00520F87" w:rsidRPr="00520F87" w:rsidRDefault="00520F87" w:rsidP="00753F94">
      <w:pPr>
        <w:pStyle w:val="ListParagraph"/>
        <w:numPr>
          <w:ilvl w:val="0"/>
          <w:numId w:val="46"/>
        </w:numPr>
        <w:rPr>
          <w:lang w:val="en-US"/>
        </w:rPr>
      </w:pPr>
      <w:r w:rsidRPr="00520F87">
        <w:rPr>
          <w:lang w:val="en-US"/>
        </w:rPr>
        <w:t>DT_Potential_eWR_Local</w:t>
      </w:r>
    </w:p>
    <w:p w14:paraId="489C6085" w14:textId="7734D32D" w:rsidR="00520F87" w:rsidRPr="00520F87" w:rsidRDefault="00520F87" w:rsidP="00753F94">
      <w:pPr>
        <w:pStyle w:val="ListParagraph"/>
        <w:numPr>
          <w:ilvl w:val="0"/>
          <w:numId w:val="46"/>
        </w:numPr>
        <w:rPr>
          <w:lang w:val="en-US"/>
        </w:rPr>
      </w:pPr>
      <w:r w:rsidRPr="00520F87">
        <w:rPr>
          <w:lang w:val="en-US"/>
        </w:rPr>
        <w:t>DT_Potential_IlD_CA</w:t>
      </w:r>
    </w:p>
    <w:p w14:paraId="40966327" w14:textId="2C66DE5D" w:rsidR="00520F87" w:rsidRPr="00520F87" w:rsidRDefault="00520F87" w:rsidP="00753F94">
      <w:pPr>
        <w:pStyle w:val="ListParagraph"/>
        <w:numPr>
          <w:ilvl w:val="0"/>
          <w:numId w:val="46"/>
        </w:numPr>
        <w:rPr>
          <w:lang w:val="en-US"/>
        </w:rPr>
      </w:pPr>
      <w:r w:rsidRPr="00520F87">
        <w:rPr>
          <w:lang w:val="en-US"/>
        </w:rPr>
        <w:t>DT_Potential_IlD_INT</w:t>
      </w:r>
    </w:p>
    <w:p w14:paraId="016D721A" w14:textId="4D49F93E" w:rsidR="00520F87" w:rsidRPr="00520F87" w:rsidRDefault="00520F87" w:rsidP="00753F94">
      <w:pPr>
        <w:pStyle w:val="ListParagraph"/>
        <w:numPr>
          <w:ilvl w:val="0"/>
          <w:numId w:val="46"/>
        </w:numPr>
        <w:rPr>
          <w:lang w:val="en-US"/>
        </w:rPr>
      </w:pPr>
      <w:r w:rsidRPr="00520F87">
        <w:rPr>
          <w:lang w:val="en-US"/>
        </w:rPr>
        <w:lastRenderedPageBreak/>
        <w:t>DT_Potential_Ild_Local</w:t>
      </w:r>
    </w:p>
    <w:p w14:paraId="29EB9FA8" w14:textId="491AE80E" w:rsidR="00520F87" w:rsidRPr="00520F87" w:rsidRDefault="00520F87" w:rsidP="00753F94">
      <w:pPr>
        <w:pStyle w:val="ListParagraph"/>
        <w:numPr>
          <w:ilvl w:val="0"/>
          <w:numId w:val="46"/>
        </w:numPr>
        <w:rPr>
          <w:lang w:val="en-US"/>
        </w:rPr>
      </w:pPr>
      <w:r w:rsidRPr="00520F87">
        <w:rPr>
          <w:lang w:val="en-US"/>
        </w:rPr>
        <w:t>DT_Supplied_Can_CA</w:t>
      </w:r>
    </w:p>
    <w:p w14:paraId="28454604" w14:textId="73E95BF6" w:rsidR="00520F87" w:rsidRDefault="00520F87" w:rsidP="00753F94">
      <w:pPr>
        <w:pStyle w:val="ListParagraph"/>
        <w:numPr>
          <w:ilvl w:val="0"/>
          <w:numId w:val="46"/>
        </w:numPr>
        <w:rPr>
          <w:lang w:val="en-US"/>
        </w:rPr>
      </w:pPr>
      <w:r w:rsidRPr="00520F87">
        <w:rPr>
          <w:lang w:val="en-US"/>
        </w:rPr>
        <w:t>DT_Supplied_Can_INT</w:t>
      </w:r>
    </w:p>
    <w:p w14:paraId="5A79D929" w14:textId="17046D1A" w:rsidR="00520F87" w:rsidRPr="00520F87" w:rsidRDefault="00520F87" w:rsidP="00753F94">
      <w:pPr>
        <w:pStyle w:val="ListParagraph"/>
        <w:numPr>
          <w:ilvl w:val="0"/>
          <w:numId w:val="46"/>
        </w:numPr>
        <w:rPr>
          <w:lang w:val="en-US"/>
        </w:rPr>
      </w:pPr>
      <w:r w:rsidRPr="00520F87">
        <w:rPr>
          <w:lang w:val="en-US"/>
        </w:rPr>
        <w:t>DT_Supplied_Can_Local</w:t>
      </w:r>
    </w:p>
    <w:p w14:paraId="1FDA2A0E" w14:textId="3DFB4D06" w:rsidR="00520F87" w:rsidRPr="00520F87" w:rsidRDefault="00520F87" w:rsidP="00753F94">
      <w:pPr>
        <w:pStyle w:val="ListParagraph"/>
        <w:numPr>
          <w:ilvl w:val="0"/>
          <w:numId w:val="46"/>
        </w:numPr>
        <w:rPr>
          <w:lang w:val="en-US"/>
        </w:rPr>
      </w:pPr>
      <w:r w:rsidRPr="00520F87">
        <w:rPr>
          <w:lang w:val="en-US"/>
        </w:rPr>
        <w:t>DT_Supplied_eWR_CA</w:t>
      </w:r>
    </w:p>
    <w:p w14:paraId="6CC6A9A8" w14:textId="28ACD6DB" w:rsidR="00520F87" w:rsidRPr="00520F87" w:rsidRDefault="00520F87" w:rsidP="00753F94">
      <w:pPr>
        <w:pStyle w:val="ListParagraph"/>
        <w:numPr>
          <w:ilvl w:val="0"/>
          <w:numId w:val="46"/>
        </w:numPr>
        <w:rPr>
          <w:lang w:val="en-US"/>
        </w:rPr>
      </w:pPr>
      <w:r w:rsidRPr="00520F87">
        <w:rPr>
          <w:lang w:val="en-US"/>
        </w:rPr>
        <w:t>DT_Supplied_eWR_INT</w:t>
      </w:r>
    </w:p>
    <w:p w14:paraId="09BB52B3" w14:textId="6D89A3A5" w:rsidR="00520F87" w:rsidRPr="00520F87" w:rsidRDefault="00520F87" w:rsidP="00753F94">
      <w:pPr>
        <w:pStyle w:val="ListParagraph"/>
        <w:numPr>
          <w:ilvl w:val="0"/>
          <w:numId w:val="46"/>
        </w:numPr>
        <w:rPr>
          <w:lang w:val="en-US"/>
        </w:rPr>
      </w:pPr>
      <w:r w:rsidRPr="00520F87">
        <w:rPr>
          <w:lang w:val="en-US"/>
        </w:rPr>
        <w:t>DT_Supplied_eWR_Local</w:t>
      </w:r>
    </w:p>
    <w:p w14:paraId="5457E634" w14:textId="46046E38" w:rsidR="00520F87" w:rsidRPr="00520F87" w:rsidRDefault="00520F87" w:rsidP="00753F94">
      <w:pPr>
        <w:pStyle w:val="ListParagraph"/>
        <w:numPr>
          <w:ilvl w:val="0"/>
          <w:numId w:val="46"/>
        </w:numPr>
        <w:rPr>
          <w:lang w:val="en-US"/>
        </w:rPr>
      </w:pPr>
      <w:r w:rsidRPr="00520F87">
        <w:rPr>
          <w:lang w:val="en-US"/>
        </w:rPr>
        <w:t>DT_Supplied_IlD_CA</w:t>
      </w:r>
    </w:p>
    <w:p w14:paraId="742AA7CA" w14:textId="6742B850" w:rsidR="00520F87" w:rsidRPr="00520F87" w:rsidRDefault="00520F87" w:rsidP="00753F94">
      <w:pPr>
        <w:pStyle w:val="ListParagraph"/>
        <w:numPr>
          <w:ilvl w:val="0"/>
          <w:numId w:val="46"/>
        </w:numPr>
        <w:rPr>
          <w:lang w:val="en-US"/>
        </w:rPr>
      </w:pPr>
      <w:r w:rsidRPr="00520F87">
        <w:rPr>
          <w:lang w:val="en-US"/>
        </w:rPr>
        <w:t>DT_Supplied_IlD_INT</w:t>
      </w:r>
    </w:p>
    <w:p w14:paraId="6CA72940" w14:textId="48C75FF8" w:rsidR="00753F94" w:rsidRPr="00753F94" w:rsidRDefault="00520F87" w:rsidP="00753F94">
      <w:pPr>
        <w:pStyle w:val="ListParagraph"/>
        <w:numPr>
          <w:ilvl w:val="0"/>
          <w:numId w:val="46"/>
        </w:numPr>
        <w:rPr>
          <w:lang w:val="en-US"/>
        </w:rPr>
      </w:pPr>
      <w:r w:rsidRPr="00520F87">
        <w:rPr>
          <w:lang w:val="en-US"/>
        </w:rPr>
        <w:t>DT_Supplied_ILD_Local</w:t>
      </w:r>
    </w:p>
    <w:p w14:paraId="69753718" w14:textId="6FF3D8F7" w:rsidR="00753F94" w:rsidRPr="00DD1BA1" w:rsidRDefault="00753F94" w:rsidP="00753F94">
      <w:pPr>
        <w:pStyle w:val="Heading2"/>
        <w:rPr>
          <w:highlight w:val="green"/>
          <w:lang w:val="en-US"/>
        </w:rPr>
      </w:pPr>
      <w:r w:rsidRPr="00DD1BA1">
        <w:rPr>
          <w:highlight w:val="green"/>
          <w:lang w:val="en-US"/>
        </w:rPr>
        <w:t>Flow requirement and streamflow results</w:t>
      </w:r>
    </w:p>
    <w:p w14:paraId="665BC3D9" w14:textId="76BB5E44" w:rsidR="00753F94" w:rsidRDefault="00753F94" w:rsidP="00753F94">
      <w:pPr>
        <w:rPr>
          <w:lang w:val="en-US"/>
        </w:rPr>
      </w:pPr>
      <w:r>
        <w:rPr>
          <w:lang w:val="en-US"/>
        </w:rPr>
        <w:t xml:space="preserve">In SEWAM </w:t>
      </w:r>
      <w:r w:rsidR="004F2052">
        <w:rPr>
          <w:lang w:val="en-US"/>
        </w:rPr>
        <w:t xml:space="preserve">in </w:t>
      </w:r>
      <w:r>
        <w:rPr>
          <w:lang w:val="en-US"/>
        </w:rPr>
        <w:t>WEAP, there are also several result favorites related to the flow requirements and streamflow. These result favorites are described below.</w:t>
      </w:r>
    </w:p>
    <w:p w14:paraId="6CC105F2" w14:textId="0E5A3774" w:rsidR="00753F94" w:rsidRDefault="00753F94" w:rsidP="00753F94">
      <w:pPr>
        <w:pStyle w:val="ListParagraph"/>
        <w:numPr>
          <w:ilvl w:val="0"/>
          <w:numId w:val="45"/>
        </w:numPr>
        <w:rPr>
          <w:lang w:val="en-US"/>
        </w:rPr>
      </w:pPr>
      <w:r>
        <w:rPr>
          <w:lang w:val="en-US"/>
        </w:rPr>
        <w:t>Flow Requirement Coverage:</w:t>
      </w:r>
    </w:p>
    <w:p w14:paraId="440DFBA4" w14:textId="792DAC1F" w:rsidR="00753F94" w:rsidRDefault="004F2052" w:rsidP="00753F94">
      <w:pPr>
        <w:pStyle w:val="ListParagraph"/>
        <w:numPr>
          <w:ilvl w:val="1"/>
          <w:numId w:val="45"/>
        </w:numPr>
        <w:rPr>
          <w:lang w:val="en-US"/>
        </w:rPr>
      </w:pPr>
      <w:r>
        <w:rPr>
          <w:lang w:val="en-US"/>
        </w:rPr>
        <w:t xml:space="preserve">Contains the coverage of each instream flow requirement object. Coverage ranges from 0-100% and is defined as the streamflow  </w:t>
      </w:r>
      <w:r>
        <w:rPr>
          <w:rFonts w:cstheme="minorHAnsi"/>
          <w:lang w:val="en-US"/>
        </w:rPr>
        <w:t>÷</w:t>
      </w:r>
      <w:r>
        <w:rPr>
          <w:lang w:val="en-US"/>
        </w:rPr>
        <w:t xml:space="preserve"> instream flow requirement.</w:t>
      </w:r>
    </w:p>
    <w:p w14:paraId="677B9D9D" w14:textId="08C115B2" w:rsidR="00753F94" w:rsidRDefault="00753F94" w:rsidP="00753F94">
      <w:pPr>
        <w:pStyle w:val="ListParagraph"/>
        <w:numPr>
          <w:ilvl w:val="0"/>
          <w:numId w:val="45"/>
        </w:numPr>
        <w:rPr>
          <w:lang w:val="en-US"/>
        </w:rPr>
      </w:pPr>
      <w:r>
        <w:rPr>
          <w:lang w:val="en-US"/>
        </w:rPr>
        <w:t>Instream Flow Requirement:</w:t>
      </w:r>
    </w:p>
    <w:p w14:paraId="0C5A847A" w14:textId="61396BDA" w:rsidR="00753F94" w:rsidRDefault="004F2052" w:rsidP="00753F94">
      <w:pPr>
        <w:pStyle w:val="ListParagraph"/>
        <w:numPr>
          <w:ilvl w:val="1"/>
          <w:numId w:val="45"/>
        </w:numPr>
        <w:rPr>
          <w:lang w:val="en-US"/>
        </w:rPr>
      </w:pPr>
      <w:r>
        <w:rPr>
          <w:lang w:val="en-US"/>
        </w:rPr>
        <w:t>Contains the minimum flow requested by each flow requirement object in cfs.</w:t>
      </w:r>
    </w:p>
    <w:p w14:paraId="050A7E28" w14:textId="1621516B" w:rsidR="00753F94" w:rsidRDefault="00753F94" w:rsidP="00753F94">
      <w:pPr>
        <w:pStyle w:val="ListParagraph"/>
        <w:numPr>
          <w:ilvl w:val="0"/>
          <w:numId w:val="45"/>
        </w:numPr>
        <w:rPr>
          <w:lang w:val="en-US"/>
        </w:rPr>
      </w:pPr>
      <w:r w:rsidRPr="00520F87">
        <w:rPr>
          <w:lang w:val="en-US"/>
        </w:rPr>
        <w:t>Streamflow</w:t>
      </w:r>
      <w:r w:rsidR="004F2052">
        <w:rPr>
          <w:lang w:val="en-US"/>
        </w:rPr>
        <w:t>:</w:t>
      </w:r>
    </w:p>
    <w:p w14:paraId="315AD783" w14:textId="6A25E852" w:rsidR="00753F94" w:rsidRPr="004F2052" w:rsidRDefault="004F2052" w:rsidP="00753F94">
      <w:pPr>
        <w:pStyle w:val="ListParagraph"/>
        <w:numPr>
          <w:ilvl w:val="1"/>
          <w:numId w:val="45"/>
        </w:numPr>
        <w:rPr>
          <w:lang w:val="en-US"/>
        </w:rPr>
      </w:pPr>
      <w:r>
        <w:rPr>
          <w:lang w:val="en-US"/>
        </w:rPr>
        <w:t>Contains the modeled streamflow at each location. The default setting is to only show the streamflow at the instream flow requirement locations .</w:t>
      </w:r>
    </w:p>
    <w:p w14:paraId="2098C701" w14:textId="5A8BC54E" w:rsidR="00753F94" w:rsidRDefault="00753F94" w:rsidP="00753F94">
      <w:pPr>
        <w:pStyle w:val="ListParagraph"/>
        <w:numPr>
          <w:ilvl w:val="0"/>
          <w:numId w:val="45"/>
        </w:numPr>
        <w:rPr>
          <w:lang w:val="en-US"/>
        </w:rPr>
      </w:pPr>
      <w:r>
        <w:rPr>
          <w:lang w:val="en-US"/>
        </w:rPr>
        <w:t>Unmet Flow Requirement</w:t>
      </w:r>
    </w:p>
    <w:p w14:paraId="1BC953DD" w14:textId="33B1ECE4" w:rsidR="00520F87" w:rsidRPr="004F2052" w:rsidRDefault="004F2052" w:rsidP="00520F87">
      <w:pPr>
        <w:pStyle w:val="ListParagraph"/>
        <w:numPr>
          <w:ilvl w:val="1"/>
          <w:numId w:val="45"/>
        </w:numPr>
        <w:rPr>
          <w:lang w:val="en-US"/>
        </w:rPr>
      </w:pPr>
      <w:r>
        <w:rPr>
          <w:lang w:val="en-US"/>
        </w:rPr>
        <w:t>Contains any flow requested by the flow requirement objects which was not met. Calculated as instream flow requirement – streamflow (minimum value of 0).</w:t>
      </w:r>
    </w:p>
    <w:p w14:paraId="4504DB24" w14:textId="77777777" w:rsidR="00520F87" w:rsidRPr="00520F87" w:rsidRDefault="00520F87" w:rsidP="00520F87">
      <w:pPr>
        <w:rPr>
          <w:lang w:val="en-US"/>
        </w:rPr>
      </w:pPr>
    </w:p>
    <w:p w14:paraId="15CCAA10" w14:textId="6D201803" w:rsidR="00F04BCD" w:rsidRPr="00413282" w:rsidRDefault="00F04BCD" w:rsidP="00EC40CA">
      <w:pPr>
        <w:pStyle w:val="Heading1"/>
        <w:rPr>
          <w:lang w:val="en-US"/>
        </w:rPr>
      </w:pPr>
      <w:bookmarkStart w:id="155" w:name="_Ref62220384"/>
      <w:bookmarkStart w:id="156" w:name="_Toc62220797"/>
      <w:r w:rsidRPr="00413282">
        <w:rPr>
          <w:lang w:val="en-US"/>
        </w:rPr>
        <w:lastRenderedPageBreak/>
        <w:t xml:space="preserve">Water </w:t>
      </w:r>
      <w:r w:rsidR="00D35145" w:rsidRPr="00413282">
        <w:rPr>
          <w:lang w:val="en-US"/>
        </w:rPr>
        <w:t>U</w:t>
      </w:r>
      <w:r w:rsidRPr="00413282">
        <w:rPr>
          <w:lang w:val="en-US"/>
        </w:rPr>
        <w:t xml:space="preserve">se </w:t>
      </w:r>
      <w:r w:rsidR="00D35145" w:rsidRPr="00413282">
        <w:rPr>
          <w:lang w:val="en-US"/>
        </w:rPr>
        <w:t>R</w:t>
      </w:r>
      <w:r w:rsidRPr="00413282">
        <w:rPr>
          <w:lang w:val="en-US"/>
        </w:rPr>
        <w:t>eport</w:t>
      </w:r>
      <w:bookmarkEnd w:id="151"/>
      <w:bookmarkEnd w:id="155"/>
      <w:bookmarkEnd w:id="156"/>
    </w:p>
    <w:p w14:paraId="3BF6069D" w14:textId="6C585001" w:rsidR="00F04BCD" w:rsidRPr="00413282" w:rsidRDefault="00F04BCD" w:rsidP="00F04BCD">
      <w:pPr>
        <w:rPr>
          <w:i/>
          <w:lang w:val="en-US"/>
        </w:rPr>
      </w:pPr>
      <w:r w:rsidRPr="00413282">
        <w:rPr>
          <w:i/>
          <w:lang w:val="en-US"/>
        </w:rPr>
        <w:t xml:space="preserve">The text of this chapter first appeared in the South Fork Eel River Water Use Report documentation, prepared for the State Water Resources Control Board. The version presented has been last updated </w:t>
      </w:r>
      <w:r w:rsidR="00C4266D">
        <w:rPr>
          <w:i/>
          <w:lang w:val="en-US"/>
        </w:rPr>
        <w:t>December 2020</w:t>
      </w:r>
      <w:r w:rsidRPr="00413282">
        <w:rPr>
          <w:i/>
          <w:lang w:val="en-US"/>
        </w:rPr>
        <w:t>.</w:t>
      </w:r>
      <w:r w:rsidR="008821B0" w:rsidRPr="00413282">
        <w:rPr>
          <w:i/>
          <w:lang w:val="en-US"/>
        </w:rPr>
        <w:t xml:space="preserve"> Portions of this chapter also appear in </w:t>
      </w:r>
      <w:r w:rsidR="00FA5321">
        <w:rPr>
          <w:i/>
          <w:lang w:val="en-US"/>
        </w:rPr>
        <w:t>chapter</w:t>
      </w:r>
      <w:r w:rsidR="008821B0" w:rsidRPr="00413282">
        <w:rPr>
          <w:i/>
          <w:lang w:val="en-US"/>
        </w:rPr>
        <w:t xml:space="preserve"> 1 of this document. </w:t>
      </w:r>
    </w:p>
    <w:p w14:paraId="68688BA6" w14:textId="77777777" w:rsidR="00F04BCD" w:rsidRPr="00413282" w:rsidRDefault="00F04BCD" w:rsidP="00F04BCD">
      <w:pPr>
        <w:rPr>
          <w:i/>
          <w:lang w:val="en-US"/>
        </w:rPr>
      </w:pPr>
      <w:r w:rsidRPr="00413282">
        <w:rPr>
          <w:i/>
          <w:lang w:val="en-US"/>
        </w:rPr>
        <w:t>Minor edits have been made for consistency with the rest of this document.</w:t>
      </w:r>
    </w:p>
    <w:p w14:paraId="74B45173" w14:textId="20814221" w:rsidR="00F04BCD" w:rsidRPr="00413282" w:rsidRDefault="00F04BCD" w:rsidP="0082676F">
      <w:pPr>
        <w:pStyle w:val="TableText"/>
        <w:rPr>
          <w:lang w:val="en-US"/>
        </w:rPr>
      </w:pPr>
      <w:r w:rsidRPr="00413282">
        <w:rPr>
          <w:lang w:val="en-US"/>
        </w:rPr>
        <w:br w:type="page"/>
      </w:r>
    </w:p>
    <w:p w14:paraId="19D2ABAE" w14:textId="77777777" w:rsidR="00F04BCD" w:rsidRPr="00413282" w:rsidRDefault="00F04BCD" w:rsidP="00F04BCD">
      <w:pPr>
        <w:rPr>
          <w:lang w:val="en-US"/>
        </w:rPr>
      </w:pPr>
    </w:p>
    <w:p w14:paraId="44A58D42" w14:textId="77777777" w:rsidR="00F04BCD" w:rsidRPr="00413282" w:rsidRDefault="00F04BCD" w:rsidP="007F2C2E">
      <w:pPr>
        <w:jc w:val="center"/>
        <w:rPr>
          <w:rFonts w:ascii="Arial" w:hAnsi="Arial" w:cs="Arial"/>
          <w:sz w:val="36"/>
          <w:lang w:val="en-US"/>
        </w:rPr>
      </w:pPr>
      <w:r w:rsidRPr="00413282">
        <w:rPr>
          <w:rFonts w:ascii="Arial" w:hAnsi="Arial" w:cs="Arial"/>
          <w:sz w:val="36"/>
          <w:lang w:val="en-US"/>
        </w:rPr>
        <w:t>South Fork Eel River Water Use Report</w:t>
      </w:r>
    </w:p>
    <w:p w14:paraId="1E28E6C9" w14:textId="7D9C3DF9" w:rsidR="00F04BCD" w:rsidRPr="00413282" w:rsidRDefault="00F04BCD" w:rsidP="00F04BCD">
      <w:pPr>
        <w:pStyle w:val="FIgure"/>
        <w:rPr>
          <w:lang w:val="en-US"/>
        </w:rPr>
      </w:pPr>
      <w:r w:rsidRPr="00413282">
        <w:rPr>
          <w:lang w:val="en-US"/>
        </w:rPr>
        <w:drawing>
          <wp:inline distT="0" distB="0" distL="0" distR="0" wp14:anchorId="6E026F9E" wp14:editId="4BF89149">
            <wp:extent cx="5517515" cy="3682365"/>
            <wp:effectExtent l="0" t="0" r="6985" b="0"/>
            <wp:docPr id="40" name="Picture 40" descr="Clockwise from left:&#10;1) Shaded-relief map of the South Fork Eel River Watershed and South Fork Eel River. Inset map shows the watershed location within the State of California.&#10;2) Picture of roadway winding through dense forest with clearing visible in background.&#10;3) Picture of calm river with heavily vegetated banks and curving around a sandbar on the right b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17515" cy="3682365"/>
                    </a:xfrm>
                    <a:prstGeom prst="rect">
                      <a:avLst/>
                    </a:prstGeom>
                    <a:noFill/>
                  </pic:spPr>
                </pic:pic>
              </a:graphicData>
            </a:graphic>
          </wp:inline>
        </w:drawing>
      </w:r>
    </w:p>
    <w:p w14:paraId="66454A4A" w14:textId="219B5B2B" w:rsidR="00F04BCD" w:rsidRPr="00413282" w:rsidRDefault="00F04BCD" w:rsidP="002071CC">
      <w:pPr>
        <w:pStyle w:val="TableFigureSource"/>
        <w:rPr>
          <w:lang w:val="en-US"/>
        </w:rPr>
      </w:pPr>
      <w:r w:rsidRPr="00413282">
        <w:rPr>
          <w:lang w:val="en-US"/>
        </w:rPr>
        <w:t>Image Sources</w:t>
      </w:r>
      <w:r w:rsidR="0082676F">
        <w:rPr>
          <w:lang w:val="en-US"/>
        </w:rPr>
        <w:t xml:space="preserve"> (clockwise from left</w:t>
      </w:r>
      <w:r w:rsidRPr="00413282">
        <w:rPr>
          <w:lang w:val="en-US"/>
        </w:rPr>
        <w:t>: CDFW, 2018</w:t>
      </w:r>
      <w:r w:rsidR="00757FB0" w:rsidRPr="00413282">
        <w:rPr>
          <w:lang w:val="en-US"/>
        </w:rPr>
        <w:t>;</w:t>
      </w:r>
      <w:r w:rsidRPr="00413282">
        <w:rPr>
          <w:lang w:val="en-US"/>
        </w:rPr>
        <w:t xml:space="preserve"> M.D. Vaden</w:t>
      </w:r>
      <w:r w:rsidR="0082676F">
        <w:rPr>
          <w:lang w:val="en-US"/>
        </w:rPr>
        <w:t xml:space="preserve">; </w:t>
      </w:r>
      <w:r w:rsidR="0082676F" w:rsidRPr="00413282">
        <w:rPr>
          <w:lang w:val="en-US"/>
        </w:rPr>
        <w:t>Wikimedia Commons</w:t>
      </w:r>
      <w:r w:rsidRPr="00413282">
        <w:rPr>
          <w:lang w:val="en-US"/>
        </w:rPr>
        <w:t xml:space="preserve"> </w:t>
      </w:r>
    </w:p>
    <w:p w14:paraId="0B3FDD5D" w14:textId="77777777" w:rsidR="00F04BCD" w:rsidRPr="00413282" w:rsidRDefault="00F04BCD" w:rsidP="00F04BCD">
      <w:pPr>
        <w:rPr>
          <w:lang w:val="en-US"/>
        </w:rPr>
      </w:pPr>
    </w:p>
    <w:p w14:paraId="2C1C0284" w14:textId="77777777" w:rsidR="00F04BCD" w:rsidRPr="00413282" w:rsidRDefault="00F04BCD" w:rsidP="00F04BCD">
      <w:pPr>
        <w:jc w:val="center"/>
        <w:rPr>
          <w:lang w:val="en-US"/>
        </w:rPr>
      </w:pPr>
      <w:r w:rsidRPr="00413282">
        <w:rPr>
          <w:lang w:val="en-US"/>
        </w:rPr>
        <w:t>Doug Chalmers- Stockholm Environment Institute</w:t>
      </w:r>
    </w:p>
    <w:p w14:paraId="4999519A" w14:textId="77777777" w:rsidR="00F04BCD" w:rsidRPr="00413282" w:rsidRDefault="00F04BCD" w:rsidP="00F04BCD">
      <w:pPr>
        <w:jc w:val="center"/>
        <w:rPr>
          <w:lang w:val="en-US"/>
        </w:rPr>
      </w:pPr>
      <w:r w:rsidRPr="00413282">
        <w:rPr>
          <w:lang w:val="en-US"/>
        </w:rPr>
        <w:t>January 2019</w:t>
      </w:r>
    </w:p>
    <w:p w14:paraId="19DC5E02" w14:textId="77777777" w:rsidR="00F04BCD" w:rsidRPr="00413282" w:rsidRDefault="00F04BCD" w:rsidP="00F04BCD">
      <w:pPr>
        <w:jc w:val="center"/>
        <w:rPr>
          <w:lang w:val="en-US"/>
        </w:rPr>
      </w:pPr>
    </w:p>
    <w:p w14:paraId="360F3D22" w14:textId="557E9326" w:rsidR="00F04BCD" w:rsidRPr="00413282" w:rsidRDefault="00F04BCD" w:rsidP="00F04BCD">
      <w:pPr>
        <w:jc w:val="center"/>
        <w:rPr>
          <w:lang w:val="en-US"/>
        </w:rPr>
      </w:pPr>
      <w:r w:rsidRPr="00413282">
        <w:rPr>
          <w:lang w:val="en-US"/>
        </w:rPr>
        <w:t xml:space="preserve">Updated </w:t>
      </w:r>
      <w:r w:rsidR="00C4266D">
        <w:rPr>
          <w:lang w:val="en-US"/>
        </w:rPr>
        <w:t>December 2020</w:t>
      </w:r>
    </w:p>
    <w:p w14:paraId="186578AB" w14:textId="1F8D087D" w:rsidR="00F04BCD" w:rsidRPr="00413282" w:rsidRDefault="00F04BCD" w:rsidP="0082676F">
      <w:pPr>
        <w:pStyle w:val="TableText"/>
        <w:rPr>
          <w:lang w:val="en-US"/>
        </w:rPr>
      </w:pPr>
      <w:r w:rsidRPr="00413282">
        <w:rPr>
          <w:lang w:val="en-US"/>
        </w:rPr>
        <w:br w:type="page"/>
      </w:r>
    </w:p>
    <w:p w14:paraId="07D2E588" w14:textId="77777777" w:rsidR="00F04BCD" w:rsidRPr="00EC40CA" w:rsidRDefault="00F04BCD" w:rsidP="00EC40CA">
      <w:pPr>
        <w:pStyle w:val="Heading2"/>
        <w:rPr>
          <w:lang w:val="en-US"/>
        </w:rPr>
      </w:pPr>
      <w:bookmarkStart w:id="157" w:name="_Toc62220798"/>
      <w:r w:rsidRPr="00EC40CA">
        <w:rPr>
          <w:lang w:val="en-US"/>
        </w:rPr>
        <w:lastRenderedPageBreak/>
        <w:t>Introduction</w:t>
      </w:r>
      <w:bookmarkEnd w:id="157"/>
    </w:p>
    <w:p w14:paraId="27AFF246" w14:textId="52737E5B" w:rsidR="00AC0BF3" w:rsidRPr="00AC0BF3" w:rsidRDefault="00AC0BF3" w:rsidP="00F04BCD">
      <w:pPr>
        <w:rPr>
          <w:i/>
          <w:iCs/>
          <w:color w:val="auto"/>
          <w:lang w:val="en-US"/>
        </w:rPr>
      </w:pPr>
      <w:r w:rsidRPr="00AC0BF3">
        <w:rPr>
          <w:i/>
          <w:iCs/>
          <w:color w:val="auto"/>
          <w:lang w:val="en-US"/>
        </w:rPr>
        <w:t>The following description of the W</w:t>
      </w:r>
      <w:r w:rsidR="00C4266D">
        <w:rPr>
          <w:i/>
          <w:iCs/>
          <w:color w:val="auto"/>
          <w:lang w:val="en-US"/>
        </w:rPr>
        <w:t>E</w:t>
      </w:r>
      <w:r w:rsidRPr="00AC0BF3">
        <w:rPr>
          <w:i/>
          <w:iCs/>
          <w:color w:val="auto"/>
          <w:lang w:val="en-US"/>
        </w:rPr>
        <w:t xml:space="preserve">AP and the SFER project also appears in </w:t>
      </w:r>
      <w:r w:rsidR="00FA5321">
        <w:rPr>
          <w:i/>
          <w:iCs/>
          <w:color w:val="auto"/>
          <w:lang w:val="en-US"/>
        </w:rPr>
        <w:t>chapter</w:t>
      </w:r>
      <w:r w:rsidRPr="00AC0BF3">
        <w:rPr>
          <w:i/>
          <w:iCs/>
          <w:color w:val="auto"/>
          <w:lang w:val="en-US"/>
        </w:rPr>
        <w:t xml:space="preserve"> 1 of this document.</w:t>
      </w:r>
    </w:p>
    <w:p w14:paraId="40BC48BB" w14:textId="5539DBBE" w:rsidR="00F04BCD" w:rsidRPr="00413282" w:rsidRDefault="00F04BCD" w:rsidP="00F04BCD">
      <w:pPr>
        <w:rPr>
          <w:lang w:val="en-US"/>
        </w:rPr>
      </w:pPr>
      <w:r w:rsidRPr="00413282">
        <w:rPr>
          <w:lang w:val="en-US"/>
        </w:rPr>
        <w:t>The California Natural Resources Agency, the California Environmental Protection Agency, and the California Department of Food and Agriculture developed the California Water Action Plan (WAP), released on January 22, 2014. The WAP has been developed to meet three broad objectives:</w:t>
      </w:r>
    </w:p>
    <w:p w14:paraId="123EFBDD" w14:textId="76545F06" w:rsidR="00F04BCD" w:rsidRPr="00413282" w:rsidRDefault="00F04BCD" w:rsidP="0082676F">
      <w:pPr>
        <w:pStyle w:val="ListBullets"/>
        <w:rPr>
          <w:lang w:val="en-US"/>
        </w:rPr>
      </w:pPr>
      <w:r w:rsidRPr="00413282">
        <w:rPr>
          <w:lang w:val="en-US"/>
        </w:rPr>
        <w:t>More reliable water supplies;</w:t>
      </w:r>
    </w:p>
    <w:p w14:paraId="1550FD2B" w14:textId="1D8D17F5" w:rsidR="00F04BCD" w:rsidRPr="00413282" w:rsidRDefault="00F04BCD" w:rsidP="0082676F">
      <w:pPr>
        <w:pStyle w:val="ListBullets"/>
        <w:rPr>
          <w:lang w:val="en-US"/>
        </w:rPr>
      </w:pPr>
      <w:r w:rsidRPr="00413282">
        <w:rPr>
          <w:lang w:val="en-US"/>
        </w:rPr>
        <w:t xml:space="preserve">The restoration of important species and habitat; and </w:t>
      </w:r>
    </w:p>
    <w:p w14:paraId="5F0D10B8" w14:textId="48DCD524" w:rsidR="00F04BCD" w:rsidRPr="00413282" w:rsidRDefault="00F04BCD" w:rsidP="0082676F">
      <w:pPr>
        <w:pStyle w:val="ListBullets"/>
        <w:rPr>
          <w:lang w:val="en-US"/>
        </w:rPr>
      </w:pPr>
      <w:r w:rsidRPr="00413282">
        <w:rPr>
          <w:lang w:val="en-US"/>
        </w:rPr>
        <w:t>A more resilient, sustainably managed water resources system (water supply, water quality, flood protection, and environment) that can better withstand inevitable and unforeseen pressures in the coming decades.</w:t>
      </w:r>
    </w:p>
    <w:p w14:paraId="1347423B" w14:textId="5AE99653" w:rsidR="00F04BCD" w:rsidRPr="00413282" w:rsidRDefault="00F04BCD" w:rsidP="00F04BCD">
      <w:pPr>
        <w:rPr>
          <w:lang w:val="en-US"/>
        </w:rPr>
      </w:pPr>
      <w:r w:rsidRPr="00413282">
        <w:rPr>
          <w:lang w:val="en-US"/>
        </w:rPr>
        <w:t>Action Four of the WAP, to “Protect and Restore Important Ecosystems,” contains a sub-action that states the following:</w:t>
      </w:r>
    </w:p>
    <w:p w14:paraId="2FC48DAD" w14:textId="133D5FE3" w:rsidR="00F04BCD" w:rsidRPr="00413282" w:rsidRDefault="00F04BCD" w:rsidP="00F04BCD">
      <w:pPr>
        <w:pStyle w:val="Quote"/>
        <w:rPr>
          <w:lang w:val="en-US"/>
        </w:rPr>
      </w:pPr>
      <w:r w:rsidRPr="00413282">
        <w:rPr>
          <w:lang w:val="en-US"/>
        </w:rPr>
        <w:t>The State Water Resources Control Board and the Department of Fish and Wildlife will implement a suite of individual and coordinated administrative efforts to enhance flows statewide in at least five stream systems that support critical habitat for anadromous fish. These actions include developing defensible, cost-effective, and time-sensitive approaches to establish instream flows using sound science and a transparent public process. When developing and implementing this action, the State Water Resources Control Board and the Department of Fish and Wildlife will consider their public trust responsibility and existing statutory authorities such as maintaining fish in good condition.</w:t>
      </w:r>
    </w:p>
    <w:p w14:paraId="227C0130" w14:textId="4E35D93C" w:rsidR="00F04BCD" w:rsidRPr="00413282" w:rsidRDefault="00F04BCD" w:rsidP="00F04BCD">
      <w:pPr>
        <w:rPr>
          <w:lang w:val="en-US"/>
        </w:rPr>
      </w:pPr>
      <w:r w:rsidRPr="00413282">
        <w:rPr>
          <w:lang w:val="en-US"/>
        </w:rPr>
        <w:t>Through a coordinated effort between the State Water Resources Control Board (State Water Board) and California Department of Fish and Wildlife (CDFW), the following stream systems have been identified as a starting point for the WAP effort:</w:t>
      </w:r>
    </w:p>
    <w:p w14:paraId="0A465207" w14:textId="2532EA8B" w:rsidR="00F04BCD" w:rsidRPr="00413282" w:rsidRDefault="00F04BCD" w:rsidP="0082676F">
      <w:pPr>
        <w:pStyle w:val="ListBullets"/>
        <w:rPr>
          <w:lang w:val="en-US"/>
        </w:rPr>
      </w:pPr>
      <w:r w:rsidRPr="00413282">
        <w:rPr>
          <w:lang w:val="en-US"/>
        </w:rPr>
        <w:t>Shasta River, tributary to the Klamath River, Siskiyou County</w:t>
      </w:r>
    </w:p>
    <w:p w14:paraId="46C583E0" w14:textId="2D5C9716" w:rsidR="00F04BCD" w:rsidRPr="00413282" w:rsidRDefault="00F04BCD" w:rsidP="0082676F">
      <w:pPr>
        <w:pStyle w:val="ListBullets"/>
        <w:rPr>
          <w:lang w:val="en-US"/>
        </w:rPr>
      </w:pPr>
      <w:r w:rsidRPr="00413282">
        <w:rPr>
          <w:lang w:val="en-US"/>
        </w:rPr>
        <w:t>South Fork Eel River, tributary to the Eel River, Humboldt and Mendocino Counties</w:t>
      </w:r>
    </w:p>
    <w:p w14:paraId="2260FE18" w14:textId="541CF07F" w:rsidR="00F04BCD" w:rsidRPr="00413282" w:rsidRDefault="00F04BCD" w:rsidP="0082676F">
      <w:pPr>
        <w:pStyle w:val="ListBullets"/>
        <w:rPr>
          <w:lang w:val="en-US"/>
        </w:rPr>
      </w:pPr>
      <w:r w:rsidRPr="00413282">
        <w:rPr>
          <w:lang w:val="en-US"/>
        </w:rPr>
        <w:t>Mark West Creek, tributary to the Russian River, Sonoma County</w:t>
      </w:r>
    </w:p>
    <w:p w14:paraId="7E00B0C3" w14:textId="7543193E" w:rsidR="00F04BCD" w:rsidRPr="00413282" w:rsidRDefault="00F04BCD" w:rsidP="0082676F">
      <w:pPr>
        <w:pStyle w:val="ListBullets"/>
        <w:rPr>
          <w:lang w:val="en-US"/>
        </w:rPr>
      </w:pPr>
      <w:r w:rsidRPr="00413282">
        <w:rPr>
          <w:lang w:val="en-US"/>
        </w:rPr>
        <w:t>Mill Creek, tributary to the Sacramento River, Shasta and Tehama Counties</w:t>
      </w:r>
    </w:p>
    <w:p w14:paraId="7B8A2511" w14:textId="2A2C48F3" w:rsidR="00F04BCD" w:rsidRPr="00413282" w:rsidRDefault="00F04BCD" w:rsidP="0082676F">
      <w:pPr>
        <w:pStyle w:val="ListBullets"/>
        <w:rPr>
          <w:lang w:val="en-US"/>
        </w:rPr>
      </w:pPr>
      <w:r w:rsidRPr="00413282">
        <w:rPr>
          <w:lang w:val="en-US"/>
        </w:rPr>
        <w:t>Ventura River, Santa Barbara and Ventura Counties</w:t>
      </w:r>
    </w:p>
    <w:p w14:paraId="5742B91F" w14:textId="02DBBB53" w:rsidR="00F04BCD" w:rsidRPr="00413282" w:rsidRDefault="00F04BCD" w:rsidP="00F04BCD">
      <w:pPr>
        <w:rPr>
          <w:lang w:val="en-US"/>
        </w:rPr>
      </w:pPr>
      <w:r w:rsidRPr="00413282">
        <w:rPr>
          <w:lang w:val="en-US"/>
        </w:rPr>
        <w:t xml:space="preserve">The State Water Board and CDFW are currently working to identify potential actions that may be taken to enhance and establish instream flow for anadromous fish in these five priority streams and other streams of importance to the WAP objectives. </w:t>
      </w:r>
    </w:p>
    <w:p w14:paraId="35C4B9CC" w14:textId="2608E4D7" w:rsidR="00F04BCD" w:rsidRPr="00413282" w:rsidRDefault="00F04BCD" w:rsidP="00F04BCD">
      <w:pPr>
        <w:rPr>
          <w:lang w:val="en-US"/>
        </w:rPr>
      </w:pPr>
      <w:r w:rsidRPr="00413282">
        <w:rPr>
          <w:lang w:val="en-US"/>
        </w:rPr>
        <w:t xml:space="preserve">The development of water allocation models will enable the State Water Board to evaluate the impact of instream flow policy options on water supply users. A critical step in developing a water allocation model is to estimate </w:t>
      </w:r>
      <w:r w:rsidR="00B95950">
        <w:rPr>
          <w:lang w:val="en-US"/>
        </w:rPr>
        <w:t>water use</w:t>
      </w:r>
      <w:r w:rsidRPr="00413282">
        <w:rPr>
          <w:lang w:val="en-US"/>
        </w:rPr>
        <w:t xml:space="preserve"> patterns in the subject watershed.</w:t>
      </w:r>
    </w:p>
    <w:p w14:paraId="5718914A" w14:textId="4A101FE1" w:rsidR="00F04BCD" w:rsidRPr="00413282" w:rsidRDefault="00F04BCD" w:rsidP="00F04BCD">
      <w:pPr>
        <w:rPr>
          <w:lang w:val="en-US"/>
        </w:rPr>
      </w:pPr>
      <w:r w:rsidRPr="00413282">
        <w:rPr>
          <w:lang w:val="en-US"/>
        </w:rPr>
        <w:lastRenderedPageBreak/>
        <w:t xml:space="preserve">This document specifically focuses on the South Fork Eel River (SFER) watershed, and describes the approach taken to estimate </w:t>
      </w:r>
      <w:r w:rsidR="00B95950">
        <w:rPr>
          <w:lang w:val="en-US"/>
        </w:rPr>
        <w:t>water use</w:t>
      </w:r>
      <w:r w:rsidRPr="00413282">
        <w:rPr>
          <w:lang w:val="en-US"/>
        </w:rPr>
        <w:t xml:space="preserve"> patterns </w:t>
      </w:r>
      <w:r w:rsidR="008821B0" w:rsidRPr="00413282">
        <w:rPr>
          <w:lang w:val="en-US"/>
        </w:rPr>
        <w:t>there</w:t>
      </w:r>
      <w:r w:rsidRPr="00413282">
        <w:rPr>
          <w:lang w:val="en-US"/>
        </w:rPr>
        <w:t xml:space="preserve">. </w:t>
      </w:r>
    </w:p>
    <w:p w14:paraId="33CEDF85" w14:textId="77777777" w:rsidR="00F04BCD" w:rsidRPr="00EC40CA" w:rsidRDefault="00F04BCD" w:rsidP="00EC40CA">
      <w:pPr>
        <w:pStyle w:val="Heading3"/>
        <w:rPr>
          <w:lang w:val="en-US"/>
        </w:rPr>
      </w:pPr>
      <w:bookmarkStart w:id="158" w:name="_Toc62220799"/>
      <w:r w:rsidRPr="00EC40CA">
        <w:rPr>
          <w:lang w:val="en-US"/>
        </w:rPr>
        <w:t>Background</w:t>
      </w:r>
      <w:bookmarkEnd w:id="158"/>
    </w:p>
    <w:p w14:paraId="2261BDF8" w14:textId="1A3AB94A" w:rsidR="00F04BCD" w:rsidRPr="00413282" w:rsidRDefault="00F04BCD" w:rsidP="00F04BCD">
      <w:pPr>
        <w:rPr>
          <w:lang w:val="en-US"/>
        </w:rPr>
      </w:pPr>
      <w:r w:rsidRPr="00413282">
        <w:rPr>
          <w:lang w:val="en-US"/>
        </w:rPr>
        <w:t>The SFER watershed (</w:t>
      </w:r>
      <w:r w:rsidR="00AA7394" w:rsidRPr="00413282">
        <w:rPr>
          <w:lang w:val="en-US"/>
        </w:rPr>
        <w:fldChar w:fldCharType="begin"/>
      </w:r>
      <w:r w:rsidR="00AA7394" w:rsidRPr="00413282">
        <w:rPr>
          <w:lang w:val="en-US"/>
        </w:rPr>
        <w:instrText xml:space="preserve"> REF _Ref14855600 \h </w:instrText>
      </w:r>
      <w:r w:rsidR="00AA7394" w:rsidRPr="00413282">
        <w:rPr>
          <w:lang w:val="en-US"/>
        </w:rPr>
      </w:r>
      <w:r w:rsidR="00AA7394" w:rsidRPr="00413282">
        <w:rPr>
          <w:lang w:val="en-US"/>
        </w:rPr>
        <w:fldChar w:fldCharType="separate"/>
      </w:r>
      <w:r w:rsidR="0067763F" w:rsidRPr="00413282">
        <w:rPr>
          <w:lang w:val="en-US"/>
        </w:rPr>
        <w:t xml:space="preserve">Figure </w:t>
      </w:r>
      <w:r w:rsidR="0067763F">
        <w:rPr>
          <w:noProof/>
          <w:lang w:val="en-US"/>
        </w:rPr>
        <w:t>7</w:t>
      </w:r>
      <w:r w:rsidR="0067763F">
        <w:rPr>
          <w:lang w:val="en-US"/>
        </w:rPr>
        <w:t>.</w:t>
      </w:r>
      <w:r w:rsidR="0067763F">
        <w:rPr>
          <w:noProof/>
          <w:lang w:val="en-US"/>
        </w:rPr>
        <w:t>1</w:t>
      </w:r>
      <w:r w:rsidR="00AA7394" w:rsidRPr="00413282">
        <w:rPr>
          <w:lang w:val="en-US"/>
        </w:rPr>
        <w:fldChar w:fldCharType="end"/>
      </w:r>
      <w:r w:rsidRPr="00413282">
        <w:rPr>
          <w:lang w:val="en-US"/>
        </w:rPr>
        <w:t xml:space="preserve">) encompasses 683 square miles (CDFW, 2018) in Mendocino County and Humboldt County, approximately 150 miles north of San Francisco, California. The river originates </w:t>
      </w:r>
      <w:r w:rsidR="008821B0" w:rsidRPr="00413282">
        <w:rPr>
          <w:lang w:val="en-US"/>
        </w:rPr>
        <w:t>in</w:t>
      </w:r>
      <w:r w:rsidRPr="00413282">
        <w:rPr>
          <w:lang w:val="en-US"/>
        </w:rPr>
        <w:t xml:space="preserve"> the Coastal Range mountains and converges with the mainstem Eel River before draining to the Pacific Ocean. Populations of coho salmon, Chinook salmon, and steelhead trout that inhabit the river are currently threatened by periods of low flow during the dry summer months (CDFW, 2018). </w:t>
      </w:r>
      <w:r w:rsidR="008821B0" w:rsidRPr="00413282">
        <w:rPr>
          <w:lang w:val="en-US"/>
        </w:rPr>
        <w:t>Natural l</w:t>
      </w:r>
      <w:r w:rsidRPr="00413282">
        <w:rPr>
          <w:lang w:val="en-US"/>
        </w:rPr>
        <w:t>ow</w:t>
      </w:r>
      <w:r w:rsidR="008821B0" w:rsidRPr="00413282">
        <w:rPr>
          <w:lang w:val="en-US"/>
        </w:rPr>
        <w:t>-</w:t>
      </w:r>
      <w:r w:rsidRPr="00413282">
        <w:rPr>
          <w:lang w:val="en-US"/>
        </w:rPr>
        <w:t xml:space="preserve">flow periods in the basin are exacerbated by human development and diversions. </w:t>
      </w:r>
    </w:p>
    <w:p w14:paraId="1AC1A5F8" w14:textId="77777777" w:rsidR="00F04BCD" w:rsidRPr="00413282" w:rsidRDefault="00F04BCD" w:rsidP="00F04BCD">
      <w:pPr>
        <w:rPr>
          <w:lang w:val="en-US"/>
        </w:rPr>
      </w:pPr>
      <w:r w:rsidRPr="00413282">
        <w:rPr>
          <w:lang w:val="en-US"/>
        </w:rPr>
        <w:t>Since the legalization of recreational cannabis in California in 2016, the State Water Board reports that “cultivation of the crop has expanded dramatically…and is associated with increased water diversions” in the SFER (Shields, 2018).</w:t>
      </w:r>
    </w:p>
    <w:p w14:paraId="3DE49798" w14:textId="20FB34DD" w:rsidR="00F04BCD" w:rsidRPr="00413282" w:rsidRDefault="00F04BCD" w:rsidP="00B95950">
      <w:pPr>
        <w:pStyle w:val="FIgure"/>
        <w:jc w:val="center"/>
        <w:rPr>
          <w:lang w:val="en-US"/>
        </w:rPr>
      </w:pPr>
      <w:r w:rsidRPr="00413282">
        <w:rPr>
          <w:lang w:val="en-US"/>
        </w:rPr>
        <w:drawing>
          <wp:inline distT="0" distB="0" distL="0" distR="0" wp14:anchorId="5038A372" wp14:editId="715E4CB5">
            <wp:extent cx="3124200" cy="4145399"/>
            <wp:effectExtent l="0" t="0" r="0" b="7620"/>
            <wp:docPr id="10" name="Picture 10" descr="https://nrm.dfg.ca.gov/FileHandler.ashx?DocumentID=115224&amp;inline&#10;Shaded-relief map of the South Fork Eel River Watershed and South Fork Eel River. Inset map shows the watershed location within the State of Califor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nrm.dfg.ca.gov/FileHandler.ashx?DocumentID=115224&amp;inlin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145" t="622" r="1872" b="925"/>
                    <a:stretch/>
                  </pic:blipFill>
                  <pic:spPr bwMode="auto">
                    <a:xfrm>
                      <a:off x="0" y="0"/>
                      <a:ext cx="3130311" cy="4153507"/>
                    </a:xfrm>
                    <a:prstGeom prst="rect">
                      <a:avLst/>
                    </a:prstGeom>
                    <a:noFill/>
                    <a:ln>
                      <a:noFill/>
                    </a:ln>
                    <a:extLst>
                      <a:ext uri="{53640926-AAD7-44D8-BBD7-CCE9431645EC}">
                        <a14:shadowObscured xmlns:a14="http://schemas.microsoft.com/office/drawing/2010/main"/>
                      </a:ext>
                    </a:extLst>
                  </pic:spPr>
                </pic:pic>
              </a:graphicData>
            </a:graphic>
          </wp:inline>
        </w:drawing>
      </w:r>
    </w:p>
    <w:p w14:paraId="161C3455" w14:textId="18927A8A" w:rsidR="00FD0F07" w:rsidRDefault="001468BD" w:rsidP="00B95950">
      <w:pPr>
        <w:pStyle w:val="TableFigureTitle"/>
        <w:jc w:val="center"/>
        <w:rPr>
          <w:lang w:val="en-US"/>
        </w:rPr>
      </w:pPr>
      <w:bookmarkStart w:id="159" w:name="_Ref14855600"/>
      <w:r w:rsidRPr="00413282">
        <w:rPr>
          <w:lang w:val="en-US"/>
        </w:rPr>
        <w:t xml:space="preserve">Figure </w:t>
      </w:r>
      <w:r w:rsidR="00753F94">
        <w:rPr>
          <w:lang w:val="en-US"/>
        </w:rPr>
        <w:fldChar w:fldCharType="begin"/>
      </w:r>
      <w:r w:rsidR="00753F94">
        <w:rPr>
          <w:lang w:val="en-US"/>
        </w:rPr>
        <w:instrText xml:space="preserve"> STYLEREF 1 \s </w:instrText>
      </w:r>
      <w:r w:rsidR="00753F94">
        <w:rPr>
          <w:lang w:val="en-US"/>
        </w:rPr>
        <w:fldChar w:fldCharType="separate"/>
      </w:r>
      <w:r w:rsidR="00753F94">
        <w:rPr>
          <w:noProof/>
          <w:lang w:val="en-US"/>
        </w:rPr>
        <w:t>7</w:t>
      </w:r>
      <w:r w:rsidR="00753F94">
        <w:rPr>
          <w:lang w:val="en-US"/>
        </w:rPr>
        <w:fldChar w:fldCharType="end"/>
      </w:r>
      <w:r w:rsidR="00753F94">
        <w:rPr>
          <w:lang w:val="en-US"/>
        </w:rPr>
        <w:t>.</w:t>
      </w:r>
      <w:r w:rsidR="00753F94">
        <w:rPr>
          <w:lang w:val="en-US"/>
        </w:rPr>
        <w:fldChar w:fldCharType="begin"/>
      </w:r>
      <w:r w:rsidR="00753F94">
        <w:rPr>
          <w:lang w:val="en-US"/>
        </w:rPr>
        <w:instrText xml:space="preserve"> SEQ Figure \* ARABIC \s 1 </w:instrText>
      </w:r>
      <w:r w:rsidR="00753F94">
        <w:rPr>
          <w:lang w:val="en-US"/>
        </w:rPr>
        <w:fldChar w:fldCharType="separate"/>
      </w:r>
      <w:r w:rsidR="00753F94">
        <w:rPr>
          <w:noProof/>
          <w:lang w:val="en-US"/>
        </w:rPr>
        <w:t>1</w:t>
      </w:r>
      <w:r w:rsidR="00753F94">
        <w:rPr>
          <w:lang w:val="en-US"/>
        </w:rPr>
        <w:fldChar w:fldCharType="end"/>
      </w:r>
      <w:bookmarkEnd w:id="159"/>
      <w:r w:rsidRPr="00413282">
        <w:rPr>
          <w:lang w:val="en-US"/>
        </w:rPr>
        <w:t xml:space="preserve"> </w:t>
      </w:r>
      <w:r w:rsidR="00AA7394" w:rsidRPr="00413282">
        <w:rPr>
          <w:lang w:val="en-US"/>
        </w:rPr>
        <w:t>M</w:t>
      </w:r>
      <w:r w:rsidRPr="00413282">
        <w:rPr>
          <w:lang w:val="en-US"/>
        </w:rPr>
        <w:t xml:space="preserve">ap of </w:t>
      </w:r>
      <w:r w:rsidR="00EA289A">
        <w:rPr>
          <w:lang w:val="en-US"/>
        </w:rPr>
        <w:t xml:space="preserve">the </w:t>
      </w:r>
      <w:r w:rsidR="00AA7394" w:rsidRPr="00413282">
        <w:rPr>
          <w:lang w:val="en-US"/>
        </w:rPr>
        <w:t xml:space="preserve">South Fork Eel River </w:t>
      </w:r>
      <w:r w:rsidRPr="00413282">
        <w:rPr>
          <w:lang w:val="en-US"/>
        </w:rPr>
        <w:t>watershed</w:t>
      </w:r>
    </w:p>
    <w:p w14:paraId="293A5EE0" w14:textId="7B1718C2" w:rsidR="00F04BCD" w:rsidRPr="00FD0F07" w:rsidRDefault="00FD0F07" w:rsidP="00B95950">
      <w:pPr>
        <w:pStyle w:val="TableFigureTitle"/>
        <w:jc w:val="center"/>
        <w:rPr>
          <w:b w:val="0"/>
          <w:bCs/>
          <w:i/>
          <w:iCs/>
          <w:color w:val="auto"/>
          <w:lang w:val="en-US"/>
        </w:rPr>
      </w:pPr>
      <w:r w:rsidRPr="00FD0F07">
        <w:rPr>
          <w:b w:val="0"/>
          <w:bCs/>
          <w:i/>
          <w:iCs/>
          <w:color w:val="auto"/>
          <w:lang w:val="en-US"/>
        </w:rPr>
        <w:t>Source:</w:t>
      </w:r>
      <w:r w:rsidR="001468BD" w:rsidRPr="00FD0F07">
        <w:rPr>
          <w:b w:val="0"/>
          <w:bCs/>
          <w:i/>
          <w:iCs/>
          <w:color w:val="auto"/>
          <w:lang w:val="en-US"/>
        </w:rPr>
        <w:t xml:space="preserve"> (</w:t>
      </w:r>
      <w:r w:rsidR="00AA7394" w:rsidRPr="00FD0F07">
        <w:rPr>
          <w:b w:val="0"/>
          <w:bCs/>
          <w:i/>
          <w:iCs/>
          <w:color w:val="auto"/>
          <w:lang w:val="en-US"/>
        </w:rPr>
        <w:t>CDFW</w:t>
      </w:r>
      <w:r w:rsidR="001468BD" w:rsidRPr="00FD0F07">
        <w:rPr>
          <w:b w:val="0"/>
          <w:bCs/>
          <w:i/>
          <w:iCs/>
          <w:color w:val="auto"/>
          <w:lang w:val="en-US"/>
        </w:rPr>
        <w:t>, 2018)</w:t>
      </w:r>
      <w:r w:rsidR="00AA7394" w:rsidRPr="00FD0F07">
        <w:rPr>
          <w:b w:val="0"/>
          <w:bCs/>
          <w:i/>
          <w:iCs/>
          <w:color w:val="auto"/>
          <w:lang w:val="en-US"/>
        </w:rPr>
        <w:t>.</w:t>
      </w:r>
    </w:p>
    <w:p w14:paraId="79F86993" w14:textId="6499B59C" w:rsidR="00F04BCD" w:rsidRDefault="00F04BCD" w:rsidP="00F04BCD">
      <w:pPr>
        <w:rPr>
          <w:lang w:val="en-US"/>
        </w:rPr>
      </w:pPr>
      <w:r w:rsidRPr="00413282">
        <w:rPr>
          <w:lang w:val="en-US"/>
        </w:rPr>
        <w:t xml:space="preserve">SEI </w:t>
      </w:r>
      <w:r w:rsidR="0082676F">
        <w:rPr>
          <w:lang w:val="en-US"/>
        </w:rPr>
        <w:t>has</w:t>
      </w:r>
      <w:r w:rsidRPr="00413282">
        <w:rPr>
          <w:lang w:val="en-US"/>
        </w:rPr>
        <w:t xml:space="preserve"> construct</w:t>
      </w:r>
      <w:r w:rsidR="0082676F">
        <w:rPr>
          <w:lang w:val="en-US"/>
        </w:rPr>
        <w:t>ed</w:t>
      </w:r>
      <w:r w:rsidRPr="00413282">
        <w:rPr>
          <w:lang w:val="en-US"/>
        </w:rPr>
        <w:t xml:space="preserve"> a water allocation model to evaluate potential water supply impacts from various instream flow policy scenarios. Among other features, the water allocation model will represent all water rights in the SFER watershed, as documented in the State Water Board’s Electronic Water Rights Information Management System (eWRIMS) database. eWRIMS is a </w:t>
      </w:r>
      <w:r w:rsidRPr="00413282">
        <w:rPr>
          <w:lang w:val="en-US"/>
        </w:rPr>
        <w:lastRenderedPageBreak/>
        <w:t>computer database developed by the State Water Board to track information on water rights in California (State Water Board, 2018).</w:t>
      </w:r>
      <w:r w:rsidR="006D313A">
        <w:rPr>
          <w:lang w:val="en-US"/>
        </w:rPr>
        <w:t xml:space="preserve"> SEI has used their own tool, called the eWRIMS Analyzer, to process the water rights data to produce the calculations in this chapter.</w:t>
      </w:r>
    </w:p>
    <w:p w14:paraId="49BE6118" w14:textId="571885CC" w:rsidR="00681164" w:rsidRPr="00413282" w:rsidRDefault="00681164" w:rsidP="00681164">
      <w:pPr>
        <w:pStyle w:val="ListBullets"/>
        <w:rPr>
          <w:lang w:val="en-US"/>
        </w:rPr>
      </w:pPr>
      <w:r>
        <w:rPr>
          <w:lang w:val="en-US"/>
        </w:rPr>
        <w:t>In addition</w:t>
      </w:r>
      <w:r w:rsidR="00B95950">
        <w:rPr>
          <w:lang w:val="en-US"/>
        </w:rPr>
        <w:t xml:space="preserve"> to</w:t>
      </w:r>
      <w:r>
        <w:rPr>
          <w:lang w:val="en-US"/>
        </w:rPr>
        <w:t xml:space="preserve"> describing the </w:t>
      </w:r>
      <w:r w:rsidR="00B95950">
        <w:rPr>
          <w:lang w:val="en-US"/>
        </w:rPr>
        <w:t>water use</w:t>
      </w:r>
      <w:r>
        <w:rPr>
          <w:lang w:val="en-US"/>
        </w:rPr>
        <w:t xml:space="preserve"> estimates for the eWRIMS applications</w:t>
      </w:r>
      <w:r w:rsidR="003F3325">
        <w:rPr>
          <w:lang w:val="en-US"/>
        </w:rPr>
        <w:t xml:space="preserve"> (section </w:t>
      </w:r>
      <w:r w:rsidR="003F3325">
        <w:rPr>
          <w:lang w:val="en-US"/>
        </w:rPr>
        <w:fldChar w:fldCharType="begin"/>
      </w:r>
      <w:r w:rsidR="003F3325">
        <w:rPr>
          <w:lang w:val="en-US"/>
        </w:rPr>
        <w:instrText xml:space="preserve"> REF _Ref61531196 \w \h </w:instrText>
      </w:r>
      <w:r w:rsidR="003F3325">
        <w:rPr>
          <w:lang w:val="en-US"/>
        </w:rPr>
      </w:r>
      <w:r w:rsidR="003F3325">
        <w:rPr>
          <w:lang w:val="en-US"/>
        </w:rPr>
        <w:fldChar w:fldCharType="separate"/>
      </w:r>
      <w:r w:rsidR="0067763F">
        <w:rPr>
          <w:lang w:val="en-US"/>
        </w:rPr>
        <w:t>7.3</w:t>
      </w:r>
      <w:r w:rsidR="003F3325">
        <w:rPr>
          <w:lang w:val="en-US"/>
        </w:rPr>
        <w:fldChar w:fldCharType="end"/>
      </w:r>
      <w:r w:rsidR="003F3325">
        <w:rPr>
          <w:lang w:val="en-US"/>
        </w:rPr>
        <w:t>)</w:t>
      </w:r>
      <w:r>
        <w:rPr>
          <w:lang w:val="en-US"/>
        </w:rPr>
        <w:t xml:space="preserve">, this document describes the </w:t>
      </w:r>
      <w:r w:rsidR="00B95950">
        <w:rPr>
          <w:lang w:val="en-US"/>
        </w:rPr>
        <w:t xml:space="preserve">water use </w:t>
      </w:r>
      <w:r>
        <w:rPr>
          <w:lang w:val="en-US"/>
        </w:rPr>
        <w:t>estimates outside of eWRIMS. These sources include cannabis imagery cultivation, illegal domestic, and Department of Drinking Water (DDW) municipal demands. The cannabis imagery (</w:t>
      </w:r>
      <w:r w:rsidR="003F3325">
        <w:rPr>
          <w:lang w:val="en-US"/>
        </w:rPr>
        <w:t>s</w:t>
      </w:r>
      <w:r w:rsidR="00BB5F2B">
        <w:rPr>
          <w:lang w:val="en-US"/>
        </w:rPr>
        <w:t xml:space="preserve">ection </w:t>
      </w:r>
      <w:r w:rsidR="00BB5F2B">
        <w:rPr>
          <w:lang w:val="en-US"/>
        </w:rPr>
        <w:fldChar w:fldCharType="begin"/>
      </w:r>
      <w:r w:rsidR="00BB5F2B">
        <w:rPr>
          <w:lang w:val="en-US"/>
        </w:rPr>
        <w:instrText xml:space="preserve"> REF _Ref61531065 \w \h </w:instrText>
      </w:r>
      <w:r w:rsidR="00BB5F2B">
        <w:rPr>
          <w:lang w:val="en-US"/>
        </w:rPr>
      </w:r>
      <w:r w:rsidR="00BB5F2B">
        <w:rPr>
          <w:lang w:val="en-US"/>
        </w:rPr>
        <w:fldChar w:fldCharType="separate"/>
      </w:r>
      <w:r w:rsidR="0067763F">
        <w:rPr>
          <w:lang w:val="en-US"/>
        </w:rPr>
        <w:t>7.3.5</w:t>
      </w:r>
      <w:r w:rsidR="00BB5F2B">
        <w:rPr>
          <w:lang w:val="en-US"/>
        </w:rPr>
        <w:fldChar w:fldCharType="end"/>
      </w:r>
      <w:r>
        <w:rPr>
          <w:lang w:val="en-US"/>
        </w:rPr>
        <w:t>) cultivation sites describe those cannabis cultivation sites which are identified using aerial imagery analysis in the watershed. The illegal domestic sites (</w:t>
      </w:r>
      <w:r w:rsidR="00FA5321">
        <w:rPr>
          <w:lang w:val="en-US"/>
        </w:rPr>
        <w:t>section</w:t>
      </w:r>
      <w:r w:rsidR="006D313A">
        <w:rPr>
          <w:lang w:val="en-US"/>
        </w:rPr>
        <w:t xml:space="preserve"> </w:t>
      </w:r>
      <w:r w:rsidR="006D313A">
        <w:rPr>
          <w:lang w:val="en-US"/>
        </w:rPr>
        <w:fldChar w:fldCharType="begin"/>
      </w:r>
      <w:r w:rsidR="006D313A">
        <w:rPr>
          <w:lang w:val="en-US"/>
        </w:rPr>
        <w:instrText xml:space="preserve"> REF _Ref62130337 \w \h </w:instrText>
      </w:r>
      <w:r w:rsidR="006D313A">
        <w:rPr>
          <w:lang w:val="en-US"/>
        </w:rPr>
      </w:r>
      <w:r w:rsidR="006D313A">
        <w:rPr>
          <w:lang w:val="en-US"/>
        </w:rPr>
        <w:fldChar w:fldCharType="separate"/>
      </w:r>
      <w:r w:rsidR="0067763F">
        <w:rPr>
          <w:lang w:val="en-US"/>
        </w:rPr>
        <w:t>7.5</w:t>
      </w:r>
      <w:r w:rsidR="006D313A">
        <w:rPr>
          <w:lang w:val="en-US"/>
        </w:rPr>
        <w:fldChar w:fldCharType="end"/>
      </w:r>
      <w:r>
        <w:rPr>
          <w:lang w:val="en-US"/>
        </w:rPr>
        <w:t>) describe household water use for buildings in the watershed not included within an eWRIMS application or municipal water service area. The DDW municipal demands (</w:t>
      </w:r>
      <w:r w:rsidR="00FA5321">
        <w:rPr>
          <w:lang w:val="en-US"/>
        </w:rPr>
        <w:t>section</w:t>
      </w:r>
      <w:r w:rsidR="003F3325">
        <w:rPr>
          <w:lang w:val="en-US"/>
        </w:rPr>
        <w:t xml:space="preserve"> </w:t>
      </w:r>
      <w:r w:rsidR="003F3325">
        <w:rPr>
          <w:lang w:val="en-US"/>
        </w:rPr>
        <w:fldChar w:fldCharType="begin"/>
      </w:r>
      <w:r w:rsidR="003F3325">
        <w:rPr>
          <w:lang w:val="en-US"/>
        </w:rPr>
        <w:instrText xml:space="preserve"> REF _Ref61950630 \w \h </w:instrText>
      </w:r>
      <w:r w:rsidR="003F3325">
        <w:rPr>
          <w:lang w:val="en-US"/>
        </w:rPr>
      </w:r>
      <w:r w:rsidR="003F3325">
        <w:rPr>
          <w:lang w:val="en-US"/>
        </w:rPr>
        <w:fldChar w:fldCharType="separate"/>
      </w:r>
      <w:r w:rsidR="0067763F">
        <w:rPr>
          <w:lang w:val="en-US"/>
        </w:rPr>
        <w:t>7.6</w:t>
      </w:r>
      <w:r w:rsidR="003F3325">
        <w:rPr>
          <w:lang w:val="en-US"/>
        </w:rPr>
        <w:fldChar w:fldCharType="end"/>
      </w:r>
      <w:r>
        <w:rPr>
          <w:lang w:val="en-US"/>
        </w:rPr>
        <w:t>) include municipal water use for service areas not included in eWRIMS.</w:t>
      </w:r>
    </w:p>
    <w:p w14:paraId="2926B743" w14:textId="3CE3236F" w:rsidR="00F04BCD" w:rsidRPr="00413282" w:rsidRDefault="00F04BCD" w:rsidP="00F04BCD">
      <w:pPr>
        <w:rPr>
          <w:lang w:val="en-US"/>
        </w:rPr>
      </w:pPr>
      <w:r w:rsidRPr="00413282">
        <w:rPr>
          <w:lang w:val="en-US"/>
        </w:rPr>
        <w:t>In the following descriptions</w:t>
      </w:r>
      <w:r w:rsidR="00681164">
        <w:rPr>
          <w:lang w:val="en-US"/>
        </w:rPr>
        <w:t xml:space="preserve"> of eWRIMS estimates</w:t>
      </w:r>
      <w:r w:rsidRPr="00413282">
        <w:rPr>
          <w:lang w:val="en-US"/>
        </w:rPr>
        <w:t>, individual water rights are referred to as “application</w:t>
      </w:r>
      <w:r w:rsidR="006259F7" w:rsidRPr="00413282">
        <w:rPr>
          <w:lang w:val="en-US"/>
        </w:rPr>
        <w:t>s</w:t>
      </w:r>
      <w:r w:rsidRPr="00413282">
        <w:rPr>
          <w:lang w:val="en-US"/>
        </w:rPr>
        <w:t xml:space="preserve">” as the Application ID Number is the primary identifier used for tracking water rights in eWRIMS. The term “application” refers to the fact that water rights are initiated by the submission of a water right application to the State Water Board. An Application ID Number is assigned by the State Water Board upon acceptance of the water right application. </w:t>
      </w:r>
    </w:p>
    <w:p w14:paraId="4D515C1B" w14:textId="29937845" w:rsidR="00F04BCD" w:rsidRPr="00413282" w:rsidRDefault="00F04BCD" w:rsidP="00F04BCD">
      <w:pPr>
        <w:rPr>
          <w:lang w:val="en-US"/>
        </w:rPr>
      </w:pPr>
      <w:r w:rsidRPr="00413282">
        <w:rPr>
          <w:lang w:val="en-US"/>
        </w:rPr>
        <w:t xml:space="preserve">Each application may contain </w:t>
      </w:r>
      <w:r w:rsidR="00BE6764" w:rsidRPr="00413282">
        <w:rPr>
          <w:lang w:val="en-US"/>
        </w:rPr>
        <w:t>Water Use Report</w:t>
      </w:r>
      <w:r w:rsidRPr="00413282">
        <w:rPr>
          <w:lang w:val="en-US"/>
        </w:rPr>
        <w:t xml:space="preserve">s. Water use reports are self-reported by the water right holder. The eWRIMS database contains annual </w:t>
      </w:r>
      <w:r w:rsidR="00BE6764" w:rsidRPr="00413282">
        <w:rPr>
          <w:lang w:val="en-US"/>
        </w:rPr>
        <w:t>Water Use Report</w:t>
      </w:r>
      <w:r w:rsidRPr="00413282">
        <w:rPr>
          <w:lang w:val="en-US"/>
        </w:rPr>
        <w:t xml:space="preserve">s for the years 2009-2017 (as of January 2019). However, </w:t>
      </w:r>
      <w:r w:rsidR="00BE6764" w:rsidRPr="00413282">
        <w:rPr>
          <w:lang w:val="en-US"/>
        </w:rPr>
        <w:t>Water Use Report</w:t>
      </w:r>
      <w:r w:rsidRPr="00413282">
        <w:rPr>
          <w:lang w:val="en-US"/>
        </w:rPr>
        <w:t xml:space="preserve">s are not present for every application, and not every application contains </w:t>
      </w:r>
      <w:r w:rsidR="00BE6764" w:rsidRPr="00413282">
        <w:rPr>
          <w:lang w:val="en-US"/>
        </w:rPr>
        <w:t>Water Use Report</w:t>
      </w:r>
      <w:r w:rsidRPr="00413282">
        <w:rPr>
          <w:lang w:val="en-US"/>
        </w:rPr>
        <w:t>s for every year. Water use reports ideally contain the following data:</w:t>
      </w:r>
    </w:p>
    <w:p w14:paraId="45475EAF" w14:textId="293A3532" w:rsidR="00F04BCD" w:rsidRPr="00413282" w:rsidRDefault="00F04BCD" w:rsidP="00F04BCD">
      <w:pPr>
        <w:pStyle w:val="ListBullets"/>
        <w:rPr>
          <w:lang w:val="en-US"/>
        </w:rPr>
      </w:pPr>
      <w:r w:rsidRPr="00C63791">
        <w:rPr>
          <w:u w:val="single"/>
          <w:lang w:val="en-US"/>
        </w:rPr>
        <w:t>Diversion to Storage</w:t>
      </w:r>
      <w:r w:rsidRPr="00413282">
        <w:rPr>
          <w:lang w:val="en-US"/>
        </w:rPr>
        <w:t>: The amount of water that is diverted from a stream into storage (ie. Tanks or reservoirs).</w:t>
      </w:r>
    </w:p>
    <w:p w14:paraId="5E084879" w14:textId="391788D2" w:rsidR="00F04BCD" w:rsidRPr="00413282" w:rsidRDefault="00F04BCD" w:rsidP="00F04BCD">
      <w:pPr>
        <w:pStyle w:val="ListBullets"/>
        <w:rPr>
          <w:lang w:val="en-US"/>
        </w:rPr>
      </w:pPr>
      <w:r w:rsidRPr="00C63791">
        <w:rPr>
          <w:u w:val="single"/>
          <w:lang w:val="en-US"/>
        </w:rPr>
        <w:t>Direct Diversion</w:t>
      </w:r>
      <w:r w:rsidRPr="00413282">
        <w:rPr>
          <w:lang w:val="en-US"/>
        </w:rPr>
        <w:t>: The amount of water diverted from a stream that is directly used or applied (No storage).</w:t>
      </w:r>
    </w:p>
    <w:p w14:paraId="7ED12F2F" w14:textId="56E8A8F8" w:rsidR="00F04BCD" w:rsidRPr="00413282" w:rsidRDefault="00F04BCD" w:rsidP="00F04BCD">
      <w:pPr>
        <w:pStyle w:val="ListBullets"/>
        <w:rPr>
          <w:lang w:val="en-US"/>
        </w:rPr>
      </w:pPr>
      <w:r w:rsidRPr="00C63791">
        <w:rPr>
          <w:u w:val="single"/>
          <w:lang w:val="en-US"/>
        </w:rPr>
        <w:t>Diverted Total (DT):</w:t>
      </w:r>
      <w:r w:rsidRPr="00413282">
        <w:rPr>
          <w:lang w:val="en-US"/>
        </w:rPr>
        <w:t xml:space="preserve"> The sum of the direct diversion volumes and diversion to storage volumes. </w:t>
      </w:r>
    </w:p>
    <w:p w14:paraId="3A0C0720" w14:textId="72F39919" w:rsidR="00F04BCD" w:rsidRPr="00413282" w:rsidRDefault="00135D7A" w:rsidP="00F04BCD">
      <w:pPr>
        <w:pStyle w:val="ListBullets"/>
        <w:rPr>
          <w:lang w:val="en-US"/>
        </w:rPr>
      </w:pPr>
      <w:r w:rsidRPr="00C63791">
        <w:rPr>
          <w:u w:val="single"/>
          <w:lang w:val="en-US"/>
        </w:rPr>
        <w:t>Amount Used</w:t>
      </w:r>
      <w:r w:rsidR="00F04BCD" w:rsidRPr="00C63791">
        <w:rPr>
          <w:u w:val="single"/>
          <w:lang w:val="en-US"/>
        </w:rPr>
        <w:t xml:space="preserve"> (</w:t>
      </w:r>
      <w:r w:rsidRPr="00C63791">
        <w:rPr>
          <w:u w:val="single"/>
          <w:lang w:val="en-US"/>
        </w:rPr>
        <w:t>AU</w:t>
      </w:r>
      <w:r w:rsidR="00F04BCD" w:rsidRPr="00413282">
        <w:rPr>
          <w:lang w:val="en-US"/>
        </w:rPr>
        <w:t>): The amount of water used that has been held in storage and/or from direct diversion.</w:t>
      </w:r>
    </w:p>
    <w:p w14:paraId="7A7A2393" w14:textId="4280B1DF" w:rsidR="00F04BCD" w:rsidRPr="00413282" w:rsidRDefault="00F04BCD" w:rsidP="00F04BCD">
      <w:pPr>
        <w:rPr>
          <w:lang w:val="en-US"/>
        </w:rPr>
      </w:pPr>
      <w:r w:rsidRPr="00413282">
        <w:rPr>
          <w:lang w:val="en-US"/>
        </w:rPr>
        <w:t xml:space="preserve">The water allocation model utilizes the DT and </w:t>
      </w:r>
      <w:r w:rsidR="00135D7A">
        <w:rPr>
          <w:lang w:val="en-US"/>
        </w:rPr>
        <w:t>AU</w:t>
      </w:r>
      <w:r w:rsidRPr="00413282">
        <w:rPr>
          <w:lang w:val="en-US"/>
        </w:rPr>
        <w:t xml:space="preserve"> values most prominently</w:t>
      </w:r>
      <w:r w:rsidR="00681164">
        <w:rPr>
          <w:lang w:val="en-US"/>
        </w:rPr>
        <w:t>, with the terms being similarly applied to the demands from outside of eWRIMS as well</w:t>
      </w:r>
      <w:r w:rsidRPr="00413282">
        <w:rPr>
          <w:lang w:val="en-US"/>
        </w:rPr>
        <w:t xml:space="preserve">. The distinction between DT and </w:t>
      </w:r>
      <w:r w:rsidR="00135D7A">
        <w:rPr>
          <w:lang w:val="en-US"/>
        </w:rPr>
        <w:t>AU</w:t>
      </w:r>
      <w:r w:rsidRPr="00413282">
        <w:rPr>
          <w:lang w:val="en-US"/>
        </w:rPr>
        <w:t xml:space="preserve"> is important because the timing of each may differ throughout the year. Applications in the SFER watershed commonly have diversion to storage during the wet winter months, while </w:t>
      </w:r>
      <w:r w:rsidR="00135D7A">
        <w:rPr>
          <w:lang w:val="en-US"/>
        </w:rPr>
        <w:t>AU</w:t>
      </w:r>
      <w:r w:rsidRPr="00413282">
        <w:rPr>
          <w:lang w:val="en-US"/>
        </w:rPr>
        <w:t xml:space="preserve"> may largely occur during the warm, dry summer months as the stored water is used. </w:t>
      </w:r>
    </w:p>
    <w:p w14:paraId="1A065044" w14:textId="5E349080" w:rsidR="00F04BCD" w:rsidRDefault="00F04BCD" w:rsidP="00F04BCD">
      <w:pPr>
        <w:rPr>
          <w:lang w:val="en-US"/>
        </w:rPr>
      </w:pPr>
      <w:r w:rsidRPr="00413282">
        <w:rPr>
          <w:lang w:val="en-US"/>
        </w:rPr>
        <w:t xml:space="preserve">Applications documented in eWRIMS have varying levels of detail. Appropriative rights document the permitted diversion limits and permitted season of diversion. Other application types, typically riparian and pre-1914 rights, do not have permitted diversion limits. Some applications include several years of </w:t>
      </w:r>
      <w:r w:rsidR="00BE6764" w:rsidRPr="00413282">
        <w:rPr>
          <w:lang w:val="en-US"/>
        </w:rPr>
        <w:t>Water Use Report</w:t>
      </w:r>
      <w:r w:rsidRPr="00413282">
        <w:rPr>
          <w:lang w:val="en-US"/>
        </w:rPr>
        <w:t xml:space="preserve">s while others contain only initial statements of reported use. Since a goal for the water allocation model is to represent all </w:t>
      </w:r>
      <w:r w:rsidRPr="00413282">
        <w:rPr>
          <w:lang w:val="en-US"/>
        </w:rPr>
        <w:lastRenderedPageBreak/>
        <w:t xml:space="preserve">applications in the watershed, a method is needed to estimate the monthly DT and </w:t>
      </w:r>
      <w:r w:rsidR="00135D7A">
        <w:rPr>
          <w:lang w:val="en-US"/>
        </w:rPr>
        <w:t>AU</w:t>
      </w:r>
      <w:r w:rsidRPr="00413282">
        <w:rPr>
          <w:lang w:val="en-US"/>
        </w:rPr>
        <w:t xml:space="preserve"> for each application.</w:t>
      </w:r>
    </w:p>
    <w:p w14:paraId="21986C32" w14:textId="7789C3D8" w:rsidR="00681164" w:rsidRPr="00413282" w:rsidRDefault="00681164" w:rsidP="00F04BCD">
      <w:pPr>
        <w:rPr>
          <w:lang w:val="en-US"/>
        </w:rPr>
      </w:pPr>
      <w:r>
        <w:rPr>
          <w:lang w:val="en-US"/>
        </w:rPr>
        <w:t>Similarly for the demands outside of eWRIMS, a method is needed to estimate the monthly DT and AU for each demand site. Methodology based on available reported data for cannabis water use was applied to generate DT and AU estimates for the cannabis imagery. Methodology based on reported domestic water use were applied to generate DT and AU estimates for the illegal demand and DDW municipal demand sites.</w:t>
      </w:r>
    </w:p>
    <w:p w14:paraId="2271E12B" w14:textId="0F301EA2" w:rsidR="00F04BCD" w:rsidRPr="00413282" w:rsidRDefault="00F04BCD" w:rsidP="00F04BCD">
      <w:pPr>
        <w:rPr>
          <w:lang w:val="en-US"/>
        </w:rPr>
      </w:pPr>
      <w:r w:rsidRPr="00413282">
        <w:rPr>
          <w:lang w:val="en-US"/>
        </w:rPr>
        <w:t>This document discusses the approach and assumptions used to estimate</w:t>
      </w:r>
      <w:r w:rsidR="00B95950">
        <w:rPr>
          <w:lang w:val="en-US"/>
        </w:rPr>
        <w:t xml:space="preserve"> monthly DT and</w:t>
      </w:r>
      <w:r w:rsidRPr="00413282">
        <w:rPr>
          <w:lang w:val="en-US"/>
        </w:rPr>
        <w:t xml:space="preserve"> </w:t>
      </w:r>
      <w:r w:rsidR="00135D7A">
        <w:rPr>
          <w:lang w:val="en-US"/>
        </w:rPr>
        <w:t>AU</w:t>
      </w:r>
      <w:r w:rsidRPr="00413282">
        <w:rPr>
          <w:lang w:val="en-US"/>
        </w:rPr>
        <w:t xml:space="preserve"> for every </w:t>
      </w:r>
      <w:r w:rsidR="00681164">
        <w:rPr>
          <w:lang w:val="en-US"/>
        </w:rPr>
        <w:t>demand site</w:t>
      </w:r>
      <w:r w:rsidRPr="00413282">
        <w:rPr>
          <w:lang w:val="en-US"/>
        </w:rPr>
        <w:t xml:space="preserve"> in the SFER watershed</w:t>
      </w:r>
      <w:r w:rsidR="00681164">
        <w:rPr>
          <w:lang w:val="en-US"/>
        </w:rPr>
        <w:t>.</w:t>
      </w:r>
      <w:r w:rsidRPr="00413282">
        <w:rPr>
          <w:lang w:val="en-US"/>
        </w:rPr>
        <w:t xml:space="preserve"> Specifically, the following </w:t>
      </w:r>
      <w:r w:rsidR="006259F7" w:rsidRPr="00413282">
        <w:rPr>
          <w:lang w:val="en-US"/>
        </w:rPr>
        <w:t xml:space="preserve">are </w:t>
      </w:r>
      <w:r w:rsidRPr="00413282">
        <w:rPr>
          <w:lang w:val="en-US"/>
        </w:rPr>
        <w:t>addressed:</w:t>
      </w:r>
    </w:p>
    <w:p w14:paraId="05D7E3C0" w14:textId="24C31702" w:rsidR="00F04BCD" w:rsidRDefault="00F04BCD" w:rsidP="00787946">
      <w:pPr>
        <w:pStyle w:val="ListBullets"/>
        <w:numPr>
          <w:ilvl w:val="0"/>
          <w:numId w:val="24"/>
        </w:numPr>
        <w:rPr>
          <w:lang w:val="en-US"/>
        </w:rPr>
      </w:pPr>
      <w:r w:rsidRPr="00413282">
        <w:rPr>
          <w:lang w:val="en-US"/>
        </w:rPr>
        <w:t xml:space="preserve">How </w:t>
      </w:r>
      <w:r w:rsidR="00681164">
        <w:rPr>
          <w:lang w:val="en-US"/>
        </w:rPr>
        <w:t>eWRIMS DT</w:t>
      </w:r>
      <w:r w:rsidRPr="00413282">
        <w:rPr>
          <w:lang w:val="en-US"/>
        </w:rPr>
        <w:t xml:space="preserve"> and </w:t>
      </w:r>
      <w:r w:rsidR="00135D7A">
        <w:rPr>
          <w:lang w:val="en-US"/>
        </w:rPr>
        <w:t>AU</w:t>
      </w:r>
      <w:r w:rsidRPr="00413282">
        <w:rPr>
          <w:lang w:val="en-US"/>
        </w:rPr>
        <w:t xml:space="preserve"> were estimated for two simulation scenarios, the </w:t>
      </w:r>
      <w:r w:rsidR="0012303D">
        <w:rPr>
          <w:lang w:val="en-US"/>
        </w:rPr>
        <w:t>r</w:t>
      </w:r>
      <w:r w:rsidRPr="00413282">
        <w:rPr>
          <w:lang w:val="en-US"/>
        </w:rPr>
        <w:t xml:space="preserve">eported </w:t>
      </w:r>
      <w:r w:rsidR="0012303D">
        <w:rPr>
          <w:lang w:val="en-US"/>
        </w:rPr>
        <w:t>w</w:t>
      </w:r>
      <w:r w:rsidRPr="00413282">
        <w:rPr>
          <w:lang w:val="en-US"/>
        </w:rPr>
        <w:t xml:space="preserve">ater </w:t>
      </w:r>
      <w:r w:rsidR="0012303D">
        <w:rPr>
          <w:lang w:val="en-US"/>
        </w:rPr>
        <w:t>u</w:t>
      </w:r>
      <w:r w:rsidRPr="00413282">
        <w:rPr>
          <w:lang w:val="en-US"/>
        </w:rPr>
        <w:t xml:space="preserve">se </w:t>
      </w:r>
      <w:r w:rsidR="0012303D">
        <w:rPr>
          <w:lang w:val="en-US"/>
        </w:rPr>
        <w:t>s</w:t>
      </w:r>
      <w:r w:rsidRPr="00413282">
        <w:rPr>
          <w:lang w:val="en-US"/>
        </w:rPr>
        <w:t xml:space="preserve">cenario and </w:t>
      </w:r>
      <w:r w:rsidR="0012303D">
        <w:rPr>
          <w:lang w:val="en-US"/>
        </w:rPr>
        <w:t>p</w:t>
      </w:r>
      <w:r w:rsidRPr="00413282">
        <w:rPr>
          <w:lang w:val="en-US"/>
        </w:rPr>
        <w:t xml:space="preserve">ermitted </w:t>
      </w:r>
      <w:r w:rsidR="0012303D">
        <w:rPr>
          <w:lang w:val="en-US"/>
        </w:rPr>
        <w:t>w</w:t>
      </w:r>
      <w:r w:rsidRPr="00413282">
        <w:rPr>
          <w:lang w:val="en-US"/>
        </w:rPr>
        <w:t xml:space="preserve">ater </w:t>
      </w:r>
      <w:r w:rsidR="0012303D">
        <w:rPr>
          <w:lang w:val="en-US"/>
        </w:rPr>
        <w:t>u</w:t>
      </w:r>
      <w:r w:rsidRPr="00413282">
        <w:rPr>
          <w:lang w:val="en-US"/>
        </w:rPr>
        <w:t xml:space="preserve">se </w:t>
      </w:r>
      <w:r w:rsidR="0012303D">
        <w:rPr>
          <w:lang w:val="en-US"/>
        </w:rPr>
        <w:t>s</w:t>
      </w:r>
      <w:r w:rsidRPr="00413282">
        <w:rPr>
          <w:lang w:val="en-US"/>
        </w:rPr>
        <w:t>cenario</w:t>
      </w:r>
      <w:r w:rsidR="00681164">
        <w:rPr>
          <w:lang w:val="en-US"/>
        </w:rPr>
        <w:t xml:space="preserve"> (</w:t>
      </w:r>
      <w:r w:rsidR="00FA5321">
        <w:rPr>
          <w:lang w:val="en-US"/>
        </w:rPr>
        <w:t>section</w:t>
      </w:r>
      <w:r w:rsidR="00BB5F2B">
        <w:rPr>
          <w:lang w:val="en-US"/>
        </w:rPr>
        <w:t xml:space="preserve"> </w:t>
      </w:r>
      <w:r w:rsidR="00BB5F2B">
        <w:rPr>
          <w:lang w:val="en-US"/>
        </w:rPr>
        <w:fldChar w:fldCharType="begin"/>
      </w:r>
      <w:r w:rsidR="00BB5F2B">
        <w:rPr>
          <w:lang w:val="en-US"/>
        </w:rPr>
        <w:instrText xml:space="preserve"> REF _Ref61531196 \w \h </w:instrText>
      </w:r>
      <w:r w:rsidR="00BB5F2B">
        <w:rPr>
          <w:lang w:val="en-US"/>
        </w:rPr>
      </w:r>
      <w:r w:rsidR="00BB5F2B">
        <w:rPr>
          <w:lang w:val="en-US"/>
        </w:rPr>
        <w:fldChar w:fldCharType="separate"/>
      </w:r>
      <w:r w:rsidR="0067763F">
        <w:rPr>
          <w:lang w:val="en-US"/>
        </w:rPr>
        <w:t>7.3</w:t>
      </w:r>
      <w:r w:rsidR="00BB5F2B">
        <w:rPr>
          <w:lang w:val="en-US"/>
        </w:rPr>
        <w:fldChar w:fldCharType="end"/>
      </w:r>
      <w:r w:rsidR="00681164">
        <w:rPr>
          <w:lang w:val="en-US"/>
        </w:rPr>
        <w:t>)</w:t>
      </w:r>
      <w:r w:rsidR="00FC6B8B">
        <w:rPr>
          <w:lang w:val="en-US"/>
        </w:rPr>
        <w:t>.</w:t>
      </w:r>
    </w:p>
    <w:p w14:paraId="6DDEF259" w14:textId="7039CEE8" w:rsidR="00681164" w:rsidRPr="00681164" w:rsidRDefault="00681164" w:rsidP="00787946">
      <w:pPr>
        <w:pStyle w:val="ListBullets"/>
        <w:numPr>
          <w:ilvl w:val="0"/>
          <w:numId w:val="24"/>
        </w:numPr>
        <w:rPr>
          <w:lang w:val="en-US"/>
        </w:rPr>
      </w:pPr>
      <w:r w:rsidRPr="00413282">
        <w:rPr>
          <w:lang w:val="en-US"/>
        </w:rPr>
        <w:t>How water rights applications were classified into beneficial use (BU) groups.</w:t>
      </w:r>
      <w:r>
        <w:rPr>
          <w:lang w:val="en-US"/>
        </w:rPr>
        <w:t xml:space="preserve"> (</w:t>
      </w:r>
      <w:r w:rsidR="00FA5321">
        <w:rPr>
          <w:lang w:val="en-US"/>
        </w:rPr>
        <w:t>section</w:t>
      </w:r>
      <w:r w:rsidR="00BB5F2B">
        <w:rPr>
          <w:lang w:val="en-US"/>
        </w:rPr>
        <w:t xml:space="preserve"> </w:t>
      </w:r>
      <w:r w:rsidR="00BB5F2B">
        <w:rPr>
          <w:lang w:val="en-US"/>
        </w:rPr>
        <w:fldChar w:fldCharType="begin"/>
      </w:r>
      <w:r w:rsidR="00BB5F2B">
        <w:rPr>
          <w:lang w:val="en-US"/>
        </w:rPr>
        <w:instrText xml:space="preserve"> REF _Ref15566141 \w \h </w:instrText>
      </w:r>
      <w:r w:rsidR="00BB5F2B">
        <w:rPr>
          <w:lang w:val="en-US"/>
        </w:rPr>
      </w:r>
      <w:r w:rsidR="00BB5F2B">
        <w:rPr>
          <w:lang w:val="en-US"/>
        </w:rPr>
        <w:fldChar w:fldCharType="separate"/>
      </w:r>
      <w:r w:rsidR="0067763F">
        <w:rPr>
          <w:lang w:val="en-US"/>
        </w:rPr>
        <w:t>7.3.3</w:t>
      </w:r>
      <w:r w:rsidR="00BB5F2B">
        <w:rPr>
          <w:lang w:val="en-US"/>
        </w:rPr>
        <w:fldChar w:fldCharType="end"/>
      </w:r>
      <w:r>
        <w:rPr>
          <w:lang w:val="en-US"/>
        </w:rPr>
        <w:t>)</w:t>
      </w:r>
      <w:r w:rsidR="00FC6B8B">
        <w:rPr>
          <w:lang w:val="en-US"/>
        </w:rPr>
        <w:t>.</w:t>
      </w:r>
    </w:p>
    <w:p w14:paraId="5FE4E453" w14:textId="0CCB72AA" w:rsidR="00681164" w:rsidRPr="00681164" w:rsidRDefault="00681164" w:rsidP="00787946">
      <w:pPr>
        <w:pStyle w:val="ListBullets"/>
        <w:numPr>
          <w:ilvl w:val="0"/>
          <w:numId w:val="24"/>
        </w:numPr>
        <w:rPr>
          <w:lang w:val="en-US"/>
        </w:rPr>
      </w:pPr>
      <w:r>
        <w:rPr>
          <w:lang w:val="en-US"/>
        </w:rPr>
        <w:t>How cannabis imagery DT and AU were estimated under varying storage assumptions (</w:t>
      </w:r>
      <w:r w:rsidR="00FA5321">
        <w:rPr>
          <w:lang w:val="en-US"/>
        </w:rPr>
        <w:t>section</w:t>
      </w:r>
      <w:r w:rsidR="00BB5F2B">
        <w:rPr>
          <w:lang w:val="en-US"/>
        </w:rPr>
        <w:t xml:space="preserve"> </w:t>
      </w:r>
      <w:r w:rsidR="00BB5F2B">
        <w:rPr>
          <w:lang w:val="en-US"/>
        </w:rPr>
        <w:fldChar w:fldCharType="begin"/>
      </w:r>
      <w:r w:rsidR="00BB5F2B">
        <w:rPr>
          <w:lang w:val="en-US"/>
        </w:rPr>
        <w:instrText xml:space="preserve"> REF _Ref61531065 \w \h </w:instrText>
      </w:r>
      <w:r w:rsidR="00BB5F2B">
        <w:rPr>
          <w:lang w:val="en-US"/>
        </w:rPr>
      </w:r>
      <w:r w:rsidR="00BB5F2B">
        <w:rPr>
          <w:lang w:val="en-US"/>
        </w:rPr>
        <w:fldChar w:fldCharType="separate"/>
      </w:r>
      <w:r w:rsidR="0067763F">
        <w:rPr>
          <w:lang w:val="en-US"/>
        </w:rPr>
        <w:t>7.3.5</w:t>
      </w:r>
      <w:r w:rsidR="00BB5F2B">
        <w:rPr>
          <w:lang w:val="en-US"/>
        </w:rPr>
        <w:fldChar w:fldCharType="end"/>
      </w:r>
      <w:r>
        <w:rPr>
          <w:lang w:val="en-US"/>
        </w:rPr>
        <w:t>)</w:t>
      </w:r>
      <w:r w:rsidR="00FC6B8B">
        <w:rPr>
          <w:lang w:val="en-US"/>
        </w:rPr>
        <w:t>.</w:t>
      </w:r>
    </w:p>
    <w:p w14:paraId="6A9709E7" w14:textId="6D8EC13A" w:rsidR="003F3325" w:rsidRDefault="00681164" w:rsidP="00BB5F2B">
      <w:pPr>
        <w:pStyle w:val="ListBullets"/>
        <w:numPr>
          <w:ilvl w:val="0"/>
          <w:numId w:val="24"/>
        </w:numPr>
        <w:rPr>
          <w:lang w:val="en-US"/>
        </w:rPr>
      </w:pPr>
      <w:r>
        <w:rPr>
          <w:lang w:val="en-US"/>
        </w:rPr>
        <w:t xml:space="preserve">How illegal domestic </w:t>
      </w:r>
      <w:r w:rsidR="003F3325">
        <w:rPr>
          <w:lang w:val="en-US"/>
        </w:rPr>
        <w:t xml:space="preserve">DT and AU were estimated (section </w:t>
      </w:r>
      <w:r w:rsidR="003F3325">
        <w:rPr>
          <w:lang w:val="en-US"/>
        </w:rPr>
        <w:fldChar w:fldCharType="begin"/>
      </w:r>
      <w:r w:rsidR="003F3325">
        <w:rPr>
          <w:lang w:val="en-US"/>
        </w:rPr>
        <w:instrText xml:space="preserve"> REF _Ref61950764 \w \h </w:instrText>
      </w:r>
      <w:r w:rsidR="003F3325">
        <w:rPr>
          <w:lang w:val="en-US"/>
        </w:rPr>
      </w:r>
      <w:r w:rsidR="003F3325">
        <w:rPr>
          <w:lang w:val="en-US"/>
        </w:rPr>
        <w:fldChar w:fldCharType="separate"/>
      </w:r>
      <w:r w:rsidR="0067763F">
        <w:rPr>
          <w:lang w:val="en-US"/>
        </w:rPr>
        <w:t>7.5</w:t>
      </w:r>
      <w:r w:rsidR="003F3325">
        <w:rPr>
          <w:lang w:val="en-US"/>
        </w:rPr>
        <w:fldChar w:fldCharType="end"/>
      </w:r>
      <w:r w:rsidR="003F3325">
        <w:rPr>
          <w:lang w:val="en-US"/>
        </w:rPr>
        <w:t>)</w:t>
      </w:r>
      <w:r w:rsidR="00FC6B8B">
        <w:rPr>
          <w:lang w:val="en-US"/>
        </w:rPr>
        <w:t>.</w:t>
      </w:r>
    </w:p>
    <w:p w14:paraId="6C3A3D85" w14:textId="123BABE8" w:rsidR="00BB5F2B" w:rsidRDefault="003F3325" w:rsidP="00BB5F2B">
      <w:pPr>
        <w:pStyle w:val="ListBullets"/>
        <w:numPr>
          <w:ilvl w:val="0"/>
          <w:numId w:val="24"/>
        </w:numPr>
        <w:rPr>
          <w:lang w:val="en-US"/>
        </w:rPr>
      </w:pPr>
      <w:r>
        <w:rPr>
          <w:lang w:val="en-US"/>
        </w:rPr>
        <w:t>M</w:t>
      </w:r>
      <w:r w:rsidR="00681164">
        <w:rPr>
          <w:lang w:val="en-US"/>
        </w:rPr>
        <w:t xml:space="preserve">unicipal DDW </w:t>
      </w:r>
      <w:r w:rsidR="00EF350E">
        <w:rPr>
          <w:lang w:val="en-US"/>
        </w:rPr>
        <w:t>DT and AU</w:t>
      </w:r>
      <w:r w:rsidR="00681164">
        <w:rPr>
          <w:lang w:val="en-US"/>
        </w:rPr>
        <w:t xml:space="preserve"> were estimated (</w:t>
      </w:r>
      <w:r w:rsidR="00FA5321">
        <w:rPr>
          <w:lang w:val="en-US"/>
        </w:rPr>
        <w:t>section</w:t>
      </w:r>
      <w:r>
        <w:rPr>
          <w:lang w:val="en-US"/>
        </w:rPr>
        <w:t xml:space="preserve"> </w:t>
      </w:r>
      <w:r>
        <w:rPr>
          <w:lang w:val="en-US"/>
        </w:rPr>
        <w:fldChar w:fldCharType="begin"/>
      </w:r>
      <w:r>
        <w:rPr>
          <w:lang w:val="en-US"/>
        </w:rPr>
        <w:instrText xml:space="preserve"> REF _Ref61950630 \w \h </w:instrText>
      </w:r>
      <w:r>
        <w:rPr>
          <w:lang w:val="en-US"/>
        </w:rPr>
      </w:r>
      <w:r>
        <w:rPr>
          <w:lang w:val="en-US"/>
        </w:rPr>
        <w:fldChar w:fldCharType="separate"/>
      </w:r>
      <w:r w:rsidR="0067763F">
        <w:rPr>
          <w:lang w:val="en-US"/>
        </w:rPr>
        <w:t>7.6</w:t>
      </w:r>
      <w:r>
        <w:rPr>
          <w:lang w:val="en-US"/>
        </w:rPr>
        <w:fldChar w:fldCharType="end"/>
      </w:r>
      <w:r w:rsidR="00681164">
        <w:rPr>
          <w:lang w:val="en-US"/>
        </w:rPr>
        <w:t>)</w:t>
      </w:r>
      <w:r w:rsidR="00FC6B8B">
        <w:rPr>
          <w:lang w:val="en-US"/>
        </w:rPr>
        <w:t>.</w:t>
      </w:r>
    </w:p>
    <w:p w14:paraId="329A143A" w14:textId="05B6A6BE" w:rsidR="00C4266D" w:rsidRPr="00BB5F2B" w:rsidRDefault="00C4266D" w:rsidP="00BB5F2B">
      <w:pPr>
        <w:pStyle w:val="ListBullets"/>
        <w:numPr>
          <w:ilvl w:val="0"/>
          <w:numId w:val="24"/>
        </w:numPr>
        <w:rPr>
          <w:lang w:val="en-US"/>
        </w:rPr>
      </w:pPr>
      <w:r w:rsidRPr="00BB5F2B">
        <w:rPr>
          <w:lang w:val="en-US"/>
        </w:rPr>
        <w:t xml:space="preserve">How consumptive fractions were calculated for each </w:t>
      </w:r>
      <w:r w:rsidR="00681164" w:rsidRPr="00BB5F2B">
        <w:rPr>
          <w:lang w:val="en-US"/>
        </w:rPr>
        <w:t>demand site</w:t>
      </w:r>
      <w:r w:rsidR="00FC6B8B">
        <w:rPr>
          <w:lang w:val="en-US"/>
        </w:rPr>
        <w:t>.</w:t>
      </w:r>
    </w:p>
    <w:p w14:paraId="407D8F32" w14:textId="2BEB4071" w:rsidR="00C4266D" w:rsidRDefault="00C4266D" w:rsidP="00C4266D">
      <w:pPr>
        <w:pStyle w:val="ListBullets"/>
        <w:rPr>
          <w:lang w:val="en-US"/>
        </w:rPr>
      </w:pPr>
    </w:p>
    <w:p w14:paraId="43C4F2B6" w14:textId="4162FAD9" w:rsidR="00F04BCD" w:rsidRPr="00413282" w:rsidRDefault="00C9312A" w:rsidP="000D39CB">
      <w:pPr>
        <w:pStyle w:val="Heading2"/>
        <w:rPr>
          <w:lang w:val="en-US"/>
        </w:rPr>
      </w:pPr>
      <w:bookmarkStart w:id="160" w:name="_Ref61595746"/>
      <w:bookmarkStart w:id="161" w:name="_Ref61595750"/>
      <w:bookmarkStart w:id="162" w:name="_Toc62220800"/>
      <w:r w:rsidRPr="00413282">
        <w:rPr>
          <w:lang w:val="en-US"/>
        </w:rPr>
        <w:t>Simulation scenarios</w:t>
      </w:r>
      <w:bookmarkEnd w:id="160"/>
      <w:bookmarkEnd w:id="161"/>
      <w:bookmarkEnd w:id="162"/>
    </w:p>
    <w:p w14:paraId="759FF93F" w14:textId="68D0940B" w:rsidR="00F04BCD" w:rsidRPr="00413282" w:rsidRDefault="00F04BCD" w:rsidP="00F04BCD">
      <w:pPr>
        <w:rPr>
          <w:lang w:val="en-US"/>
        </w:rPr>
      </w:pPr>
      <w:r w:rsidRPr="00413282">
        <w:rPr>
          <w:lang w:val="en-US"/>
        </w:rPr>
        <w:t xml:space="preserve">Data sets for two simulation scenarios have been developed for use in the water allocation model. The </w:t>
      </w:r>
      <w:r w:rsidR="00BB5F2B">
        <w:rPr>
          <w:lang w:val="en-US"/>
        </w:rPr>
        <w:t>r</w:t>
      </w:r>
      <w:r w:rsidRPr="00413282">
        <w:rPr>
          <w:lang w:val="en-US"/>
        </w:rPr>
        <w:t xml:space="preserve">eported </w:t>
      </w:r>
      <w:r w:rsidR="00BB5F2B">
        <w:rPr>
          <w:lang w:val="en-US"/>
        </w:rPr>
        <w:t>w</w:t>
      </w:r>
      <w:r w:rsidRPr="00413282">
        <w:rPr>
          <w:lang w:val="en-US"/>
        </w:rPr>
        <w:t xml:space="preserve">ater </w:t>
      </w:r>
      <w:r w:rsidR="00BB5F2B">
        <w:rPr>
          <w:lang w:val="en-US"/>
        </w:rPr>
        <w:t>u</w:t>
      </w:r>
      <w:r w:rsidRPr="00413282">
        <w:rPr>
          <w:lang w:val="en-US"/>
        </w:rPr>
        <w:t xml:space="preserve">se </w:t>
      </w:r>
      <w:r w:rsidR="00BB5F2B">
        <w:rPr>
          <w:lang w:val="en-US"/>
        </w:rPr>
        <w:t>s</w:t>
      </w:r>
      <w:r w:rsidRPr="00413282">
        <w:rPr>
          <w:lang w:val="en-US"/>
        </w:rPr>
        <w:t xml:space="preserve">cenario is based on actual reported values provided by the water rights holders. The </w:t>
      </w:r>
      <w:r w:rsidR="00BB5F2B">
        <w:rPr>
          <w:lang w:val="en-US"/>
        </w:rPr>
        <w:t>p</w:t>
      </w:r>
      <w:r w:rsidRPr="00413282">
        <w:rPr>
          <w:lang w:val="en-US"/>
        </w:rPr>
        <w:t xml:space="preserve">ermitted </w:t>
      </w:r>
      <w:r w:rsidR="00BB5F2B">
        <w:rPr>
          <w:lang w:val="en-US"/>
        </w:rPr>
        <w:t>w</w:t>
      </w:r>
      <w:r w:rsidRPr="00413282">
        <w:rPr>
          <w:lang w:val="en-US"/>
        </w:rPr>
        <w:t xml:space="preserve">ater </w:t>
      </w:r>
      <w:r w:rsidR="00BB5F2B">
        <w:rPr>
          <w:lang w:val="en-US"/>
        </w:rPr>
        <w:t>u</w:t>
      </w:r>
      <w:r w:rsidRPr="00413282">
        <w:rPr>
          <w:lang w:val="en-US"/>
        </w:rPr>
        <w:t xml:space="preserve">se </w:t>
      </w:r>
      <w:r w:rsidR="00BB5F2B">
        <w:rPr>
          <w:lang w:val="en-US"/>
        </w:rPr>
        <w:t>s</w:t>
      </w:r>
      <w:r w:rsidRPr="00413282">
        <w:rPr>
          <w:lang w:val="en-US"/>
        </w:rPr>
        <w:t xml:space="preserve">cenario is based on the maximum </w:t>
      </w:r>
      <w:r w:rsidR="00485AB8">
        <w:rPr>
          <w:lang w:val="en-US"/>
        </w:rPr>
        <w:t>p</w:t>
      </w:r>
      <w:r w:rsidRPr="00413282">
        <w:rPr>
          <w:lang w:val="en-US"/>
        </w:rPr>
        <w:t xml:space="preserve">ermitted DT (defined and discussed in more detail in </w:t>
      </w:r>
      <w:r w:rsidR="00FA5321">
        <w:rPr>
          <w:lang w:val="en-US"/>
        </w:rPr>
        <w:t>section</w:t>
      </w:r>
      <w:r w:rsidRPr="00413282">
        <w:rPr>
          <w:lang w:val="en-US"/>
        </w:rPr>
        <w:t xml:space="preserve"> </w:t>
      </w:r>
      <w:r w:rsidR="006259F7" w:rsidRPr="00413282">
        <w:rPr>
          <w:lang w:val="en-US"/>
        </w:rPr>
        <w:fldChar w:fldCharType="begin"/>
      </w:r>
      <w:r w:rsidR="006259F7" w:rsidRPr="00413282">
        <w:rPr>
          <w:lang w:val="en-US"/>
        </w:rPr>
        <w:instrText xml:space="preserve"> REF _Ref15565824 \r \h </w:instrText>
      </w:r>
      <w:r w:rsidR="006259F7" w:rsidRPr="00413282">
        <w:rPr>
          <w:lang w:val="en-US"/>
        </w:rPr>
      </w:r>
      <w:r w:rsidR="006259F7" w:rsidRPr="00413282">
        <w:rPr>
          <w:lang w:val="en-US"/>
        </w:rPr>
        <w:fldChar w:fldCharType="separate"/>
      </w:r>
      <w:r w:rsidR="0067763F">
        <w:rPr>
          <w:lang w:val="en-US"/>
        </w:rPr>
        <w:t>7.3</w:t>
      </w:r>
      <w:r w:rsidR="006259F7" w:rsidRPr="00413282">
        <w:rPr>
          <w:lang w:val="en-US"/>
        </w:rPr>
        <w:fldChar w:fldCharType="end"/>
      </w:r>
      <w:r w:rsidRPr="00413282">
        <w:rPr>
          <w:lang w:val="en-US"/>
        </w:rPr>
        <w:t xml:space="preserve">). </w:t>
      </w:r>
      <w:r w:rsidR="00476C7A">
        <w:rPr>
          <w:lang w:val="en-US"/>
        </w:rPr>
        <w:t>The estimates for illegal domestic and DDW municipal demands are the same in each scenario.</w:t>
      </w:r>
      <w:r w:rsidR="00291462">
        <w:rPr>
          <w:lang w:val="en-US"/>
        </w:rPr>
        <w:t xml:space="preserve"> The estimates for cannabis imagery demands are the same within the simulation scenarios of reported and permitted water use, but the monthly timing of diversions throughout the year varies according to the storage assumptions, as discussed in section </w:t>
      </w:r>
      <w:r w:rsidR="00291462">
        <w:rPr>
          <w:lang w:val="en-US"/>
        </w:rPr>
        <w:fldChar w:fldCharType="begin"/>
      </w:r>
      <w:r w:rsidR="00291462">
        <w:rPr>
          <w:lang w:val="en-US"/>
        </w:rPr>
        <w:instrText xml:space="preserve"> REF _Ref61951345 \w \h </w:instrText>
      </w:r>
      <w:r w:rsidR="00291462">
        <w:rPr>
          <w:lang w:val="en-US"/>
        </w:rPr>
      </w:r>
      <w:r w:rsidR="00291462">
        <w:rPr>
          <w:lang w:val="en-US"/>
        </w:rPr>
        <w:fldChar w:fldCharType="separate"/>
      </w:r>
      <w:r w:rsidR="0067763F">
        <w:rPr>
          <w:lang w:val="en-US"/>
        </w:rPr>
        <w:t>7.4.4</w:t>
      </w:r>
      <w:r w:rsidR="00291462">
        <w:rPr>
          <w:lang w:val="en-US"/>
        </w:rPr>
        <w:fldChar w:fldCharType="end"/>
      </w:r>
      <w:r w:rsidR="00291462">
        <w:rPr>
          <w:lang w:val="en-US"/>
        </w:rPr>
        <w:t>.</w:t>
      </w:r>
    </w:p>
    <w:p w14:paraId="4044536E" w14:textId="77777777" w:rsidR="0067763F" w:rsidRDefault="00326DD5">
      <w:pPr>
        <w:spacing w:before="0" w:after="0" w:line="240" w:lineRule="auto"/>
        <w:ind w:right="0"/>
        <w:rPr>
          <w:b/>
          <w:color w:val="303B41" w:themeColor="text2"/>
          <w:sz w:val="19"/>
          <w:lang w:val="en-US"/>
        </w:rPr>
      </w:pPr>
      <w:r>
        <w:rPr>
          <w:lang w:val="en-US"/>
        </w:rPr>
        <w:t>A</w:t>
      </w:r>
      <w:r w:rsidR="00F04BCD" w:rsidRPr="00413282">
        <w:rPr>
          <w:lang w:val="en-US"/>
        </w:rPr>
        <w:t xml:space="preserve">nalysis shown in </w:t>
      </w:r>
      <w:r w:rsidR="00AA7394" w:rsidRPr="00413282">
        <w:rPr>
          <w:lang w:val="en-US"/>
        </w:rPr>
        <w:fldChar w:fldCharType="begin"/>
      </w:r>
      <w:r w:rsidR="00AA7394" w:rsidRPr="00413282">
        <w:rPr>
          <w:lang w:val="en-US"/>
        </w:rPr>
        <w:instrText xml:space="preserve"> REF _Ref14855640 \h </w:instrText>
      </w:r>
      <w:r w:rsidR="00AA7394" w:rsidRPr="00413282">
        <w:rPr>
          <w:lang w:val="en-US"/>
        </w:rPr>
      </w:r>
      <w:r w:rsidR="00AA7394" w:rsidRPr="00413282">
        <w:rPr>
          <w:lang w:val="en-US"/>
        </w:rPr>
        <w:fldChar w:fldCharType="separate"/>
      </w:r>
    </w:p>
    <w:p w14:paraId="18416726" w14:textId="77777777" w:rsidR="0067763F" w:rsidRDefault="0067763F">
      <w:pPr>
        <w:spacing w:before="0" w:after="0" w:line="240" w:lineRule="auto"/>
        <w:ind w:right="0"/>
        <w:rPr>
          <w:b/>
          <w:color w:val="303B41" w:themeColor="text2"/>
          <w:sz w:val="19"/>
          <w:lang w:val="en-US"/>
        </w:rPr>
      </w:pPr>
      <w:r>
        <w:rPr>
          <w:lang w:val="en-US"/>
        </w:rPr>
        <w:br w:type="page"/>
      </w:r>
    </w:p>
    <w:p w14:paraId="1529CA85" w14:textId="4E0F843B" w:rsidR="00F04BCD" w:rsidRPr="000257CE" w:rsidRDefault="0067763F" w:rsidP="009C772D">
      <w:pPr>
        <w:spacing w:before="0" w:after="0" w:line="240" w:lineRule="auto"/>
        <w:ind w:right="0"/>
        <w:rPr>
          <w:b/>
          <w:color w:val="303B41" w:themeColor="text2"/>
          <w:sz w:val="19"/>
          <w:lang w:val="en-US"/>
        </w:rPr>
      </w:pPr>
      <w:r w:rsidRPr="00413282">
        <w:rPr>
          <w:lang w:val="en-US"/>
        </w:rPr>
        <w:lastRenderedPageBreak/>
        <w:t xml:space="preserve">Figure </w:t>
      </w:r>
      <w:r>
        <w:rPr>
          <w:noProof/>
          <w:lang w:val="en-US"/>
        </w:rPr>
        <w:t>7</w:t>
      </w:r>
      <w:r>
        <w:rPr>
          <w:lang w:val="en-US"/>
        </w:rPr>
        <w:t>.</w:t>
      </w:r>
      <w:r>
        <w:rPr>
          <w:noProof/>
          <w:lang w:val="en-US"/>
        </w:rPr>
        <w:t>2</w:t>
      </w:r>
      <w:r w:rsidR="00AA7394" w:rsidRPr="00413282">
        <w:rPr>
          <w:lang w:val="en-US"/>
        </w:rPr>
        <w:fldChar w:fldCharType="end"/>
      </w:r>
      <w:r w:rsidR="000257CE">
        <w:rPr>
          <w:lang w:val="en-US"/>
        </w:rPr>
        <w:t xml:space="preserve"> and</w:t>
      </w:r>
      <w:r w:rsidR="00F6402D">
        <w:rPr>
          <w:lang w:val="en-US"/>
        </w:rPr>
        <w:t xml:space="preserve"> </w:t>
      </w:r>
      <w:r w:rsidR="00CB1486">
        <w:rPr>
          <w:lang w:val="en-US"/>
        </w:rPr>
        <w:fldChar w:fldCharType="begin"/>
      </w:r>
      <w:r w:rsidR="00CB1486">
        <w:rPr>
          <w:lang w:val="en-US"/>
        </w:rPr>
        <w:instrText xml:space="preserve"> REF _Ref57884180 \h </w:instrText>
      </w:r>
      <w:r w:rsidR="00CB1486">
        <w:rPr>
          <w:lang w:val="en-US"/>
        </w:rPr>
      </w:r>
      <w:r w:rsidR="00CB1486">
        <w:rPr>
          <w:lang w:val="en-US"/>
        </w:rPr>
        <w:fldChar w:fldCharType="separate"/>
      </w:r>
      <w:r>
        <w:t xml:space="preserve">Table </w:t>
      </w:r>
      <w:r>
        <w:rPr>
          <w:noProof/>
        </w:rPr>
        <w:t>7</w:t>
      </w:r>
      <w:r>
        <w:t>.</w:t>
      </w:r>
      <w:r>
        <w:rPr>
          <w:noProof/>
        </w:rPr>
        <w:t>3</w:t>
      </w:r>
      <w:r w:rsidR="00CB1486">
        <w:rPr>
          <w:lang w:val="en-US"/>
        </w:rPr>
        <w:fldChar w:fldCharType="end"/>
      </w:r>
      <w:r w:rsidR="00F04BCD" w:rsidRPr="00413282">
        <w:rPr>
          <w:lang w:val="en-US"/>
        </w:rPr>
        <w:t xml:space="preserve"> indicates that basin-wide DT is </w:t>
      </w:r>
      <w:r w:rsidR="00326DD5">
        <w:rPr>
          <w:lang w:val="en-US"/>
        </w:rPr>
        <w:t>similar</w:t>
      </w:r>
      <w:r w:rsidR="00F04BCD" w:rsidRPr="00413282">
        <w:rPr>
          <w:lang w:val="en-US"/>
        </w:rPr>
        <w:t xml:space="preserve"> for the two scenarios from Jul</w:t>
      </w:r>
      <w:r w:rsidR="006259F7" w:rsidRPr="00413282">
        <w:rPr>
          <w:lang w:val="en-US"/>
        </w:rPr>
        <w:t xml:space="preserve">y to </w:t>
      </w:r>
      <w:r w:rsidR="00F6402D">
        <w:rPr>
          <w:lang w:val="en-US"/>
        </w:rPr>
        <w:t>November</w:t>
      </w:r>
      <w:r w:rsidR="00F04BCD" w:rsidRPr="00413282">
        <w:rPr>
          <w:lang w:val="en-US"/>
        </w:rPr>
        <w:t xml:space="preserve">, while it is significantly higher for the </w:t>
      </w:r>
      <w:r w:rsidR="00BB5F2B">
        <w:rPr>
          <w:lang w:val="en-US"/>
        </w:rPr>
        <w:t>p</w:t>
      </w:r>
      <w:r w:rsidR="00F04BCD" w:rsidRPr="00413282">
        <w:rPr>
          <w:lang w:val="en-US"/>
        </w:rPr>
        <w:t xml:space="preserve">ermitted </w:t>
      </w:r>
      <w:r w:rsidR="00BB5F2B">
        <w:rPr>
          <w:lang w:val="en-US"/>
        </w:rPr>
        <w:t>w</w:t>
      </w:r>
      <w:r w:rsidR="00F04BCD" w:rsidRPr="00413282">
        <w:rPr>
          <w:lang w:val="en-US"/>
        </w:rPr>
        <w:t xml:space="preserve">ater </w:t>
      </w:r>
      <w:r w:rsidR="00BB5F2B">
        <w:rPr>
          <w:lang w:val="en-US"/>
        </w:rPr>
        <w:t>u</w:t>
      </w:r>
      <w:r w:rsidR="00F04BCD" w:rsidRPr="00413282">
        <w:rPr>
          <w:lang w:val="en-US"/>
        </w:rPr>
        <w:t xml:space="preserve">se </w:t>
      </w:r>
      <w:r w:rsidR="00BB5F2B">
        <w:rPr>
          <w:lang w:val="en-US"/>
        </w:rPr>
        <w:t>s</w:t>
      </w:r>
      <w:r w:rsidR="00F04BCD" w:rsidRPr="00413282">
        <w:rPr>
          <w:lang w:val="en-US"/>
        </w:rPr>
        <w:t xml:space="preserve">cenario from </w:t>
      </w:r>
      <w:r w:rsidR="00F6402D">
        <w:rPr>
          <w:lang w:val="en-US"/>
        </w:rPr>
        <w:t>December</w:t>
      </w:r>
      <w:r w:rsidR="006259F7" w:rsidRPr="00413282">
        <w:rPr>
          <w:lang w:val="en-US"/>
        </w:rPr>
        <w:t xml:space="preserve"> to </w:t>
      </w:r>
      <w:r w:rsidR="00F04BCD" w:rsidRPr="00413282">
        <w:rPr>
          <w:lang w:val="en-US"/>
        </w:rPr>
        <w:t>Jun</w:t>
      </w:r>
      <w:r w:rsidR="006259F7" w:rsidRPr="00413282">
        <w:rPr>
          <w:lang w:val="en-US"/>
        </w:rPr>
        <w:t>e</w:t>
      </w:r>
      <w:r w:rsidR="00F04BCD" w:rsidRPr="00413282">
        <w:rPr>
          <w:lang w:val="en-US"/>
        </w:rPr>
        <w:t xml:space="preserve">. </w:t>
      </w:r>
      <w:r w:rsidR="00326DD5">
        <w:rPr>
          <w:lang w:val="en-US"/>
        </w:rPr>
        <w:t xml:space="preserve">This implies that many eWRIMS applications are diverting near their legal allowed limit in the summer months, but not during other months. </w:t>
      </w:r>
      <w:r w:rsidR="00CB1486">
        <w:rPr>
          <w:lang w:val="en-US"/>
        </w:rPr>
        <w:t>The estimates for cannabis imagery (</w:t>
      </w:r>
      <w:r w:rsidR="00BB5F2B">
        <w:rPr>
          <w:lang w:val="en-US"/>
        </w:rPr>
        <w:t xml:space="preserve">using the 1-month storage pattern, as discussed in </w:t>
      </w:r>
      <w:r w:rsidR="00FA5321">
        <w:rPr>
          <w:lang w:val="en-US"/>
        </w:rPr>
        <w:t>section</w:t>
      </w:r>
      <w:r w:rsidR="00BB5F2B">
        <w:rPr>
          <w:lang w:val="en-US"/>
        </w:rPr>
        <w:t xml:space="preserve"> </w:t>
      </w:r>
      <w:r w:rsidR="00BB5F2B">
        <w:rPr>
          <w:lang w:val="en-US"/>
        </w:rPr>
        <w:fldChar w:fldCharType="begin"/>
      </w:r>
      <w:r w:rsidR="00BB5F2B">
        <w:rPr>
          <w:lang w:val="en-US"/>
        </w:rPr>
        <w:instrText xml:space="preserve"> REF _Ref61531065 \w \h </w:instrText>
      </w:r>
      <w:r w:rsidR="00BB5F2B">
        <w:rPr>
          <w:lang w:val="en-US"/>
        </w:rPr>
      </w:r>
      <w:r w:rsidR="00BB5F2B">
        <w:rPr>
          <w:lang w:val="en-US"/>
        </w:rPr>
        <w:fldChar w:fldCharType="separate"/>
      </w:r>
      <w:r>
        <w:rPr>
          <w:lang w:val="en-US"/>
        </w:rPr>
        <w:t>7.3.5</w:t>
      </w:r>
      <w:r w:rsidR="00BB5F2B">
        <w:rPr>
          <w:lang w:val="en-US"/>
        </w:rPr>
        <w:fldChar w:fldCharType="end"/>
      </w:r>
      <w:r w:rsidR="00CB1486">
        <w:rPr>
          <w:lang w:val="en-US"/>
        </w:rPr>
        <w:t>), illegal domestic, and DDW municipal demands are included within these figures.</w:t>
      </w:r>
    </w:p>
    <w:p w14:paraId="04A8A08E" w14:textId="54241F1B" w:rsidR="00F6402D" w:rsidRDefault="00F6402D" w:rsidP="009C772D">
      <w:pPr>
        <w:spacing w:before="0" w:after="0" w:line="240" w:lineRule="auto"/>
        <w:ind w:right="0"/>
        <w:rPr>
          <w:lang w:val="en-US"/>
        </w:rPr>
      </w:pPr>
    </w:p>
    <w:p w14:paraId="08CA3F81" w14:textId="27DD838B" w:rsidR="00F6402D" w:rsidRPr="00413282" w:rsidRDefault="00F6402D" w:rsidP="009C772D">
      <w:pPr>
        <w:spacing w:before="0" w:after="0" w:line="240" w:lineRule="auto"/>
        <w:ind w:right="0"/>
        <w:rPr>
          <w:lang w:val="en-US"/>
        </w:rPr>
      </w:pPr>
      <w:r>
        <w:rPr>
          <w:lang w:val="en-US"/>
        </w:rPr>
        <w:fldChar w:fldCharType="begin"/>
      </w:r>
      <w:r>
        <w:rPr>
          <w:lang w:val="en-US"/>
        </w:rPr>
        <w:instrText xml:space="preserve"> REF _Ref61952340 \h </w:instrText>
      </w:r>
      <w:r>
        <w:rPr>
          <w:lang w:val="en-US"/>
        </w:rPr>
      </w:r>
      <w:r>
        <w:rPr>
          <w:lang w:val="en-US"/>
        </w:rPr>
        <w:fldChar w:fldCharType="separate"/>
      </w:r>
      <w:r w:rsidR="0067763F" w:rsidRPr="00F6402D">
        <w:t xml:space="preserve">Figure </w:t>
      </w:r>
      <w:r w:rsidR="0067763F">
        <w:rPr>
          <w:noProof/>
        </w:rPr>
        <w:t>7</w:t>
      </w:r>
      <w:r w:rsidR="0067763F">
        <w:t>.</w:t>
      </w:r>
      <w:r w:rsidR="0067763F">
        <w:rPr>
          <w:noProof/>
        </w:rPr>
        <w:t>3</w:t>
      </w:r>
      <w:r>
        <w:rPr>
          <w:lang w:val="en-US"/>
        </w:rPr>
        <w:fldChar w:fldCharType="end"/>
      </w:r>
      <w:r>
        <w:rPr>
          <w:lang w:val="en-US"/>
        </w:rPr>
        <w:t xml:space="preserve"> breaks out the basin-wide DT estimates into the individual demand components. The individual demand components are listed in </w:t>
      </w:r>
      <w:r>
        <w:rPr>
          <w:lang w:val="en-US"/>
        </w:rPr>
        <w:fldChar w:fldCharType="begin"/>
      </w:r>
      <w:r>
        <w:rPr>
          <w:lang w:val="en-US"/>
        </w:rPr>
        <w:instrText xml:space="preserve"> REF _Ref61952757 \h </w:instrText>
      </w:r>
      <w:r>
        <w:rPr>
          <w:lang w:val="en-US"/>
        </w:rPr>
      </w:r>
      <w:r>
        <w:rPr>
          <w:lang w:val="en-US"/>
        </w:rPr>
        <w:fldChar w:fldCharType="separate"/>
      </w:r>
      <w:r w:rsidR="0067763F">
        <w:t xml:space="preserve">Table </w:t>
      </w:r>
      <w:r w:rsidR="0067763F">
        <w:rPr>
          <w:noProof/>
        </w:rPr>
        <w:t>7</w:t>
      </w:r>
      <w:r w:rsidR="0067763F">
        <w:t>.</w:t>
      </w:r>
      <w:r w:rsidR="0067763F">
        <w:rPr>
          <w:noProof/>
        </w:rPr>
        <w:t>2</w:t>
      </w:r>
      <w:r>
        <w:rPr>
          <w:lang w:val="en-US"/>
        </w:rPr>
        <w:fldChar w:fldCharType="end"/>
      </w:r>
      <w:r>
        <w:rPr>
          <w:lang w:val="en-US"/>
        </w:rPr>
        <w:t xml:space="preserve"> for the reported water use scenario and </w:t>
      </w:r>
      <w:r>
        <w:rPr>
          <w:lang w:val="en-US"/>
        </w:rPr>
        <w:fldChar w:fldCharType="begin"/>
      </w:r>
      <w:r>
        <w:rPr>
          <w:lang w:val="en-US"/>
        </w:rPr>
        <w:instrText xml:space="preserve"> REF _Ref57884180 \h </w:instrText>
      </w:r>
      <w:r>
        <w:rPr>
          <w:lang w:val="en-US"/>
        </w:rPr>
      </w:r>
      <w:r>
        <w:rPr>
          <w:lang w:val="en-US"/>
        </w:rPr>
        <w:fldChar w:fldCharType="separate"/>
      </w:r>
      <w:r w:rsidR="0067763F">
        <w:t xml:space="preserve">Table </w:t>
      </w:r>
      <w:r w:rsidR="0067763F">
        <w:rPr>
          <w:noProof/>
        </w:rPr>
        <w:t>7</w:t>
      </w:r>
      <w:r w:rsidR="0067763F">
        <w:t>.</w:t>
      </w:r>
      <w:r w:rsidR="0067763F">
        <w:rPr>
          <w:noProof/>
        </w:rPr>
        <w:t>3</w:t>
      </w:r>
      <w:r>
        <w:rPr>
          <w:lang w:val="en-US"/>
        </w:rPr>
        <w:fldChar w:fldCharType="end"/>
      </w:r>
      <w:r>
        <w:rPr>
          <w:lang w:val="en-US"/>
        </w:rPr>
        <w:t xml:space="preserve"> for the permitted water use scenario.</w:t>
      </w:r>
    </w:p>
    <w:p w14:paraId="35145D05" w14:textId="7724C7B8" w:rsidR="00A502E1" w:rsidRDefault="00A502E1">
      <w:pPr>
        <w:spacing w:before="0" w:after="0" w:line="240" w:lineRule="auto"/>
        <w:ind w:right="0"/>
        <w:rPr>
          <w:b/>
          <w:color w:val="303B41" w:themeColor="text2"/>
          <w:sz w:val="19"/>
          <w:lang w:val="en-US"/>
        </w:rPr>
      </w:pPr>
      <w:bookmarkStart w:id="163" w:name="_Ref14855640"/>
    </w:p>
    <w:p w14:paraId="4E635596" w14:textId="77777777" w:rsidR="009C772D" w:rsidRDefault="009C772D">
      <w:pPr>
        <w:spacing w:before="0" w:after="0" w:line="240" w:lineRule="auto"/>
        <w:ind w:right="0"/>
        <w:rPr>
          <w:b/>
          <w:color w:val="303B41" w:themeColor="text2"/>
          <w:sz w:val="19"/>
          <w:lang w:val="en-US"/>
        </w:rPr>
      </w:pPr>
      <w:r>
        <w:rPr>
          <w:lang w:val="en-US"/>
        </w:rPr>
        <w:br w:type="page"/>
      </w:r>
    </w:p>
    <w:p w14:paraId="64CBD649" w14:textId="37CB71FB" w:rsidR="00A502E1" w:rsidRDefault="00A502E1" w:rsidP="00EC40CA">
      <w:pPr>
        <w:pStyle w:val="TableFigureTitle"/>
        <w:ind w:right="0"/>
        <w:jc w:val="center"/>
        <w:rPr>
          <w:lang w:val="en-US"/>
        </w:rPr>
      </w:pPr>
      <w:r w:rsidRPr="00413282">
        <w:rPr>
          <w:lang w:val="en-US"/>
        </w:rPr>
        <w:lastRenderedPageBreak/>
        <w:t xml:space="preserve">Figure </w:t>
      </w:r>
      <w:r w:rsidR="00753F94">
        <w:rPr>
          <w:lang w:val="en-US"/>
        </w:rPr>
        <w:fldChar w:fldCharType="begin"/>
      </w:r>
      <w:r w:rsidR="00753F94">
        <w:rPr>
          <w:lang w:val="en-US"/>
        </w:rPr>
        <w:instrText xml:space="preserve"> STYLEREF 1 \s </w:instrText>
      </w:r>
      <w:r w:rsidR="00753F94">
        <w:rPr>
          <w:lang w:val="en-US"/>
        </w:rPr>
        <w:fldChar w:fldCharType="separate"/>
      </w:r>
      <w:r w:rsidR="00753F94">
        <w:rPr>
          <w:noProof/>
          <w:lang w:val="en-US"/>
        </w:rPr>
        <w:t>7</w:t>
      </w:r>
      <w:r w:rsidR="00753F94">
        <w:rPr>
          <w:lang w:val="en-US"/>
        </w:rPr>
        <w:fldChar w:fldCharType="end"/>
      </w:r>
      <w:r w:rsidR="00753F94">
        <w:rPr>
          <w:lang w:val="en-US"/>
        </w:rPr>
        <w:t>.</w:t>
      </w:r>
      <w:r w:rsidR="00753F94">
        <w:rPr>
          <w:lang w:val="en-US"/>
        </w:rPr>
        <w:fldChar w:fldCharType="begin"/>
      </w:r>
      <w:r w:rsidR="00753F94">
        <w:rPr>
          <w:lang w:val="en-US"/>
        </w:rPr>
        <w:instrText xml:space="preserve"> SEQ Figure \* ARABIC \s 1 </w:instrText>
      </w:r>
      <w:r w:rsidR="00753F94">
        <w:rPr>
          <w:lang w:val="en-US"/>
        </w:rPr>
        <w:fldChar w:fldCharType="separate"/>
      </w:r>
      <w:r w:rsidR="00753F94">
        <w:rPr>
          <w:noProof/>
          <w:lang w:val="en-US"/>
        </w:rPr>
        <w:t>2</w:t>
      </w:r>
      <w:r w:rsidR="00753F94">
        <w:rPr>
          <w:lang w:val="en-US"/>
        </w:rPr>
        <w:fldChar w:fldCharType="end"/>
      </w:r>
      <w:bookmarkEnd w:id="163"/>
      <w:r w:rsidRPr="00413282">
        <w:rPr>
          <w:lang w:val="en-US"/>
        </w:rPr>
        <w:t xml:space="preserve"> Reported </w:t>
      </w:r>
      <w:r>
        <w:rPr>
          <w:lang w:val="en-US"/>
        </w:rPr>
        <w:t>and</w:t>
      </w:r>
      <w:r w:rsidRPr="00413282">
        <w:rPr>
          <w:lang w:val="en-US"/>
        </w:rPr>
        <w:t xml:space="preserve"> </w:t>
      </w:r>
      <w:r w:rsidR="00BB5F2B">
        <w:rPr>
          <w:lang w:val="en-US"/>
        </w:rPr>
        <w:t>p</w:t>
      </w:r>
      <w:r w:rsidRPr="00413282">
        <w:rPr>
          <w:lang w:val="en-US"/>
        </w:rPr>
        <w:t>ermitted</w:t>
      </w:r>
      <w:r>
        <w:rPr>
          <w:lang w:val="en-US"/>
        </w:rPr>
        <w:t xml:space="preserve"> </w:t>
      </w:r>
      <w:r w:rsidR="00BB5F2B">
        <w:rPr>
          <w:lang w:val="en-US"/>
        </w:rPr>
        <w:t>w</w:t>
      </w:r>
      <w:r>
        <w:rPr>
          <w:lang w:val="en-US"/>
        </w:rPr>
        <w:t xml:space="preserve">ater </w:t>
      </w:r>
      <w:r w:rsidR="00BB5F2B">
        <w:rPr>
          <w:lang w:val="en-US"/>
        </w:rPr>
        <w:t>u</w:t>
      </w:r>
      <w:r>
        <w:rPr>
          <w:lang w:val="en-US"/>
        </w:rPr>
        <w:t xml:space="preserve">se </w:t>
      </w:r>
      <w:r w:rsidR="00BB5F2B">
        <w:rPr>
          <w:lang w:val="en-US"/>
        </w:rPr>
        <w:t>s</w:t>
      </w:r>
      <w:r>
        <w:rPr>
          <w:lang w:val="en-US"/>
        </w:rPr>
        <w:t>cenario</w:t>
      </w:r>
      <w:r w:rsidRPr="00413282">
        <w:rPr>
          <w:lang w:val="en-US"/>
        </w:rPr>
        <w:t xml:space="preserve"> basin</w:t>
      </w:r>
      <w:r>
        <w:rPr>
          <w:lang w:val="en-US"/>
        </w:rPr>
        <w:t>-</w:t>
      </w:r>
      <w:r w:rsidRPr="00413282">
        <w:rPr>
          <w:lang w:val="en-US"/>
        </w:rPr>
        <w:t>wide diverted total.</w:t>
      </w:r>
    </w:p>
    <w:p w14:paraId="0BD38091" w14:textId="7C585BEF" w:rsidR="00CC40BD" w:rsidRPr="00413282" w:rsidRDefault="00326DD5" w:rsidP="00EC40CA">
      <w:pPr>
        <w:pStyle w:val="FIgure"/>
        <w:jc w:val="center"/>
        <w:rPr>
          <w:lang w:val="en-US"/>
        </w:rPr>
      </w:pPr>
      <w:r>
        <w:rPr>
          <w:lang w:val="en-US"/>
        </w:rPr>
        <w:drawing>
          <wp:inline distT="0" distB="0" distL="0" distR="0" wp14:anchorId="0594244F" wp14:editId="6FF3AE51">
            <wp:extent cx="4534572" cy="2667224"/>
            <wp:effectExtent l="0" t="0" r="18415" b="0"/>
            <wp:docPr id="21" name="Chart 21">
              <a:extLst xmlns:a="http://schemas.openxmlformats.org/drawingml/2006/main">
                <a:ext uri="{FF2B5EF4-FFF2-40B4-BE49-F238E27FC236}">
                  <a16:creationId xmlns:a16="http://schemas.microsoft.com/office/drawing/2014/main" id="{BF68C643-3D64-4E67-BEFB-1B0D99D90B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2F97AC98" w14:textId="2F99954E" w:rsidR="00EC40CA" w:rsidRDefault="00EC40CA" w:rsidP="00EC40CA">
      <w:pPr>
        <w:pStyle w:val="TableFigureTitle"/>
        <w:rPr>
          <w:lang w:val="en-US"/>
        </w:rPr>
      </w:pPr>
      <w:bookmarkStart w:id="164" w:name="_Ref57888374"/>
      <w:bookmarkStart w:id="165" w:name="_Ref57888371"/>
    </w:p>
    <w:p w14:paraId="11B9C65D" w14:textId="1F7C7E02" w:rsidR="00F6402D" w:rsidRPr="00F6402D" w:rsidRDefault="00F6402D" w:rsidP="00F6402D">
      <w:pPr>
        <w:pStyle w:val="TableFigureTitle"/>
      </w:pPr>
      <w:r>
        <w:t xml:space="preserve">Table </w:t>
      </w:r>
      <w:fldSimple w:instr=" STYLEREF 1 \s ">
        <w:r w:rsidR="006E011C">
          <w:rPr>
            <w:noProof/>
          </w:rPr>
          <w:t>7</w:t>
        </w:r>
      </w:fldSimple>
      <w:r w:rsidR="006E011C">
        <w:t>.</w:t>
      </w:r>
      <w:fldSimple w:instr=" SEQ Table \* ARABIC \s 1 ">
        <w:r w:rsidR="006E011C">
          <w:rPr>
            <w:noProof/>
          </w:rPr>
          <w:t>1</w:t>
        </w:r>
      </w:fldSimple>
      <w:r>
        <w:t xml:space="preserve"> Reported and permitted water use scenario basin-wide diverted total.</w:t>
      </w:r>
    </w:p>
    <w:tbl>
      <w:tblPr>
        <w:tblStyle w:val="TableGrid"/>
        <w:tblW w:w="0" w:type="auto"/>
        <w:tblLook w:val="04A0" w:firstRow="1" w:lastRow="0" w:firstColumn="1" w:lastColumn="0" w:noHBand="0" w:noVBand="1"/>
      </w:tblPr>
      <w:tblGrid>
        <w:gridCol w:w="1353"/>
        <w:gridCol w:w="748"/>
        <w:gridCol w:w="490"/>
        <w:gridCol w:w="509"/>
        <w:gridCol w:w="493"/>
        <w:gridCol w:w="490"/>
        <w:gridCol w:w="490"/>
        <w:gridCol w:w="519"/>
        <w:gridCol w:w="490"/>
        <w:gridCol w:w="538"/>
        <w:gridCol w:w="490"/>
        <w:gridCol w:w="490"/>
        <w:gridCol w:w="500"/>
        <w:gridCol w:w="521"/>
      </w:tblGrid>
      <w:tr w:rsidR="009C772D" w:rsidRPr="009C772D" w14:paraId="46E974CD" w14:textId="77777777" w:rsidTr="009C772D">
        <w:trPr>
          <w:cnfStyle w:val="100000000000" w:firstRow="1" w:lastRow="0" w:firstColumn="0" w:lastColumn="0" w:oddVBand="0" w:evenVBand="0" w:oddHBand="0" w:evenHBand="0" w:firstRowFirstColumn="0" w:firstRowLastColumn="0" w:lastRowFirstColumn="0" w:lastRowLastColumn="0"/>
        </w:trPr>
        <w:tc>
          <w:tcPr>
            <w:tcW w:w="1353" w:type="dxa"/>
          </w:tcPr>
          <w:p w14:paraId="4146A9F2" w14:textId="7A78D108" w:rsidR="009C772D" w:rsidRPr="009C772D" w:rsidRDefault="00A804A2" w:rsidP="00F6402D">
            <w:pPr>
              <w:pStyle w:val="StyleRight0"/>
              <w:keepNext/>
              <w:rPr>
                <w:sz w:val="18"/>
                <w:szCs w:val="16"/>
                <w:lang w:val="en-US"/>
              </w:rPr>
            </w:pPr>
            <w:r>
              <w:rPr>
                <w:sz w:val="18"/>
                <w:szCs w:val="16"/>
                <w:lang w:val="en-US"/>
              </w:rPr>
              <w:t>Scenario</w:t>
            </w:r>
          </w:p>
        </w:tc>
        <w:tc>
          <w:tcPr>
            <w:tcW w:w="0" w:type="auto"/>
          </w:tcPr>
          <w:p w14:paraId="4EF28454" w14:textId="77777777" w:rsidR="009C772D" w:rsidRPr="009C772D" w:rsidRDefault="009C772D" w:rsidP="00F6402D">
            <w:pPr>
              <w:pStyle w:val="StyleRight0"/>
              <w:keepNext/>
              <w:rPr>
                <w:b/>
                <w:bCs/>
                <w:sz w:val="18"/>
                <w:szCs w:val="16"/>
                <w:lang w:val="en-US"/>
              </w:rPr>
            </w:pPr>
            <w:r w:rsidRPr="009C772D">
              <w:rPr>
                <w:b/>
                <w:bCs/>
                <w:sz w:val="18"/>
                <w:szCs w:val="16"/>
                <w:lang w:val="en-US"/>
              </w:rPr>
              <w:t>Annual</w:t>
            </w:r>
          </w:p>
        </w:tc>
        <w:tc>
          <w:tcPr>
            <w:tcW w:w="0" w:type="auto"/>
          </w:tcPr>
          <w:p w14:paraId="48CB6C12" w14:textId="77777777" w:rsidR="009C772D" w:rsidRPr="009C772D" w:rsidRDefault="009C772D" w:rsidP="00F6402D">
            <w:pPr>
              <w:pStyle w:val="StyleRight0"/>
              <w:keepNext/>
              <w:rPr>
                <w:sz w:val="18"/>
                <w:szCs w:val="16"/>
                <w:lang w:val="en-US"/>
              </w:rPr>
            </w:pPr>
            <w:r w:rsidRPr="009C772D">
              <w:rPr>
                <w:sz w:val="18"/>
                <w:szCs w:val="16"/>
                <w:lang w:val="en-US"/>
              </w:rPr>
              <w:t>Oct</w:t>
            </w:r>
          </w:p>
        </w:tc>
        <w:tc>
          <w:tcPr>
            <w:tcW w:w="0" w:type="auto"/>
          </w:tcPr>
          <w:p w14:paraId="3EFDDB69" w14:textId="77777777" w:rsidR="009C772D" w:rsidRPr="009C772D" w:rsidRDefault="009C772D" w:rsidP="00F6402D">
            <w:pPr>
              <w:pStyle w:val="StyleRight0"/>
              <w:keepNext/>
              <w:rPr>
                <w:sz w:val="18"/>
                <w:szCs w:val="16"/>
                <w:lang w:val="en-US"/>
              </w:rPr>
            </w:pPr>
            <w:r w:rsidRPr="009C772D">
              <w:rPr>
                <w:sz w:val="18"/>
                <w:szCs w:val="16"/>
                <w:lang w:val="en-US"/>
              </w:rPr>
              <w:t>Nov</w:t>
            </w:r>
          </w:p>
        </w:tc>
        <w:tc>
          <w:tcPr>
            <w:tcW w:w="0" w:type="auto"/>
          </w:tcPr>
          <w:p w14:paraId="2BD72210" w14:textId="77777777" w:rsidR="009C772D" w:rsidRPr="009C772D" w:rsidRDefault="009C772D" w:rsidP="00F6402D">
            <w:pPr>
              <w:pStyle w:val="StyleRight0"/>
              <w:keepNext/>
              <w:rPr>
                <w:sz w:val="18"/>
                <w:szCs w:val="16"/>
                <w:lang w:val="en-US"/>
              </w:rPr>
            </w:pPr>
            <w:r w:rsidRPr="009C772D">
              <w:rPr>
                <w:sz w:val="18"/>
                <w:szCs w:val="16"/>
                <w:lang w:val="en-US"/>
              </w:rPr>
              <w:t>Dec</w:t>
            </w:r>
          </w:p>
        </w:tc>
        <w:tc>
          <w:tcPr>
            <w:tcW w:w="0" w:type="auto"/>
          </w:tcPr>
          <w:p w14:paraId="77428E42" w14:textId="77777777" w:rsidR="009C772D" w:rsidRPr="009C772D" w:rsidRDefault="009C772D" w:rsidP="00F6402D">
            <w:pPr>
              <w:pStyle w:val="StyleRight0"/>
              <w:keepNext/>
              <w:rPr>
                <w:sz w:val="18"/>
                <w:szCs w:val="16"/>
                <w:lang w:val="en-US"/>
              </w:rPr>
            </w:pPr>
            <w:r w:rsidRPr="009C772D">
              <w:rPr>
                <w:sz w:val="18"/>
                <w:szCs w:val="16"/>
                <w:lang w:val="en-US"/>
              </w:rPr>
              <w:t>Jan</w:t>
            </w:r>
          </w:p>
        </w:tc>
        <w:tc>
          <w:tcPr>
            <w:tcW w:w="0" w:type="auto"/>
          </w:tcPr>
          <w:p w14:paraId="4F5880FF" w14:textId="77777777" w:rsidR="009C772D" w:rsidRPr="009C772D" w:rsidRDefault="009C772D" w:rsidP="00F6402D">
            <w:pPr>
              <w:pStyle w:val="StyleRight0"/>
              <w:keepNext/>
              <w:rPr>
                <w:sz w:val="18"/>
                <w:szCs w:val="16"/>
                <w:lang w:val="en-US"/>
              </w:rPr>
            </w:pPr>
            <w:r w:rsidRPr="009C772D">
              <w:rPr>
                <w:sz w:val="18"/>
                <w:szCs w:val="16"/>
                <w:lang w:val="en-US"/>
              </w:rPr>
              <w:t>Feb</w:t>
            </w:r>
          </w:p>
        </w:tc>
        <w:tc>
          <w:tcPr>
            <w:tcW w:w="0" w:type="auto"/>
          </w:tcPr>
          <w:p w14:paraId="11599CC4" w14:textId="77777777" w:rsidR="009C772D" w:rsidRPr="009C772D" w:rsidRDefault="009C772D" w:rsidP="00F6402D">
            <w:pPr>
              <w:pStyle w:val="StyleRight0"/>
              <w:keepNext/>
              <w:rPr>
                <w:sz w:val="18"/>
                <w:szCs w:val="16"/>
                <w:lang w:val="en-US"/>
              </w:rPr>
            </w:pPr>
            <w:r w:rsidRPr="009C772D">
              <w:rPr>
                <w:sz w:val="18"/>
                <w:szCs w:val="16"/>
                <w:lang w:val="en-US"/>
              </w:rPr>
              <w:t>Mar</w:t>
            </w:r>
          </w:p>
        </w:tc>
        <w:tc>
          <w:tcPr>
            <w:tcW w:w="0" w:type="auto"/>
          </w:tcPr>
          <w:p w14:paraId="35DFD4C9" w14:textId="77777777" w:rsidR="009C772D" w:rsidRPr="009C772D" w:rsidRDefault="009C772D" w:rsidP="00F6402D">
            <w:pPr>
              <w:pStyle w:val="StyleRight0"/>
              <w:keepNext/>
              <w:rPr>
                <w:sz w:val="18"/>
                <w:szCs w:val="16"/>
                <w:lang w:val="en-US"/>
              </w:rPr>
            </w:pPr>
            <w:r w:rsidRPr="009C772D">
              <w:rPr>
                <w:sz w:val="18"/>
                <w:szCs w:val="16"/>
                <w:lang w:val="en-US"/>
              </w:rPr>
              <w:t>Apr</w:t>
            </w:r>
          </w:p>
        </w:tc>
        <w:tc>
          <w:tcPr>
            <w:tcW w:w="0" w:type="auto"/>
          </w:tcPr>
          <w:p w14:paraId="66F2E4BB" w14:textId="77777777" w:rsidR="009C772D" w:rsidRPr="009C772D" w:rsidRDefault="009C772D" w:rsidP="00F6402D">
            <w:pPr>
              <w:pStyle w:val="StyleRight0"/>
              <w:keepNext/>
              <w:rPr>
                <w:sz w:val="18"/>
                <w:szCs w:val="16"/>
                <w:lang w:val="en-US"/>
              </w:rPr>
            </w:pPr>
            <w:r w:rsidRPr="009C772D">
              <w:rPr>
                <w:sz w:val="18"/>
                <w:szCs w:val="16"/>
                <w:lang w:val="en-US"/>
              </w:rPr>
              <w:t>May</w:t>
            </w:r>
          </w:p>
        </w:tc>
        <w:tc>
          <w:tcPr>
            <w:tcW w:w="0" w:type="auto"/>
          </w:tcPr>
          <w:p w14:paraId="0F3DBF3D" w14:textId="77777777" w:rsidR="009C772D" w:rsidRPr="009C772D" w:rsidRDefault="009C772D" w:rsidP="00F6402D">
            <w:pPr>
              <w:pStyle w:val="StyleRight0"/>
              <w:keepNext/>
              <w:rPr>
                <w:sz w:val="18"/>
                <w:szCs w:val="16"/>
                <w:lang w:val="en-US"/>
              </w:rPr>
            </w:pPr>
            <w:r w:rsidRPr="009C772D">
              <w:rPr>
                <w:sz w:val="18"/>
                <w:szCs w:val="16"/>
                <w:lang w:val="en-US"/>
              </w:rPr>
              <w:t>Jun</w:t>
            </w:r>
          </w:p>
        </w:tc>
        <w:tc>
          <w:tcPr>
            <w:tcW w:w="0" w:type="auto"/>
          </w:tcPr>
          <w:p w14:paraId="4EDE50D0" w14:textId="77777777" w:rsidR="009C772D" w:rsidRPr="009C772D" w:rsidRDefault="009C772D" w:rsidP="00F6402D">
            <w:pPr>
              <w:pStyle w:val="StyleRight0"/>
              <w:keepNext/>
              <w:rPr>
                <w:sz w:val="18"/>
                <w:szCs w:val="16"/>
                <w:lang w:val="en-US"/>
              </w:rPr>
            </w:pPr>
            <w:r w:rsidRPr="009C772D">
              <w:rPr>
                <w:sz w:val="18"/>
                <w:szCs w:val="16"/>
                <w:lang w:val="en-US"/>
              </w:rPr>
              <w:t>Jul</w:t>
            </w:r>
          </w:p>
        </w:tc>
        <w:tc>
          <w:tcPr>
            <w:tcW w:w="0" w:type="auto"/>
          </w:tcPr>
          <w:p w14:paraId="41CF2A9B" w14:textId="77777777" w:rsidR="009C772D" w:rsidRPr="009C772D" w:rsidRDefault="009C772D" w:rsidP="00F6402D">
            <w:pPr>
              <w:pStyle w:val="StyleRight0"/>
              <w:keepNext/>
              <w:rPr>
                <w:sz w:val="18"/>
                <w:szCs w:val="16"/>
                <w:lang w:val="en-US"/>
              </w:rPr>
            </w:pPr>
            <w:r w:rsidRPr="009C772D">
              <w:rPr>
                <w:sz w:val="18"/>
                <w:szCs w:val="16"/>
                <w:lang w:val="en-US"/>
              </w:rPr>
              <w:t>Aug</w:t>
            </w:r>
          </w:p>
        </w:tc>
        <w:tc>
          <w:tcPr>
            <w:tcW w:w="521" w:type="dxa"/>
          </w:tcPr>
          <w:p w14:paraId="43A25D7E" w14:textId="77777777" w:rsidR="009C772D" w:rsidRPr="009C772D" w:rsidRDefault="009C772D" w:rsidP="00F6402D">
            <w:pPr>
              <w:pStyle w:val="StyleRight0"/>
              <w:keepNext/>
              <w:rPr>
                <w:sz w:val="18"/>
                <w:szCs w:val="16"/>
                <w:lang w:val="en-US"/>
              </w:rPr>
            </w:pPr>
            <w:r w:rsidRPr="009C772D">
              <w:rPr>
                <w:sz w:val="18"/>
                <w:szCs w:val="16"/>
                <w:lang w:val="en-US"/>
              </w:rPr>
              <w:t>Sep</w:t>
            </w:r>
          </w:p>
        </w:tc>
      </w:tr>
      <w:tr w:rsidR="009C772D" w:rsidRPr="009C772D" w14:paraId="3472BC80" w14:textId="77777777" w:rsidTr="009C772D">
        <w:tc>
          <w:tcPr>
            <w:tcW w:w="1353" w:type="dxa"/>
            <w:vAlign w:val="bottom"/>
          </w:tcPr>
          <w:p w14:paraId="0532C800" w14:textId="1647247A" w:rsidR="009C772D" w:rsidRPr="009C772D" w:rsidRDefault="009C772D" w:rsidP="009C772D">
            <w:pPr>
              <w:pStyle w:val="StyleRight0"/>
              <w:keepNext/>
              <w:rPr>
                <w:sz w:val="18"/>
                <w:szCs w:val="16"/>
                <w:lang w:val="en-US"/>
              </w:rPr>
            </w:pPr>
            <w:r>
              <w:rPr>
                <w:sz w:val="18"/>
                <w:szCs w:val="16"/>
                <w:lang w:val="en-US"/>
              </w:rPr>
              <w:t xml:space="preserve">Reported </w:t>
            </w:r>
          </w:p>
        </w:tc>
        <w:tc>
          <w:tcPr>
            <w:tcW w:w="0" w:type="auto"/>
            <w:vAlign w:val="bottom"/>
          </w:tcPr>
          <w:p w14:paraId="082F4E38" w14:textId="27ABBC46" w:rsidR="009C772D" w:rsidRPr="009C772D" w:rsidRDefault="009C772D" w:rsidP="009C772D">
            <w:pPr>
              <w:pStyle w:val="StyleRight0"/>
              <w:keepNext/>
              <w:rPr>
                <w:sz w:val="18"/>
                <w:szCs w:val="16"/>
                <w:lang w:val="en-US"/>
              </w:rPr>
            </w:pPr>
            <w:r w:rsidRPr="00EC40CA">
              <w:rPr>
                <w:rFonts w:ascii="Calibri" w:hAnsi="Calibri" w:cs="Calibri"/>
                <w:b/>
                <w:bCs/>
                <w:color w:val="000000"/>
                <w:sz w:val="18"/>
                <w:szCs w:val="16"/>
              </w:rPr>
              <w:t>5007</w:t>
            </w:r>
          </w:p>
        </w:tc>
        <w:tc>
          <w:tcPr>
            <w:tcW w:w="0" w:type="auto"/>
            <w:vAlign w:val="bottom"/>
          </w:tcPr>
          <w:p w14:paraId="19D85FE3" w14:textId="19BA46CC" w:rsidR="009C772D" w:rsidRPr="009C772D" w:rsidRDefault="009C772D" w:rsidP="009C772D">
            <w:pPr>
              <w:pStyle w:val="StyleRight0"/>
              <w:keepNext/>
              <w:rPr>
                <w:sz w:val="18"/>
                <w:szCs w:val="16"/>
                <w:lang w:val="en-US"/>
              </w:rPr>
            </w:pPr>
            <w:r w:rsidRPr="009C772D">
              <w:rPr>
                <w:rFonts w:ascii="Calibri" w:hAnsi="Calibri" w:cs="Calibri"/>
                <w:color w:val="000000"/>
                <w:sz w:val="18"/>
                <w:szCs w:val="16"/>
              </w:rPr>
              <w:t>385</w:t>
            </w:r>
          </w:p>
        </w:tc>
        <w:tc>
          <w:tcPr>
            <w:tcW w:w="0" w:type="auto"/>
            <w:vAlign w:val="bottom"/>
          </w:tcPr>
          <w:p w14:paraId="1CE33B05" w14:textId="5B80CDB7" w:rsidR="009C772D" w:rsidRPr="009C772D" w:rsidRDefault="009C772D" w:rsidP="009C772D">
            <w:pPr>
              <w:pStyle w:val="StyleRight0"/>
              <w:keepNext/>
              <w:rPr>
                <w:sz w:val="18"/>
                <w:szCs w:val="16"/>
                <w:lang w:val="en-US"/>
              </w:rPr>
            </w:pPr>
            <w:r w:rsidRPr="009C772D">
              <w:rPr>
                <w:rFonts w:ascii="Calibri" w:hAnsi="Calibri" w:cs="Calibri"/>
                <w:color w:val="000000"/>
                <w:sz w:val="18"/>
                <w:szCs w:val="16"/>
              </w:rPr>
              <w:t>570</w:t>
            </w:r>
          </w:p>
        </w:tc>
        <w:tc>
          <w:tcPr>
            <w:tcW w:w="0" w:type="auto"/>
            <w:vAlign w:val="bottom"/>
          </w:tcPr>
          <w:p w14:paraId="545BE118" w14:textId="5647D692" w:rsidR="009C772D" w:rsidRPr="009C772D" w:rsidRDefault="009C772D" w:rsidP="009C772D">
            <w:pPr>
              <w:pStyle w:val="StyleRight0"/>
              <w:keepNext/>
              <w:rPr>
                <w:sz w:val="18"/>
                <w:szCs w:val="16"/>
                <w:lang w:val="en-US"/>
              </w:rPr>
            </w:pPr>
            <w:r w:rsidRPr="009C772D">
              <w:rPr>
                <w:rFonts w:ascii="Calibri" w:hAnsi="Calibri" w:cs="Calibri"/>
                <w:color w:val="000000"/>
                <w:sz w:val="18"/>
                <w:szCs w:val="16"/>
              </w:rPr>
              <w:t>305</w:t>
            </w:r>
          </w:p>
        </w:tc>
        <w:tc>
          <w:tcPr>
            <w:tcW w:w="0" w:type="auto"/>
            <w:vAlign w:val="bottom"/>
          </w:tcPr>
          <w:p w14:paraId="63D72AFC" w14:textId="12510472" w:rsidR="009C772D" w:rsidRPr="009C772D" w:rsidRDefault="009C772D" w:rsidP="009C772D">
            <w:pPr>
              <w:pStyle w:val="StyleRight0"/>
              <w:keepNext/>
              <w:rPr>
                <w:sz w:val="18"/>
                <w:szCs w:val="16"/>
                <w:lang w:val="en-US"/>
              </w:rPr>
            </w:pPr>
            <w:r w:rsidRPr="009C772D">
              <w:rPr>
                <w:rFonts w:ascii="Calibri" w:hAnsi="Calibri" w:cs="Calibri"/>
                <w:color w:val="000000"/>
                <w:sz w:val="18"/>
                <w:szCs w:val="16"/>
              </w:rPr>
              <w:t>354</w:t>
            </w:r>
          </w:p>
        </w:tc>
        <w:tc>
          <w:tcPr>
            <w:tcW w:w="0" w:type="auto"/>
            <w:vAlign w:val="bottom"/>
          </w:tcPr>
          <w:p w14:paraId="5098FA82" w14:textId="0DD38D6B" w:rsidR="009C772D" w:rsidRPr="009C772D" w:rsidRDefault="009C772D" w:rsidP="009C772D">
            <w:pPr>
              <w:pStyle w:val="StyleRight0"/>
              <w:keepNext/>
              <w:rPr>
                <w:sz w:val="18"/>
                <w:szCs w:val="16"/>
                <w:lang w:val="en-US"/>
              </w:rPr>
            </w:pPr>
            <w:r w:rsidRPr="009C772D">
              <w:rPr>
                <w:rFonts w:ascii="Calibri" w:hAnsi="Calibri" w:cs="Calibri"/>
                <w:color w:val="000000"/>
                <w:sz w:val="18"/>
                <w:szCs w:val="16"/>
              </w:rPr>
              <w:t>337</w:t>
            </w:r>
          </w:p>
        </w:tc>
        <w:tc>
          <w:tcPr>
            <w:tcW w:w="0" w:type="auto"/>
            <w:vAlign w:val="bottom"/>
          </w:tcPr>
          <w:p w14:paraId="17CF3BD3" w14:textId="760CA458" w:rsidR="009C772D" w:rsidRPr="009C772D" w:rsidRDefault="009C772D" w:rsidP="009C772D">
            <w:pPr>
              <w:pStyle w:val="StyleRight0"/>
              <w:keepNext/>
              <w:rPr>
                <w:sz w:val="18"/>
                <w:szCs w:val="16"/>
                <w:lang w:val="en-US"/>
              </w:rPr>
            </w:pPr>
            <w:r w:rsidRPr="009C772D">
              <w:rPr>
                <w:rFonts w:ascii="Calibri" w:hAnsi="Calibri" w:cs="Calibri"/>
                <w:color w:val="000000"/>
                <w:sz w:val="18"/>
                <w:szCs w:val="16"/>
              </w:rPr>
              <w:t>341</w:t>
            </w:r>
          </w:p>
        </w:tc>
        <w:tc>
          <w:tcPr>
            <w:tcW w:w="0" w:type="auto"/>
            <w:vAlign w:val="bottom"/>
          </w:tcPr>
          <w:p w14:paraId="0436C507" w14:textId="3869D5B7" w:rsidR="009C772D" w:rsidRPr="009C772D" w:rsidRDefault="009C772D" w:rsidP="009C772D">
            <w:pPr>
              <w:pStyle w:val="StyleRight0"/>
              <w:keepNext/>
              <w:rPr>
                <w:sz w:val="18"/>
                <w:szCs w:val="16"/>
                <w:lang w:val="en-US"/>
              </w:rPr>
            </w:pPr>
            <w:r w:rsidRPr="009C772D">
              <w:rPr>
                <w:rFonts w:ascii="Calibri" w:hAnsi="Calibri" w:cs="Calibri"/>
                <w:color w:val="000000"/>
                <w:sz w:val="18"/>
                <w:szCs w:val="16"/>
              </w:rPr>
              <w:t>275</w:t>
            </w:r>
          </w:p>
        </w:tc>
        <w:tc>
          <w:tcPr>
            <w:tcW w:w="0" w:type="auto"/>
            <w:vAlign w:val="bottom"/>
          </w:tcPr>
          <w:p w14:paraId="443159EF" w14:textId="48A646EC" w:rsidR="009C772D" w:rsidRPr="009C772D" w:rsidRDefault="009C772D" w:rsidP="009C772D">
            <w:pPr>
              <w:pStyle w:val="StyleRight0"/>
              <w:keepNext/>
              <w:rPr>
                <w:sz w:val="18"/>
                <w:szCs w:val="16"/>
                <w:lang w:val="en-US"/>
              </w:rPr>
            </w:pPr>
            <w:r w:rsidRPr="009C772D">
              <w:rPr>
                <w:rFonts w:ascii="Calibri" w:hAnsi="Calibri" w:cs="Calibri"/>
                <w:color w:val="000000"/>
                <w:sz w:val="18"/>
                <w:szCs w:val="16"/>
              </w:rPr>
              <w:t>336</w:t>
            </w:r>
          </w:p>
        </w:tc>
        <w:tc>
          <w:tcPr>
            <w:tcW w:w="0" w:type="auto"/>
            <w:vAlign w:val="bottom"/>
          </w:tcPr>
          <w:p w14:paraId="34540F19" w14:textId="29C3ED4F" w:rsidR="009C772D" w:rsidRPr="009C772D" w:rsidRDefault="009C772D" w:rsidP="009C772D">
            <w:pPr>
              <w:pStyle w:val="StyleRight0"/>
              <w:keepNext/>
              <w:rPr>
                <w:sz w:val="18"/>
                <w:szCs w:val="16"/>
                <w:lang w:val="en-US"/>
              </w:rPr>
            </w:pPr>
            <w:r w:rsidRPr="009C772D">
              <w:rPr>
                <w:rFonts w:ascii="Calibri" w:hAnsi="Calibri" w:cs="Calibri"/>
                <w:color w:val="000000"/>
                <w:sz w:val="18"/>
                <w:szCs w:val="16"/>
              </w:rPr>
              <w:t>482</w:t>
            </w:r>
          </w:p>
        </w:tc>
        <w:tc>
          <w:tcPr>
            <w:tcW w:w="0" w:type="auto"/>
            <w:vAlign w:val="bottom"/>
          </w:tcPr>
          <w:p w14:paraId="17D413CB" w14:textId="5F277A67" w:rsidR="009C772D" w:rsidRPr="009C772D" w:rsidRDefault="009C772D" w:rsidP="009C772D">
            <w:pPr>
              <w:pStyle w:val="StyleRight0"/>
              <w:keepNext/>
              <w:rPr>
                <w:sz w:val="18"/>
                <w:szCs w:val="16"/>
                <w:lang w:val="en-US"/>
              </w:rPr>
            </w:pPr>
            <w:r w:rsidRPr="009C772D">
              <w:rPr>
                <w:rFonts w:ascii="Calibri" w:hAnsi="Calibri" w:cs="Calibri"/>
                <w:color w:val="000000"/>
                <w:sz w:val="18"/>
                <w:szCs w:val="16"/>
              </w:rPr>
              <w:t>557</w:t>
            </w:r>
          </w:p>
        </w:tc>
        <w:tc>
          <w:tcPr>
            <w:tcW w:w="0" w:type="auto"/>
            <w:vAlign w:val="bottom"/>
          </w:tcPr>
          <w:p w14:paraId="3E0800D4" w14:textId="07D9A970" w:rsidR="009C772D" w:rsidRPr="009C772D" w:rsidRDefault="009C772D" w:rsidP="009C772D">
            <w:pPr>
              <w:pStyle w:val="StyleRight0"/>
              <w:keepNext/>
              <w:rPr>
                <w:sz w:val="18"/>
                <w:szCs w:val="16"/>
                <w:lang w:val="en-US"/>
              </w:rPr>
            </w:pPr>
            <w:r w:rsidRPr="009C772D">
              <w:rPr>
                <w:rFonts w:ascii="Calibri" w:hAnsi="Calibri" w:cs="Calibri"/>
                <w:color w:val="000000"/>
                <w:sz w:val="18"/>
                <w:szCs w:val="16"/>
              </w:rPr>
              <w:t>582</w:t>
            </w:r>
          </w:p>
        </w:tc>
        <w:tc>
          <w:tcPr>
            <w:tcW w:w="521" w:type="dxa"/>
            <w:vAlign w:val="bottom"/>
          </w:tcPr>
          <w:p w14:paraId="541493B0" w14:textId="47A53C63" w:rsidR="009C772D" w:rsidRPr="009C772D" w:rsidRDefault="009C772D" w:rsidP="009C772D">
            <w:pPr>
              <w:pStyle w:val="StyleRight0"/>
              <w:keepNext/>
              <w:rPr>
                <w:sz w:val="18"/>
                <w:szCs w:val="16"/>
                <w:lang w:val="en-US"/>
              </w:rPr>
            </w:pPr>
            <w:r w:rsidRPr="009C772D">
              <w:rPr>
                <w:rFonts w:ascii="Calibri" w:hAnsi="Calibri" w:cs="Calibri"/>
                <w:color w:val="000000"/>
                <w:sz w:val="18"/>
                <w:szCs w:val="16"/>
              </w:rPr>
              <w:t>482</w:t>
            </w:r>
          </w:p>
        </w:tc>
      </w:tr>
      <w:tr w:rsidR="009C772D" w:rsidRPr="009C772D" w14:paraId="5BCB2766" w14:textId="77777777" w:rsidTr="009C772D">
        <w:tc>
          <w:tcPr>
            <w:tcW w:w="1353" w:type="dxa"/>
            <w:vAlign w:val="bottom"/>
          </w:tcPr>
          <w:p w14:paraId="30B6541E" w14:textId="424F1813" w:rsidR="009C772D" w:rsidRPr="00A804A2" w:rsidRDefault="009C772D" w:rsidP="009C772D">
            <w:pPr>
              <w:pStyle w:val="StyleRight0"/>
              <w:keepNext/>
              <w:rPr>
                <w:sz w:val="18"/>
                <w:szCs w:val="16"/>
                <w:lang w:val="en-US"/>
              </w:rPr>
            </w:pPr>
            <w:r w:rsidRPr="00A804A2">
              <w:rPr>
                <w:rFonts w:ascii="Calibri" w:hAnsi="Calibri" w:cs="Calibri"/>
                <w:color w:val="000000"/>
                <w:sz w:val="18"/>
                <w:szCs w:val="18"/>
              </w:rPr>
              <w:t xml:space="preserve">Permitted </w:t>
            </w:r>
          </w:p>
        </w:tc>
        <w:tc>
          <w:tcPr>
            <w:tcW w:w="0" w:type="auto"/>
            <w:vAlign w:val="bottom"/>
          </w:tcPr>
          <w:p w14:paraId="5DC5BFAA" w14:textId="08CB1F62" w:rsidR="009C772D" w:rsidRPr="009C772D" w:rsidRDefault="009C772D" w:rsidP="009C772D">
            <w:pPr>
              <w:pStyle w:val="StyleRight0"/>
              <w:keepNext/>
              <w:rPr>
                <w:sz w:val="18"/>
                <w:szCs w:val="16"/>
                <w:lang w:val="en-US"/>
              </w:rPr>
            </w:pPr>
            <w:r w:rsidRPr="00D75BA4">
              <w:rPr>
                <w:rFonts w:ascii="Calibri" w:hAnsi="Calibri" w:cs="Calibri"/>
                <w:b/>
                <w:bCs/>
                <w:color w:val="000000"/>
                <w:sz w:val="18"/>
                <w:szCs w:val="18"/>
              </w:rPr>
              <w:t>7247</w:t>
            </w:r>
          </w:p>
        </w:tc>
        <w:tc>
          <w:tcPr>
            <w:tcW w:w="0" w:type="auto"/>
            <w:vAlign w:val="bottom"/>
          </w:tcPr>
          <w:p w14:paraId="0656C284" w14:textId="04B3EC30" w:rsidR="009C772D" w:rsidRPr="009C772D" w:rsidRDefault="009C772D" w:rsidP="009C772D">
            <w:pPr>
              <w:pStyle w:val="StyleRight0"/>
              <w:keepNext/>
              <w:rPr>
                <w:sz w:val="18"/>
                <w:szCs w:val="16"/>
                <w:lang w:val="en-US"/>
              </w:rPr>
            </w:pPr>
            <w:r w:rsidRPr="009C772D">
              <w:rPr>
                <w:rFonts w:ascii="Calibri" w:hAnsi="Calibri" w:cs="Calibri"/>
                <w:color w:val="000000"/>
                <w:sz w:val="18"/>
                <w:szCs w:val="18"/>
              </w:rPr>
              <w:t>468</w:t>
            </w:r>
          </w:p>
        </w:tc>
        <w:tc>
          <w:tcPr>
            <w:tcW w:w="0" w:type="auto"/>
            <w:vAlign w:val="bottom"/>
          </w:tcPr>
          <w:p w14:paraId="4970E8B1" w14:textId="02236744" w:rsidR="009C772D" w:rsidRPr="009C772D" w:rsidRDefault="009C772D" w:rsidP="009C772D">
            <w:pPr>
              <w:pStyle w:val="StyleRight0"/>
              <w:keepNext/>
              <w:rPr>
                <w:sz w:val="18"/>
                <w:szCs w:val="16"/>
                <w:lang w:val="en-US"/>
              </w:rPr>
            </w:pPr>
            <w:r w:rsidRPr="009C772D">
              <w:rPr>
                <w:rFonts w:ascii="Calibri" w:hAnsi="Calibri" w:cs="Calibri"/>
                <w:color w:val="000000"/>
                <w:sz w:val="18"/>
                <w:szCs w:val="18"/>
              </w:rPr>
              <w:t>595</w:t>
            </w:r>
          </w:p>
        </w:tc>
        <w:tc>
          <w:tcPr>
            <w:tcW w:w="0" w:type="auto"/>
            <w:vAlign w:val="bottom"/>
          </w:tcPr>
          <w:p w14:paraId="0B9BA49F" w14:textId="034F9B2A" w:rsidR="009C772D" w:rsidRPr="009C772D" w:rsidRDefault="009C772D" w:rsidP="009C772D">
            <w:pPr>
              <w:pStyle w:val="StyleRight0"/>
              <w:keepNext/>
              <w:rPr>
                <w:sz w:val="18"/>
                <w:szCs w:val="16"/>
                <w:lang w:val="en-US"/>
              </w:rPr>
            </w:pPr>
            <w:r w:rsidRPr="009C772D">
              <w:rPr>
                <w:rFonts w:ascii="Calibri" w:hAnsi="Calibri" w:cs="Calibri"/>
                <w:color w:val="000000"/>
                <w:sz w:val="18"/>
                <w:szCs w:val="18"/>
              </w:rPr>
              <w:t>597</w:t>
            </w:r>
          </w:p>
        </w:tc>
        <w:tc>
          <w:tcPr>
            <w:tcW w:w="0" w:type="auto"/>
            <w:vAlign w:val="bottom"/>
          </w:tcPr>
          <w:p w14:paraId="6D0724D3" w14:textId="4562A61A" w:rsidR="009C772D" w:rsidRPr="009C772D" w:rsidRDefault="009C772D" w:rsidP="009C772D">
            <w:pPr>
              <w:pStyle w:val="StyleRight0"/>
              <w:keepNext/>
              <w:rPr>
                <w:sz w:val="18"/>
                <w:szCs w:val="16"/>
                <w:lang w:val="en-US"/>
              </w:rPr>
            </w:pPr>
            <w:r w:rsidRPr="009C772D">
              <w:rPr>
                <w:rFonts w:ascii="Calibri" w:hAnsi="Calibri" w:cs="Calibri"/>
                <w:color w:val="000000"/>
                <w:sz w:val="18"/>
                <w:szCs w:val="18"/>
              </w:rPr>
              <w:t>624</w:t>
            </w:r>
          </w:p>
        </w:tc>
        <w:tc>
          <w:tcPr>
            <w:tcW w:w="0" w:type="auto"/>
            <w:vAlign w:val="bottom"/>
          </w:tcPr>
          <w:p w14:paraId="461CB447" w14:textId="166F70D9" w:rsidR="009C772D" w:rsidRPr="009C772D" w:rsidRDefault="009C772D" w:rsidP="009C772D">
            <w:pPr>
              <w:pStyle w:val="StyleRight0"/>
              <w:keepNext/>
              <w:rPr>
                <w:sz w:val="18"/>
                <w:szCs w:val="16"/>
                <w:lang w:val="en-US"/>
              </w:rPr>
            </w:pPr>
            <w:r w:rsidRPr="009C772D">
              <w:rPr>
                <w:rFonts w:ascii="Calibri" w:hAnsi="Calibri" w:cs="Calibri"/>
                <w:color w:val="000000"/>
                <w:sz w:val="18"/>
                <w:szCs w:val="18"/>
              </w:rPr>
              <w:t>583</w:t>
            </w:r>
          </w:p>
        </w:tc>
        <w:tc>
          <w:tcPr>
            <w:tcW w:w="0" w:type="auto"/>
            <w:vAlign w:val="bottom"/>
          </w:tcPr>
          <w:p w14:paraId="563CEAEC" w14:textId="264F55FE" w:rsidR="009C772D" w:rsidRPr="009C772D" w:rsidRDefault="009C772D" w:rsidP="009C772D">
            <w:pPr>
              <w:pStyle w:val="StyleRight0"/>
              <w:keepNext/>
              <w:rPr>
                <w:sz w:val="18"/>
                <w:szCs w:val="16"/>
                <w:lang w:val="en-US"/>
              </w:rPr>
            </w:pPr>
            <w:r w:rsidRPr="009C772D">
              <w:rPr>
                <w:rFonts w:ascii="Calibri" w:hAnsi="Calibri" w:cs="Calibri"/>
                <w:color w:val="000000"/>
                <w:sz w:val="18"/>
                <w:szCs w:val="18"/>
              </w:rPr>
              <w:t>631</w:t>
            </w:r>
          </w:p>
        </w:tc>
        <w:tc>
          <w:tcPr>
            <w:tcW w:w="0" w:type="auto"/>
            <w:vAlign w:val="bottom"/>
          </w:tcPr>
          <w:p w14:paraId="7A0D457C" w14:textId="17046683" w:rsidR="009C772D" w:rsidRPr="009C772D" w:rsidRDefault="009C772D" w:rsidP="009C772D">
            <w:pPr>
              <w:pStyle w:val="StyleRight0"/>
              <w:keepNext/>
              <w:rPr>
                <w:sz w:val="18"/>
                <w:szCs w:val="16"/>
                <w:lang w:val="en-US"/>
              </w:rPr>
            </w:pPr>
            <w:r w:rsidRPr="009C772D">
              <w:rPr>
                <w:rFonts w:ascii="Calibri" w:hAnsi="Calibri" w:cs="Calibri"/>
                <w:color w:val="000000"/>
                <w:sz w:val="18"/>
                <w:szCs w:val="18"/>
              </w:rPr>
              <w:t>366</w:t>
            </w:r>
          </w:p>
        </w:tc>
        <w:tc>
          <w:tcPr>
            <w:tcW w:w="0" w:type="auto"/>
            <w:vAlign w:val="bottom"/>
          </w:tcPr>
          <w:p w14:paraId="6A2F9982" w14:textId="2DA45B0F" w:rsidR="009C772D" w:rsidRPr="009C772D" w:rsidRDefault="009C772D" w:rsidP="009C772D">
            <w:pPr>
              <w:pStyle w:val="StyleRight0"/>
              <w:keepNext/>
              <w:rPr>
                <w:sz w:val="18"/>
                <w:szCs w:val="16"/>
                <w:lang w:val="en-US"/>
              </w:rPr>
            </w:pPr>
            <w:r w:rsidRPr="009C772D">
              <w:rPr>
                <w:rFonts w:ascii="Calibri" w:hAnsi="Calibri" w:cs="Calibri"/>
                <w:color w:val="000000"/>
                <w:sz w:val="18"/>
                <w:szCs w:val="18"/>
              </w:rPr>
              <w:t>671</w:t>
            </w:r>
          </w:p>
        </w:tc>
        <w:tc>
          <w:tcPr>
            <w:tcW w:w="0" w:type="auto"/>
            <w:vAlign w:val="bottom"/>
          </w:tcPr>
          <w:p w14:paraId="3F210CFC" w14:textId="3A996933" w:rsidR="009C772D" w:rsidRPr="009C772D" w:rsidRDefault="009C772D" w:rsidP="009C772D">
            <w:pPr>
              <w:pStyle w:val="StyleRight0"/>
              <w:keepNext/>
              <w:rPr>
                <w:sz w:val="18"/>
                <w:szCs w:val="16"/>
                <w:lang w:val="en-US"/>
              </w:rPr>
            </w:pPr>
            <w:r w:rsidRPr="009C772D">
              <w:rPr>
                <w:rFonts w:ascii="Calibri" w:hAnsi="Calibri" w:cs="Calibri"/>
                <w:color w:val="000000"/>
                <w:sz w:val="18"/>
                <w:szCs w:val="18"/>
              </w:rPr>
              <w:t>807</w:t>
            </w:r>
          </w:p>
        </w:tc>
        <w:tc>
          <w:tcPr>
            <w:tcW w:w="0" w:type="auto"/>
            <w:vAlign w:val="bottom"/>
          </w:tcPr>
          <w:p w14:paraId="71FBE394" w14:textId="18729C3D" w:rsidR="009C772D" w:rsidRPr="009C772D" w:rsidRDefault="009C772D" w:rsidP="009C772D">
            <w:pPr>
              <w:pStyle w:val="StyleRight0"/>
              <w:keepNext/>
              <w:rPr>
                <w:sz w:val="18"/>
                <w:szCs w:val="16"/>
                <w:lang w:val="en-US"/>
              </w:rPr>
            </w:pPr>
            <w:r w:rsidRPr="009C772D">
              <w:rPr>
                <w:rFonts w:ascii="Calibri" w:hAnsi="Calibri" w:cs="Calibri"/>
                <w:color w:val="000000"/>
                <w:sz w:val="18"/>
                <w:szCs w:val="18"/>
              </w:rPr>
              <w:t>626</w:t>
            </w:r>
          </w:p>
        </w:tc>
        <w:tc>
          <w:tcPr>
            <w:tcW w:w="0" w:type="auto"/>
            <w:vAlign w:val="bottom"/>
          </w:tcPr>
          <w:p w14:paraId="6756A245" w14:textId="623B207D" w:rsidR="009C772D" w:rsidRPr="009C772D" w:rsidRDefault="009C772D" w:rsidP="009C772D">
            <w:pPr>
              <w:pStyle w:val="StyleRight0"/>
              <w:keepNext/>
              <w:rPr>
                <w:sz w:val="18"/>
                <w:szCs w:val="16"/>
                <w:lang w:val="en-US"/>
              </w:rPr>
            </w:pPr>
            <w:r w:rsidRPr="009C772D">
              <w:rPr>
                <w:rFonts w:ascii="Calibri" w:hAnsi="Calibri" w:cs="Calibri"/>
                <w:color w:val="000000"/>
                <w:sz w:val="18"/>
                <w:szCs w:val="18"/>
              </w:rPr>
              <w:t>686</w:t>
            </w:r>
          </w:p>
        </w:tc>
        <w:tc>
          <w:tcPr>
            <w:tcW w:w="521" w:type="dxa"/>
            <w:vAlign w:val="bottom"/>
          </w:tcPr>
          <w:p w14:paraId="019C1480" w14:textId="514E7528" w:rsidR="009C772D" w:rsidRPr="009C772D" w:rsidRDefault="009C772D" w:rsidP="009C772D">
            <w:pPr>
              <w:pStyle w:val="StyleRight0"/>
              <w:keepNext/>
              <w:rPr>
                <w:sz w:val="18"/>
                <w:szCs w:val="16"/>
                <w:lang w:val="en-US"/>
              </w:rPr>
            </w:pPr>
            <w:r w:rsidRPr="009C772D">
              <w:rPr>
                <w:rFonts w:ascii="Calibri" w:hAnsi="Calibri" w:cs="Calibri"/>
                <w:color w:val="000000"/>
                <w:sz w:val="18"/>
                <w:szCs w:val="18"/>
              </w:rPr>
              <w:t>595</w:t>
            </w:r>
          </w:p>
        </w:tc>
      </w:tr>
    </w:tbl>
    <w:p w14:paraId="1FD57287" w14:textId="77777777" w:rsidR="009C772D" w:rsidRPr="009C772D" w:rsidRDefault="009C772D" w:rsidP="009C772D">
      <w:pPr>
        <w:pStyle w:val="TableFigureTitle"/>
        <w:rPr>
          <w:b w:val="0"/>
          <w:bCs/>
          <w:i/>
          <w:iCs/>
          <w:color w:val="000000" w:themeColor="text1"/>
          <w:lang w:val="en-US"/>
        </w:rPr>
      </w:pPr>
      <w:r w:rsidRPr="009C772D">
        <w:rPr>
          <w:b w:val="0"/>
          <w:bCs/>
          <w:i/>
          <w:iCs/>
          <w:color w:val="000000" w:themeColor="text1"/>
          <w:lang w:val="en-US"/>
        </w:rPr>
        <w:t>All estimates in AF</w:t>
      </w:r>
    </w:p>
    <w:p w14:paraId="320196CC" w14:textId="77777777" w:rsidR="009C772D" w:rsidRDefault="009C772D" w:rsidP="00EC40CA">
      <w:pPr>
        <w:pStyle w:val="TableFigureTitle"/>
        <w:rPr>
          <w:lang w:val="en-US"/>
        </w:rPr>
      </w:pPr>
    </w:p>
    <w:p w14:paraId="7C5E7118" w14:textId="36803F94" w:rsidR="009C772D" w:rsidRPr="00F6402D" w:rsidRDefault="009C772D" w:rsidP="00F6402D">
      <w:pPr>
        <w:pStyle w:val="TableFigureTitle"/>
        <w:jc w:val="center"/>
      </w:pPr>
      <w:r>
        <w:br w:type="page"/>
      </w:r>
      <w:bookmarkStart w:id="166" w:name="_Ref61952340"/>
      <w:bookmarkStart w:id="167" w:name="_Ref61952336"/>
      <w:r w:rsidRPr="00F6402D">
        <w:lastRenderedPageBreak/>
        <w:t xml:space="preserve">Figure </w:t>
      </w:r>
      <w:fldSimple w:instr=" STYLEREF 1 \s ">
        <w:r w:rsidR="00753F94">
          <w:rPr>
            <w:noProof/>
          </w:rPr>
          <w:t>7</w:t>
        </w:r>
      </w:fldSimple>
      <w:r w:rsidR="00753F94">
        <w:t>.</w:t>
      </w:r>
      <w:fldSimple w:instr=" SEQ Figure \* ARABIC \s 1 ">
        <w:r w:rsidR="00753F94">
          <w:rPr>
            <w:noProof/>
          </w:rPr>
          <w:t>3</w:t>
        </w:r>
      </w:fldSimple>
      <w:bookmarkEnd w:id="166"/>
      <w:r w:rsidRPr="00F6402D">
        <w:t xml:space="preserve"> Basin-wide diverted total estimates</w:t>
      </w:r>
      <w:bookmarkEnd w:id="167"/>
      <w:r w:rsidR="0017020E">
        <w:t>.</w:t>
      </w:r>
    </w:p>
    <w:p w14:paraId="4E25AD90" w14:textId="27E4FAFE" w:rsidR="009C772D" w:rsidRDefault="009C772D" w:rsidP="009C772D">
      <w:pPr>
        <w:pStyle w:val="TableFigureTitle"/>
        <w:jc w:val="center"/>
        <w:rPr>
          <w:lang w:val="en-US"/>
        </w:rPr>
      </w:pPr>
      <w:r>
        <w:rPr>
          <w:noProof/>
          <w:lang w:val="en-US"/>
        </w:rPr>
        <w:drawing>
          <wp:inline distT="0" distB="0" distL="0" distR="0" wp14:anchorId="54081FE3" wp14:editId="2B227870">
            <wp:extent cx="5147252" cy="2916382"/>
            <wp:effectExtent l="0" t="0" r="15875" b="17780"/>
            <wp:docPr id="68" name="Chart 68">
              <a:extLst xmlns:a="http://schemas.openxmlformats.org/drawingml/2006/main">
                <a:ext uri="{FF2B5EF4-FFF2-40B4-BE49-F238E27FC236}">
                  <a16:creationId xmlns:a16="http://schemas.microsoft.com/office/drawing/2014/main" id="{364D6680-F343-4F5F-B3B2-27C583EA58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027EEB8C" w14:textId="1680534B" w:rsidR="009C772D" w:rsidRDefault="009C772D">
      <w:pPr>
        <w:spacing w:before="0" w:after="0" w:line="240" w:lineRule="auto"/>
        <w:ind w:right="0"/>
        <w:rPr>
          <w:b/>
          <w:color w:val="303B41" w:themeColor="text2"/>
          <w:sz w:val="19"/>
        </w:rPr>
      </w:pPr>
    </w:p>
    <w:p w14:paraId="0F252F10" w14:textId="6A732ABF" w:rsidR="009C772D" w:rsidRDefault="009C772D" w:rsidP="009C772D">
      <w:pPr>
        <w:pStyle w:val="TableFigureTitle"/>
        <w:jc w:val="both"/>
      </w:pPr>
      <w:bookmarkStart w:id="168" w:name="_Ref61952757"/>
      <w:r>
        <w:t xml:space="preserve">Table </w:t>
      </w:r>
      <w:fldSimple w:instr=" STYLEREF 1 \s ">
        <w:r w:rsidR="006E011C">
          <w:rPr>
            <w:noProof/>
          </w:rPr>
          <w:t>7</w:t>
        </w:r>
      </w:fldSimple>
      <w:r w:rsidR="006E011C">
        <w:t>.</w:t>
      </w:r>
      <w:fldSimple w:instr=" SEQ Table \* ARABIC \s 1 ">
        <w:r w:rsidR="006E011C">
          <w:rPr>
            <w:noProof/>
          </w:rPr>
          <w:t>2</w:t>
        </w:r>
      </w:fldSimple>
      <w:bookmarkEnd w:id="168"/>
      <w:r>
        <w:t xml:space="preserve"> Reported water use scenario basin-wide diverted total (AF)</w:t>
      </w:r>
      <w:r w:rsidR="0017020E">
        <w:t>.</w:t>
      </w:r>
    </w:p>
    <w:tbl>
      <w:tblPr>
        <w:tblStyle w:val="TableGrid"/>
        <w:tblW w:w="0" w:type="auto"/>
        <w:tblInd w:w="-360" w:type="dxa"/>
        <w:tblLook w:val="04A0" w:firstRow="1" w:lastRow="0" w:firstColumn="1" w:lastColumn="0" w:noHBand="0" w:noVBand="1"/>
      </w:tblPr>
      <w:tblGrid>
        <w:gridCol w:w="1713"/>
        <w:gridCol w:w="748"/>
        <w:gridCol w:w="490"/>
        <w:gridCol w:w="509"/>
        <w:gridCol w:w="493"/>
        <w:gridCol w:w="490"/>
        <w:gridCol w:w="490"/>
        <w:gridCol w:w="519"/>
        <w:gridCol w:w="490"/>
        <w:gridCol w:w="538"/>
        <w:gridCol w:w="490"/>
        <w:gridCol w:w="490"/>
        <w:gridCol w:w="500"/>
        <w:gridCol w:w="521"/>
      </w:tblGrid>
      <w:tr w:rsidR="009C772D" w:rsidRPr="00413282" w14:paraId="793B649C" w14:textId="77777777" w:rsidTr="00F6402D">
        <w:trPr>
          <w:cnfStyle w:val="100000000000" w:firstRow="1" w:lastRow="0" w:firstColumn="0" w:lastColumn="0" w:oddVBand="0" w:evenVBand="0" w:oddHBand="0" w:evenHBand="0" w:firstRowFirstColumn="0" w:firstRowLastColumn="0" w:lastRowFirstColumn="0" w:lastRowLastColumn="0"/>
        </w:trPr>
        <w:tc>
          <w:tcPr>
            <w:tcW w:w="1713" w:type="dxa"/>
          </w:tcPr>
          <w:p w14:paraId="208B43BE" w14:textId="77777777" w:rsidR="009C772D" w:rsidRPr="00EC40CA" w:rsidRDefault="009C772D" w:rsidP="00F6402D">
            <w:pPr>
              <w:pStyle w:val="StyleRight0"/>
              <w:keepNext/>
              <w:rPr>
                <w:sz w:val="18"/>
                <w:szCs w:val="16"/>
                <w:lang w:val="en-US"/>
              </w:rPr>
            </w:pPr>
          </w:p>
        </w:tc>
        <w:tc>
          <w:tcPr>
            <w:tcW w:w="0" w:type="auto"/>
          </w:tcPr>
          <w:p w14:paraId="19B29C14" w14:textId="77777777" w:rsidR="009C772D" w:rsidRPr="00EC40CA" w:rsidRDefault="009C772D" w:rsidP="00F6402D">
            <w:pPr>
              <w:pStyle w:val="StyleRight0"/>
              <w:keepNext/>
              <w:rPr>
                <w:b/>
                <w:bCs/>
                <w:sz w:val="18"/>
                <w:szCs w:val="16"/>
                <w:lang w:val="en-US"/>
              </w:rPr>
            </w:pPr>
            <w:r w:rsidRPr="00EC40CA">
              <w:rPr>
                <w:b/>
                <w:bCs/>
                <w:sz w:val="18"/>
                <w:szCs w:val="16"/>
                <w:lang w:val="en-US"/>
              </w:rPr>
              <w:t>Annual</w:t>
            </w:r>
          </w:p>
        </w:tc>
        <w:tc>
          <w:tcPr>
            <w:tcW w:w="0" w:type="auto"/>
          </w:tcPr>
          <w:p w14:paraId="741A6CC0" w14:textId="77777777" w:rsidR="009C772D" w:rsidRPr="00EC40CA" w:rsidRDefault="009C772D" w:rsidP="00F6402D">
            <w:pPr>
              <w:pStyle w:val="StyleRight0"/>
              <w:keepNext/>
              <w:rPr>
                <w:sz w:val="18"/>
                <w:szCs w:val="16"/>
                <w:lang w:val="en-US"/>
              </w:rPr>
            </w:pPr>
            <w:r w:rsidRPr="00EC40CA">
              <w:rPr>
                <w:sz w:val="18"/>
                <w:szCs w:val="16"/>
                <w:lang w:val="en-US"/>
              </w:rPr>
              <w:t>Oct</w:t>
            </w:r>
          </w:p>
        </w:tc>
        <w:tc>
          <w:tcPr>
            <w:tcW w:w="0" w:type="auto"/>
          </w:tcPr>
          <w:p w14:paraId="34CAF883" w14:textId="77777777" w:rsidR="009C772D" w:rsidRPr="00EC40CA" w:rsidRDefault="009C772D" w:rsidP="00F6402D">
            <w:pPr>
              <w:pStyle w:val="StyleRight0"/>
              <w:keepNext/>
              <w:rPr>
                <w:sz w:val="18"/>
                <w:szCs w:val="16"/>
                <w:lang w:val="en-US"/>
              </w:rPr>
            </w:pPr>
            <w:r w:rsidRPr="00EC40CA">
              <w:rPr>
                <w:sz w:val="18"/>
                <w:szCs w:val="16"/>
                <w:lang w:val="en-US"/>
              </w:rPr>
              <w:t>Nov</w:t>
            </w:r>
          </w:p>
        </w:tc>
        <w:tc>
          <w:tcPr>
            <w:tcW w:w="0" w:type="auto"/>
          </w:tcPr>
          <w:p w14:paraId="69AC8FAE" w14:textId="77777777" w:rsidR="009C772D" w:rsidRPr="00EC40CA" w:rsidRDefault="009C772D" w:rsidP="00F6402D">
            <w:pPr>
              <w:pStyle w:val="StyleRight0"/>
              <w:keepNext/>
              <w:rPr>
                <w:sz w:val="18"/>
                <w:szCs w:val="16"/>
                <w:lang w:val="en-US"/>
              </w:rPr>
            </w:pPr>
            <w:r w:rsidRPr="00EC40CA">
              <w:rPr>
                <w:sz w:val="18"/>
                <w:szCs w:val="16"/>
                <w:lang w:val="en-US"/>
              </w:rPr>
              <w:t>Dec</w:t>
            </w:r>
          </w:p>
        </w:tc>
        <w:tc>
          <w:tcPr>
            <w:tcW w:w="0" w:type="auto"/>
          </w:tcPr>
          <w:p w14:paraId="1C10FB1A" w14:textId="77777777" w:rsidR="009C772D" w:rsidRPr="00EC40CA" w:rsidRDefault="009C772D" w:rsidP="00F6402D">
            <w:pPr>
              <w:pStyle w:val="StyleRight0"/>
              <w:keepNext/>
              <w:rPr>
                <w:sz w:val="18"/>
                <w:szCs w:val="16"/>
                <w:lang w:val="en-US"/>
              </w:rPr>
            </w:pPr>
            <w:r w:rsidRPr="00EC40CA">
              <w:rPr>
                <w:sz w:val="18"/>
                <w:szCs w:val="16"/>
                <w:lang w:val="en-US"/>
              </w:rPr>
              <w:t>Jan</w:t>
            </w:r>
          </w:p>
        </w:tc>
        <w:tc>
          <w:tcPr>
            <w:tcW w:w="0" w:type="auto"/>
          </w:tcPr>
          <w:p w14:paraId="527DD5B5" w14:textId="77777777" w:rsidR="009C772D" w:rsidRPr="00EC40CA" w:rsidRDefault="009C772D" w:rsidP="00F6402D">
            <w:pPr>
              <w:pStyle w:val="StyleRight0"/>
              <w:keepNext/>
              <w:rPr>
                <w:sz w:val="18"/>
                <w:szCs w:val="16"/>
                <w:lang w:val="en-US"/>
              </w:rPr>
            </w:pPr>
            <w:r w:rsidRPr="00EC40CA">
              <w:rPr>
                <w:sz w:val="18"/>
                <w:szCs w:val="16"/>
                <w:lang w:val="en-US"/>
              </w:rPr>
              <w:t>Feb</w:t>
            </w:r>
          </w:p>
        </w:tc>
        <w:tc>
          <w:tcPr>
            <w:tcW w:w="0" w:type="auto"/>
          </w:tcPr>
          <w:p w14:paraId="407C629C" w14:textId="77777777" w:rsidR="009C772D" w:rsidRPr="00EC40CA" w:rsidRDefault="009C772D" w:rsidP="00F6402D">
            <w:pPr>
              <w:pStyle w:val="StyleRight0"/>
              <w:keepNext/>
              <w:rPr>
                <w:sz w:val="18"/>
                <w:szCs w:val="16"/>
                <w:lang w:val="en-US"/>
              </w:rPr>
            </w:pPr>
            <w:r w:rsidRPr="00EC40CA">
              <w:rPr>
                <w:sz w:val="18"/>
                <w:szCs w:val="16"/>
                <w:lang w:val="en-US"/>
              </w:rPr>
              <w:t>Mar</w:t>
            </w:r>
          </w:p>
        </w:tc>
        <w:tc>
          <w:tcPr>
            <w:tcW w:w="0" w:type="auto"/>
          </w:tcPr>
          <w:p w14:paraId="7EDFDD0D" w14:textId="77777777" w:rsidR="009C772D" w:rsidRPr="00EC40CA" w:rsidRDefault="009C772D" w:rsidP="00F6402D">
            <w:pPr>
              <w:pStyle w:val="StyleRight0"/>
              <w:keepNext/>
              <w:rPr>
                <w:sz w:val="18"/>
                <w:szCs w:val="16"/>
                <w:lang w:val="en-US"/>
              </w:rPr>
            </w:pPr>
            <w:r w:rsidRPr="00EC40CA">
              <w:rPr>
                <w:sz w:val="18"/>
                <w:szCs w:val="16"/>
                <w:lang w:val="en-US"/>
              </w:rPr>
              <w:t>Apr</w:t>
            </w:r>
          </w:p>
        </w:tc>
        <w:tc>
          <w:tcPr>
            <w:tcW w:w="0" w:type="auto"/>
          </w:tcPr>
          <w:p w14:paraId="6D302884" w14:textId="77777777" w:rsidR="009C772D" w:rsidRPr="00EC40CA" w:rsidRDefault="009C772D" w:rsidP="00F6402D">
            <w:pPr>
              <w:pStyle w:val="StyleRight0"/>
              <w:keepNext/>
              <w:rPr>
                <w:sz w:val="18"/>
                <w:szCs w:val="16"/>
                <w:lang w:val="en-US"/>
              </w:rPr>
            </w:pPr>
            <w:r w:rsidRPr="00EC40CA">
              <w:rPr>
                <w:sz w:val="18"/>
                <w:szCs w:val="16"/>
                <w:lang w:val="en-US"/>
              </w:rPr>
              <w:t>May</w:t>
            </w:r>
          </w:p>
        </w:tc>
        <w:tc>
          <w:tcPr>
            <w:tcW w:w="0" w:type="auto"/>
          </w:tcPr>
          <w:p w14:paraId="6B8F4643" w14:textId="77777777" w:rsidR="009C772D" w:rsidRPr="00EC40CA" w:rsidRDefault="009C772D" w:rsidP="00F6402D">
            <w:pPr>
              <w:pStyle w:val="StyleRight0"/>
              <w:keepNext/>
              <w:rPr>
                <w:sz w:val="18"/>
                <w:szCs w:val="16"/>
                <w:lang w:val="en-US"/>
              </w:rPr>
            </w:pPr>
            <w:r w:rsidRPr="00EC40CA">
              <w:rPr>
                <w:sz w:val="18"/>
                <w:szCs w:val="16"/>
                <w:lang w:val="en-US"/>
              </w:rPr>
              <w:t>Jun</w:t>
            </w:r>
          </w:p>
        </w:tc>
        <w:tc>
          <w:tcPr>
            <w:tcW w:w="0" w:type="auto"/>
          </w:tcPr>
          <w:p w14:paraId="72877159" w14:textId="77777777" w:rsidR="009C772D" w:rsidRPr="00EC40CA" w:rsidRDefault="009C772D" w:rsidP="00F6402D">
            <w:pPr>
              <w:pStyle w:val="StyleRight0"/>
              <w:keepNext/>
              <w:rPr>
                <w:sz w:val="18"/>
                <w:szCs w:val="16"/>
                <w:lang w:val="en-US"/>
              </w:rPr>
            </w:pPr>
            <w:r w:rsidRPr="00EC40CA">
              <w:rPr>
                <w:sz w:val="18"/>
                <w:szCs w:val="16"/>
                <w:lang w:val="en-US"/>
              </w:rPr>
              <w:t>Jul</w:t>
            </w:r>
          </w:p>
        </w:tc>
        <w:tc>
          <w:tcPr>
            <w:tcW w:w="0" w:type="auto"/>
          </w:tcPr>
          <w:p w14:paraId="51144AA8" w14:textId="77777777" w:rsidR="009C772D" w:rsidRPr="00EC40CA" w:rsidRDefault="009C772D" w:rsidP="00F6402D">
            <w:pPr>
              <w:pStyle w:val="StyleRight0"/>
              <w:keepNext/>
              <w:rPr>
                <w:sz w:val="18"/>
                <w:szCs w:val="16"/>
                <w:lang w:val="en-US"/>
              </w:rPr>
            </w:pPr>
            <w:r w:rsidRPr="00EC40CA">
              <w:rPr>
                <w:sz w:val="18"/>
                <w:szCs w:val="16"/>
                <w:lang w:val="en-US"/>
              </w:rPr>
              <w:t>Aug</w:t>
            </w:r>
          </w:p>
        </w:tc>
        <w:tc>
          <w:tcPr>
            <w:tcW w:w="521" w:type="dxa"/>
          </w:tcPr>
          <w:p w14:paraId="1280FB75" w14:textId="77777777" w:rsidR="009C772D" w:rsidRPr="00EC40CA" w:rsidRDefault="009C772D" w:rsidP="00F6402D">
            <w:pPr>
              <w:pStyle w:val="StyleRight0"/>
              <w:keepNext/>
              <w:rPr>
                <w:sz w:val="18"/>
                <w:szCs w:val="16"/>
                <w:lang w:val="en-US"/>
              </w:rPr>
            </w:pPr>
            <w:r w:rsidRPr="00EC40CA">
              <w:rPr>
                <w:sz w:val="18"/>
                <w:szCs w:val="16"/>
                <w:lang w:val="en-US"/>
              </w:rPr>
              <w:t>Sep</w:t>
            </w:r>
          </w:p>
        </w:tc>
      </w:tr>
      <w:tr w:rsidR="009C772D" w:rsidRPr="00413282" w14:paraId="7E797050" w14:textId="77777777" w:rsidTr="00F6402D">
        <w:tc>
          <w:tcPr>
            <w:tcW w:w="1713" w:type="dxa"/>
            <w:vAlign w:val="bottom"/>
          </w:tcPr>
          <w:p w14:paraId="768F9BD8" w14:textId="77777777" w:rsidR="009C772D" w:rsidRPr="00EC40CA" w:rsidRDefault="009C772D" w:rsidP="00F6402D">
            <w:pPr>
              <w:pStyle w:val="StyleRight0"/>
              <w:keepNext/>
              <w:rPr>
                <w:sz w:val="18"/>
                <w:szCs w:val="16"/>
                <w:lang w:val="en-US"/>
              </w:rPr>
            </w:pPr>
            <w:r w:rsidRPr="00EC40CA">
              <w:rPr>
                <w:rFonts w:ascii="Calibri" w:hAnsi="Calibri" w:cs="Calibri"/>
                <w:color w:val="000000"/>
                <w:sz w:val="18"/>
                <w:szCs w:val="16"/>
              </w:rPr>
              <w:t>eWRIMS (Rep Scn)</w:t>
            </w:r>
          </w:p>
        </w:tc>
        <w:tc>
          <w:tcPr>
            <w:tcW w:w="0" w:type="auto"/>
            <w:vAlign w:val="bottom"/>
          </w:tcPr>
          <w:p w14:paraId="7E5AB250" w14:textId="77777777" w:rsidR="009C772D" w:rsidRPr="00EC40CA" w:rsidRDefault="009C772D" w:rsidP="00F6402D">
            <w:pPr>
              <w:pStyle w:val="StyleRight0"/>
              <w:keepNext/>
              <w:rPr>
                <w:sz w:val="18"/>
                <w:szCs w:val="16"/>
                <w:lang w:val="en-US"/>
              </w:rPr>
            </w:pPr>
            <w:r w:rsidRPr="00EC40CA">
              <w:rPr>
                <w:rFonts w:ascii="Calibri" w:hAnsi="Calibri" w:cs="Calibri"/>
                <w:b/>
                <w:bCs/>
                <w:color w:val="000000"/>
                <w:sz w:val="18"/>
                <w:szCs w:val="16"/>
              </w:rPr>
              <w:t>3713</w:t>
            </w:r>
          </w:p>
        </w:tc>
        <w:tc>
          <w:tcPr>
            <w:tcW w:w="0" w:type="auto"/>
            <w:vAlign w:val="bottom"/>
          </w:tcPr>
          <w:p w14:paraId="7877A936" w14:textId="77777777" w:rsidR="009C772D" w:rsidRPr="00EC40CA" w:rsidRDefault="009C772D" w:rsidP="00F6402D">
            <w:pPr>
              <w:pStyle w:val="StyleRight0"/>
              <w:keepNext/>
              <w:rPr>
                <w:sz w:val="18"/>
                <w:szCs w:val="16"/>
                <w:lang w:val="en-US"/>
              </w:rPr>
            </w:pPr>
            <w:r w:rsidRPr="00EC40CA">
              <w:rPr>
                <w:rFonts w:ascii="Calibri" w:hAnsi="Calibri" w:cs="Calibri"/>
                <w:color w:val="000000"/>
                <w:sz w:val="18"/>
                <w:szCs w:val="16"/>
              </w:rPr>
              <w:t>282</w:t>
            </w:r>
          </w:p>
        </w:tc>
        <w:tc>
          <w:tcPr>
            <w:tcW w:w="0" w:type="auto"/>
            <w:vAlign w:val="bottom"/>
          </w:tcPr>
          <w:p w14:paraId="21A36A17" w14:textId="77777777" w:rsidR="009C772D" w:rsidRPr="00EC40CA" w:rsidRDefault="009C772D" w:rsidP="00F6402D">
            <w:pPr>
              <w:pStyle w:val="StyleRight0"/>
              <w:keepNext/>
              <w:rPr>
                <w:sz w:val="18"/>
                <w:szCs w:val="16"/>
                <w:lang w:val="en-US"/>
              </w:rPr>
            </w:pPr>
            <w:r w:rsidRPr="00EC40CA">
              <w:rPr>
                <w:rFonts w:ascii="Calibri" w:hAnsi="Calibri" w:cs="Calibri"/>
                <w:color w:val="000000"/>
                <w:sz w:val="18"/>
                <w:szCs w:val="16"/>
              </w:rPr>
              <w:t>497</w:t>
            </w:r>
          </w:p>
        </w:tc>
        <w:tc>
          <w:tcPr>
            <w:tcW w:w="0" w:type="auto"/>
            <w:vAlign w:val="bottom"/>
          </w:tcPr>
          <w:p w14:paraId="1529B65F" w14:textId="77777777" w:rsidR="009C772D" w:rsidRPr="00EC40CA" w:rsidRDefault="009C772D" w:rsidP="00F6402D">
            <w:pPr>
              <w:pStyle w:val="StyleRight0"/>
              <w:keepNext/>
              <w:rPr>
                <w:sz w:val="18"/>
                <w:szCs w:val="16"/>
                <w:lang w:val="en-US"/>
              </w:rPr>
            </w:pPr>
            <w:r w:rsidRPr="00EC40CA">
              <w:rPr>
                <w:rFonts w:ascii="Calibri" w:hAnsi="Calibri" w:cs="Calibri"/>
                <w:color w:val="000000"/>
                <w:sz w:val="18"/>
                <w:szCs w:val="16"/>
              </w:rPr>
              <w:t>231</w:t>
            </w:r>
          </w:p>
        </w:tc>
        <w:tc>
          <w:tcPr>
            <w:tcW w:w="0" w:type="auto"/>
            <w:vAlign w:val="bottom"/>
          </w:tcPr>
          <w:p w14:paraId="7C460EF5" w14:textId="77777777" w:rsidR="009C772D" w:rsidRPr="00EC40CA" w:rsidRDefault="009C772D" w:rsidP="00F6402D">
            <w:pPr>
              <w:pStyle w:val="StyleRight0"/>
              <w:keepNext/>
              <w:rPr>
                <w:sz w:val="18"/>
                <w:szCs w:val="16"/>
                <w:lang w:val="en-US"/>
              </w:rPr>
            </w:pPr>
            <w:r w:rsidRPr="00EC40CA">
              <w:rPr>
                <w:rFonts w:ascii="Calibri" w:hAnsi="Calibri" w:cs="Calibri"/>
                <w:color w:val="000000"/>
                <w:sz w:val="18"/>
                <w:szCs w:val="16"/>
              </w:rPr>
              <w:t>284</w:t>
            </w:r>
          </w:p>
        </w:tc>
        <w:tc>
          <w:tcPr>
            <w:tcW w:w="0" w:type="auto"/>
            <w:vAlign w:val="bottom"/>
          </w:tcPr>
          <w:p w14:paraId="26B8D2E7" w14:textId="77777777" w:rsidR="009C772D" w:rsidRPr="00EC40CA" w:rsidRDefault="009C772D" w:rsidP="00F6402D">
            <w:pPr>
              <w:pStyle w:val="StyleRight0"/>
              <w:keepNext/>
              <w:rPr>
                <w:sz w:val="18"/>
                <w:szCs w:val="16"/>
                <w:lang w:val="en-US"/>
              </w:rPr>
            </w:pPr>
            <w:r w:rsidRPr="00EC40CA">
              <w:rPr>
                <w:rFonts w:ascii="Calibri" w:hAnsi="Calibri" w:cs="Calibri"/>
                <w:color w:val="000000"/>
                <w:sz w:val="18"/>
                <w:szCs w:val="16"/>
              </w:rPr>
              <w:t>271</w:t>
            </w:r>
          </w:p>
        </w:tc>
        <w:tc>
          <w:tcPr>
            <w:tcW w:w="0" w:type="auto"/>
            <w:vAlign w:val="bottom"/>
          </w:tcPr>
          <w:p w14:paraId="1B7FB22D" w14:textId="77777777" w:rsidR="009C772D" w:rsidRPr="00EC40CA" w:rsidRDefault="009C772D" w:rsidP="00F6402D">
            <w:pPr>
              <w:pStyle w:val="StyleRight0"/>
              <w:keepNext/>
              <w:rPr>
                <w:sz w:val="18"/>
                <w:szCs w:val="16"/>
                <w:lang w:val="en-US"/>
              </w:rPr>
            </w:pPr>
            <w:r w:rsidRPr="00EC40CA">
              <w:rPr>
                <w:rFonts w:ascii="Calibri" w:hAnsi="Calibri" w:cs="Calibri"/>
                <w:color w:val="000000"/>
                <w:sz w:val="18"/>
                <w:szCs w:val="16"/>
              </w:rPr>
              <w:t>267</w:t>
            </w:r>
          </w:p>
        </w:tc>
        <w:tc>
          <w:tcPr>
            <w:tcW w:w="0" w:type="auto"/>
            <w:vAlign w:val="bottom"/>
          </w:tcPr>
          <w:p w14:paraId="0CE31C0D" w14:textId="77777777" w:rsidR="009C772D" w:rsidRPr="00EC40CA" w:rsidRDefault="009C772D" w:rsidP="00F6402D">
            <w:pPr>
              <w:pStyle w:val="StyleRight0"/>
              <w:keepNext/>
              <w:rPr>
                <w:sz w:val="18"/>
                <w:szCs w:val="16"/>
                <w:lang w:val="en-US"/>
              </w:rPr>
            </w:pPr>
            <w:r w:rsidRPr="00EC40CA">
              <w:rPr>
                <w:rFonts w:ascii="Calibri" w:hAnsi="Calibri" w:cs="Calibri"/>
                <w:color w:val="000000"/>
                <w:sz w:val="18"/>
                <w:szCs w:val="16"/>
              </w:rPr>
              <w:t>225</w:t>
            </w:r>
          </w:p>
        </w:tc>
        <w:tc>
          <w:tcPr>
            <w:tcW w:w="0" w:type="auto"/>
            <w:vAlign w:val="bottom"/>
          </w:tcPr>
          <w:p w14:paraId="7FB7DEEF" w14:textId="77777777" w:rsidR="009C772D" w:rsidRPr="00EC40CA" w:rsidRDefault="009C772D" w:rsidP="00F6402D">
            <w:pPr>
              <w:pStyle w:val="StyleRight0"/>
              <w:keepNext/>
              <w:rPr>
                <w:sz w:val="18"/>
                <w:szCs w:val="16"/>
                <w:lang w:val="en-US"/>
              </w:rPr>
            </w:pPr>
            <w:r w:rsidRPr="00EC40CA">
              <w:rPr>
                <w:rFonts w:ascii="Calibri" w:hAnsi="Calibri" w:cs="Calibri"/>
                <w:color w:val="000000"/>
                <w:sz w:val="18"/>
                <w:szCs w:val="16"/>
              </w:rPr>
              <w:t>240</w:t>
            </w:r>
          </w:p>
        </w:tc>
        <w:tc>
          <w:tcPr>
            <w:tcW w:w="0" w:type="auto"/>
            <w:vAlign w:val="bottom"/>
          </w:tcPr>
          <w:p w14:paraId="4BF06A37" w14:textId="77777777" w:rsidR="009C772D" w:rsidRPr="00EC40CA" w:rsidRDefault="009C772D" w:rsidP="00F6402D">
            <w:pPr>
              <w:pStyle w:val="StyleRight0"/>
              <w:keepNext/>
              <w:rPr>
                <w:sz w:val="18"/>
                <w:szCs w:val="16"/>
                <w:lang w:val="en-US"/>
              </w:rPr>
            </w:pPr>
            <w:r w:rsidRPr="00EC40CA">
              <w:rPr>
                <w:rFonts w:ascii="Calibri" w:hAnsi="Calibri" w:cs="Calibri"/>
                <w:color w:val="000000"/>
                <w:sz w:val="18"/>
                <w:szCs w:val="16"/>
              </w:rPr>
              <w:t>333</w:t>
            </w:r>
          </w:p>
        </w:tc>
        <w:tc>
          <w:tcPr>
            <w:tcW w:w="0" w:type="auto"/>
            <w:vAlign w:val="bottom"/>
          </w:tcPr>
          <w:p w14:paraId="61278F54" w14:textId="77777777" w:rsidR="009C772D" w:rsidRPr="00EC40CA" w:rsidRDefault="009C772D" w:rsidP="00F6402D">
            <w:pPr>
              <w:pStyle w:val="StyleRight0"/>
              <w:keepNext/>
              <w:rPr>
                <w:sz w:val="18"/>
                <w:szCs w:val="16"/>
                <w:lang w:val="en-US"/>
              </w:rPr>
            </w:pPr>
            <w:r w:rsidRPr="00EC40CA">
              <w:rPr>
                <w:rFonts w:ascii="Calibri" w:hAnsi="Calibri" w:cs="Calibri"/>
                <w:color w:val="000000"/>
                <w:sz w:val="18"/>
                <w:szCs w:val="16"/>
              </w:rPr>
              <w:t>376</w:t>
            </w:r>
          </w:p>
        </w:tc>
        <w:tc>
          <w:tcPr>
            <w:tcW w:w="0" w:type="auto"/>
            <w:vAlign w:val="bottom"/>
          </w:tcPr>
          <w:p w14:paraId="45B27111" w14:textId="77777777" w:rsidR="009C772D" w:rsidRPr="00EC40CA" w:rsidRDefault="009C772D" w:rsidP="00F6402D">
            <w:pPr>
              <w:pStyle w:val="StyleRight0"/>
              <w:keepNext/>
              <w:rPr>
                <w:sz w:val="18"/>
                <w:szCs w:val="16"/>
                <w:lang w:val="en-US"/>
              </w:rPr>
            </w:pPr>
            <w:r w:rsidRPr="00EC40CA">
              <w:rPr>
                <w:rFonts w:ascii="Calibri" w:hAnsi="Calibri" w:cs="Calibri"/>
                <w:color w:val="000000"/>
                <w:sz w:val="18"/>
                <w:szCs w:val="16"/>
              </w:rPr>
              <w:t>384</w:t>
            </w:r>
          </w:p>
        </w:tc>
        <w:tc>
          <w:tcPr>
            <w:tcW w:w="521" w:type="dxa"/>
            <w:vAlign w:val="bottom"/>
          </w:tcPr>
          <w:p w14:paraId="69A87410" w14:textId="77777777" w:rsidR="009C772D" w:rsidRPr="00EC40CA" w:rsidRDefault="009C772D" w:rsidP="00F6402D">
            <w:pPr>
              <w:pStyle w:val="StyleRight0"/>
              <w:keepNext/>
              <w:rPr>
                <w:sz w:val="18"/>
                <w:szCs w:val="16"/>
                <w:lang w:val="en-US"/>
              </w:rPr>
            </w:pPr>
            <w:r w:rsidRPr="00EC40CA">
              <w:rPr>
                <w:rFonts w:ascii="Calibri" w:hAnsi="Calibri" w:cs="Calibri"/>
                <w:color w:val="000000"/>
                <w:sz w:val="18"/>
                <w:szCs w:val="16"/>
              </w:rPr>
              <w:t>324</w:t>
            </w:r>
          </w:p>
        </w:tc>
      </w:tr>
      <w:tr w:rsidR="009C772D" w:rsidRPr="00413282" w14:paraId="45963EA0" w14:textId="77777777" w:rsidTr="00F6402D">
        <w:tc>
          <w:tcPr>
            <w:tcW w:w="1713" w:type="dxa"/>
            <w:vAlign w:val="bottom"/>
          </w:tcPr>
          <w:p w14:paraId="13D6997D" w14:textId="77777777" w:rsidR="009C772D" w:rsidRPr="00EC40CA" w:rsidRDefault="009C772D" w:rsidP="00F6402D">
            <w:pPr>
              <w:pStyle w:val="StyleRight0"/>
              <w:keepNext/>
              <w:rPr>
                <w:sz w:val="18"/>
                <w:szCs w:val="16"/>
                <w:lang w:val="en-US"/>
              </w:rPr>
            </w:pPr>
            <w:r w:rsidRPr="00EC40CA">
              <w:rPr>
                <w:rFonts w:ascii="Calibri" w:hAnsi="Calibri" w:cs="Calibri"/>
                <w:color w:val="000000"/>
                <w:sz w:val="18"/>
                <w:szCs w:val="16"/>
              </w:rPr>
              <w:t>Cannabis Imagery (1-month storage)</w:t>
            </w:r>
          </w:p>
        </w:tc>
        <w:tc>
          <w:tcPr>
            <w:tcW w:w="0" w:type="auto"/>
            <w:vAlign w:val="bottom"/>
          </w:tcPr>
          <w:p w14:paraId="2ACAFD98" w14:textId="77777777" w:rsidR="009C772D" w:rsidRPr="00EC40CA" w:rsidRDefault="009C772D" w:rsidP="00F6402D">
            <w:pPr>
              <w:pStyle w:val="StyleRight0"/>
              <w:keepNext/>
              <w:rPr>
                <w:sz w:val="18"/>
                <w:szCs w:val="16"/>
                <w:lang w:val="en-US"/>
              </w:rPr>
            </w:pPr>
            <w:r w:rsidRPr="00EC40CA">
              <w:rPr>
                <w:rFonts w:ascii="Calibri" w:hAnsi="Calibri" w:cs="Calibri"/>
                <w:b/>
                <w:bCs/>
                <w:color w:val="000000"/>
                <w:sz w:val="18"/>
                <w:szCs w:val="16"/>
              </w:rPr>
              <w:t>849</w:t>
            </w:r>
          </w:p>
        </w:tc>
        <w:tc>
          <w:tcPr>
            <w:tcW w:w="0" w:type="auto"/>
            <w:vAlign w:val="bottom"/>
          </w:tcPr>
          <w:p w14:paraId="486F7800" w14:textId="77777777" w:rsidR="009C772D" w:rsidRPr="00EC40CA" w:rsidRDefault="009C772D" w:rsidP="00F6402D">
            <w:pPr>
              <w:pStyle w:val="StyleRight0"/>
              <w:keepNext/>
              <w:rPr>
                <w:sz w:val="18"/>
                <w:szCs w:val="16"/>
                <w:lang w:val="en-US"/>
              </w:rPr>
            </w:pPr>
            <w:r w:rsidRPr="00EC40CA">
              <w:rPr>
                <w:rFonts w:ascii="Calibri" w:hAnsi="Calibri" w:cs="Calibri"/>
                <w:color w:val="000000"/>
                <w:sz w:val="18"/>
                <w:szCs w:val="16"/>
              </w:rPr>
              <w:t>67</w:t>
            </w:r>
          </w:p>
        </w:tc>
        <w:tc>
          <w:tcPr>
            <w:tcW w:w="0" w:type="auto"/>
            <w:vAlign w:val="bottom"/>
          </w:tcPr>
          <w:p w14:paraId="775B7249" w14:textId="77777777" w:rsidR="009C772D" w:rsidRPr="00EC40CA" w:rsidRDefault="009C772D" w:rsidP="00F6402D">
            <w:pPr>
              <w:pStyle w:val="StyleRight0"/>
              <w:keepNext/>
              <w:rPr>
                <w:sz w:val="18"/>
                <w:szCs w:val="16"/>
                <w:lang w:val="en-US"/>
              </w:rPr>
            </w:pPr>
            <w:r w:rsidRPr="00EC40CA">
              <w:rPr>
                <w:rFonts w:ascii="Calibri" w:hAnsi="Calibri" w:cs="Calibri"/>
                <w:color w:val="000000"/>
                <w:sz w:val="18"/>
                <w:szCs w:val="16"/>
              </w:rPr>
              <w:t>51</w:t>
            </w:r>
          </w:p>
        </w:tc>
        <w:tc>
          <w:tcPr>
            <w:tcW w:w="0" w:type="auto"/>
            <w:vAlign w:val="bottom"/>
          </w:tcPr>
          <w:p w14:paraId="0A3C5601" w14:textId="77777777" w:rsidR="009C772D" w:rsidRPr="00EC40CA" w:rsidRDefault="009C772D" w:rsidP="00F6402D">
            <w:pPr>
              <w:pStyle w:val="StyleRight0"/>
              <w:keepNext/>
              <w:rPr>
                <w:sz w:val="18"/>
                <w:szCs w:val="16"/>
                <w:lang w:val="en-US"/>
              </w:rPr>
            </w:pPr>
            <w:r w:rsidRPr="00EC40CA">
              <w:rPr>
                <w:rFonts w:ascii="Calibri" w:hAnsi="Calibri" w:cs="Calibri"/>
                <w:color w:val="000000"/>
                <w:sz w:val="18"/>
                <w:szCs w:val="16"/>
              </w:rPr>
              <w:t>43</w:t>
            </w:r>
          </w:p>
        </w:tc>
        <w:tc>
          <w:tcPr>
            <w:tcW w:w="0" w:type="auto"/>
            <w:vAlign w:val="bottom"/>
          </w:tcPr>
          <w:p w14:paraId="47BC2507" w14:textId="77777777" w:rsidR="009C772D" w:rsidRPr="00EC40CA" w:rsidRDefault="009C772D" w:rsidP="00F6402D">
            <w:pPr>
              <w:pStyle w:val="StyleRight0"/>
              <w:keepNext/>
              <w:rPr>
                <w:sz w:val="18"/>
                <w:szCs w:val="16"/>
                <w:lang w:val="en-US"/>
              </w:rPr>
            </w:pPr>
            <w:r w:rsidRPr="00EC40CA">
              <w:rPr>
                <w:rFonts w:ascii="Calibri" w:hAnsi="Calibri" w:cs="Calibri"/>
                <w:color w:val="000000"/>
                <w:sz w:val="18"/>
                <w:szCs w:val="16"/>
              </w:rPr>
              <w:t>43</w:t>
            </w:r>
          </w:p>
        </w:tc>
        <w:tc>
          <w:tcPr>
            <w:tcW w:w="0" w:type="auto"/>
            <w:vAlign w:val="bottom"/>
          </w:tcPr>
          <w:p w14:paraId="17E54E05" w14:textId="77777777" w:rsidR="009C772D" w:rsidRPr="00EC40CA" w:rsidRDefault="009C772D" w:rsidP="00F6402D">
            <w:pPr>
              <w:pStyle w:val="StyleRight0"/>
              <w:keepNext/>
              <w:rPr>
                <w:sz w:val="18"/>
                <w:szCs w:val="16"/>
                <w:lang w:val="en-US"/>
              </w:rPr>
            </w:pPr>
            <w:r w:rsidRPr="00EC40CA">
              <w:rPr>
                <w:rFonts w:ascii="Calibri" w:hAnsi="Calibri" w:cs="Calibri"/>
                <w:color w:val="000000"/>
                <w:sz w:val="18"/>
                <w:szCs w:val="16"/>
              </w:rPr>
              <w:t>43</w:t>
            </w:r>
          </w:p>
        </w:tc>
        <w:tc>
          <w:tcPr>
            <w:tcW w:w="0" w:type="auto"/>
            <w:vAlign w:val="bottom"/>
          </w:tcPr>
          <w:p w14:paraId="52EECC70" w14:textId="77777777" w:rsidR="009C772D" w:rsidRPr="00EC40CA" w:rsidRDefault="009C772D" w:rsidP="00F6402D">
            <w:pPr>
              <w:pStyle w:val="StyleRight0"/>
              <w:keepNext/>
              <w:rPr>
                <w:sz w:val="18"/>
                <w:szCs w:val="16"/>
                <w:lang w:val="en-US"/>
              </w:rPr>
            </w:pPr>
            <w:r w:rsidRPr="00EC40CA">
              <w:rPr>
                <w:rFonts w:ascii="Calibri" w:hAnsi="Calibri" w:cs="Calibri"/>
                <w:color w:val="000000"/>
                <w:sz w:val="18"/>
                <w:szCs w:val="16"/>
              </w:rPr>
              <w:t>45</w:t>
            </w:r>
          </w:p>
        </w:tc>
        <w:tc>
          <w:tcPr>
            <w:tcW w:w="0" w:type="auto"/>
            <w:vAlign w:val="bottom"/>
          </w:tcPr>
          <w:p w14:paraId="2E25CE7D" w14:textId="77777777" w:rsidR="009C772D" w:rsidRPr="00EC40CA" w:rsidRDefault="009C772D" w:rsidP="00F6402D">
            <w:pPr>
              <w:pStyle w:val="StyleRight0"/>
              <w:keepNext/>
              <w:rPr>
                <w:sz w:val="18"/>
                <w:szCs w:val="16"/>
                <w:lang w:val="en-US"/>
              </w:rPr>
            </w:pPr>
            <w:r w:rsidRPr="00EC40CA">
              <w:rPr>
                <w:rFonts w:ascii="Calibri" w:hAnsi="Calibri" w:cs="Calibri"/>
                <w:color w:val="000000"/>
                <w:sz w:val="18"/>
                <w:szCs w:val="16"/>
              </w:rPr>
              <w:t>17</w:t>
            </w:r>
          </w:p>
        </w:tc>
        <w:tc>
          <w:tcPr>
            <w:tcW w:w="0" w:type="auto"/>
            <w:vAlign w:val="bottom"/>
          </w:tcPr>
          <w:p w14:paraId="7B6F572A" w14:textId="77777777" w:rsidR="009C772D" w:rsidRPr="00EC40CA" w:rsidRDefault="009C772D" w:rsidP="00F6402D">
            <w:pPr>
              <w:pStyle w:val="StyleRight0"/>
              <w:keepNext/>
              <w:rPr>
                <w:sz w:val="18"/>
                <w:szCs w:val="16"/>
                <w:lang w:val="en-US"/>
              </w:rPr>
            </w:pPr>
            <w:r w:rsidRPr="00EC40CA">
              <w:rPr>
                <w:rFonts w:ascii="Calibri" w:hAnsi="Calibri" w:cs="Calibri"/>
                <w:color w:val="000000"/>
                <w:sz w:val="18"/>
                <w:szCs w:val="16"/>
              </w:rPr>
              <w:t>50</w:t>
            </w:r>
          </w:p>
        </w:tc>
        <w:tc>
          <w:tcPr>
            <w:tcW w:w="0" w:type="auto"/>
            <w:vAlign w:val="bottom"/>
          </w:tcPr>
          <w:p w14:paraId="796FEA94" w14:textId="77777777" w:rsidR="009C772D" w:rsidRPr="00EC40CA" w:rsidRDefault="009C772D" w:rsidP="00F6402D">
            <w:pPr>
              <w:pStyle w:val="StyleRight0"/>
              <w:keepNext/>
              <w:rPr>
                <w:sz w:val="18"/>
                <w:szCs w:val="16"/>
                <w:lang w:val="en-US"/>
              </w:rPr>
            </w:pPr>
            <w:r w:rsidRPr="00EC40CA">
              <w:rPr>
                <w:rFonts w:ascii="Calibri" w:hAnsi="Calibri" w:cs="Calibri"/>
                <w:color w:val="000000"/>
                <w:sz w:val="18"/>
                <w:szCs w:val="16"/>
              </w:rPr>
              <w:t>102</w:t>
            </w:r>
          </w:p>
        </w:tc>
        <w:tc>
          <w:tcPr>
            <w:tcW w:w="0" w:type="auto"/>
            <w:vAlign w:val="bottom"/>
          </w:tcPr>
          <w:p w14:paraId="55872793" w14:textId="77777777" w:rsidR="009C772D" w:rsidRPr="00EC40CA" w:rsidRDefault="009C772D" w:rsidP="00F6402D">
            <w:pPr>
              <w:pStyle w:val="StyleRight0"/>
              <w:keepNext/>
              <w:rPr>
                <w:sz w:val="18"/>
                <w:szCs w:val="16"/>
                <w:lang w:val="en-US"/>
              </w:rPr>
            </w:pPr>
            <w:r w:rsidRPr="00EC40CA">
              <w:rPr>
                <w:rFonts w:ascii="Calibri" w:hAnsi="Calibri" w:cs="Calibri"/>
                <w:color w:val="000000"/>
                <w:sz w:val="18"/>
                <w:szCs w:val="16"/>
              </w:rPr>
              <w:t>126</w:t>
            </w:r>
          </w:p>
        </w:tc>
        <w:tc>
          <w:tcPr>
            <w:tcW w:w="0" w:type="auto"/>
            <w:vAlign w:val="bottom"/>
          </w:tcPr>
          <w:p w14:paraId="3D061D53" w14:textId="77777777" w:rsidR="009C772D" w:rsidRPr="00EC40CA" w:rsidRDefault="009C772D" w:rsidP="00F6402D">
            <w:pPr>
              <w:pStyle w:val="StyleRight0"/>
              <w:keepNext/>
              <w:rPr>
                <w:sz w:val="18"/>
                <w:szCs w:val="16"/>
                <w:lang w:val="en-US"/>
              </w:rPr>
            </w:pPr>
            <w:r w:rsidRPr="00EC40CA">
              <w:rPr>
                <w:rFonts w:ascii="Calibri" w:hAnsi="Calibri" w:cs="Calibri"/>
                <w:color w:val="000000"/>
                <w:sz w:val="18"/>
                <w:szCs w:val="16"/>
              </w:rPr>
              <w:t>147</w:t>
            </w:r>
          </w:p>
        </w:tc>
        <w:tc>
          <w:tcPr>
            <w:tcW w:w="521" w:type="dxa"/>
            <w:vAlign w:val="bottom"/>
          </w:tcPr>
          <w:p w14:paraId="2E9FDAB6" w14:textId="77777777" w:rsidR="009C772D" w:rsidRPr="00EC40CA" w:rsidRDefault="009C772D" w:rsidP="00F6402D">
            <w:pPr>
              <w:pStyle w:val="StyleRight0"/>
              <w:keepNext/>
              <w:rPr>
                <w:sz w:val="18"/>
                <w:szCs w:val="16"/>
                <w:lang w:val="en-US"/>
              </w:rPr>
            </w:pPr>
            <w:r w:rsidRPr="00EC40CA">
              <w:rPr>
                <w:rFonts w:ascii="Calibri" w:hAnsi="Calibri" w:cs="Calibri"/>
                <w:color w:val="000000"/>
                <w:sz w:val="18"/>
                <w:szCs w:val="16"/>
              </w:rPr>
              <w:t>115</w:t>
            </w:r>
          </w:p>
        </w:tc>
      </w:tr>
      <w:tr w:rsidR="009C772D" w:rsidRPr="00413282" w14:paraId="50318ED8" w14:textId="77777777" w:rsidTr="00F6402D">
        <w:tc>
          <w:tcPr>
            <w:tcW w:w="1713" w:type="dxa"/>
            <w:vAlign w:val="top"/>
          </w:tcPr>
          <w:p w14:paraId="2FED570B" w14:textId="77777777" w:rsidR="009C772D" w:rsidRPr="006810B4" w:rsidRDefault="009C772D" w:rsidP="00F6402D">
            <w:pPr>
              <w:pStyle w:val="StyleRight0"/>
              <w:keepNext/>
              <w:rPr>
                <w:sz w:val="18"/>
                <w:szCs w:val="16"/>
                <w:lang w:val="en-US"/>
              </w:rPr>
            </w:pPr>
            <w:r w:rsidRPr="006810B4">
              <w:rPr>
                <w:sz w:val="18"/>
                <w:szCs w:val="16"/>
              </w:rPr>
              <w:t>Illegal Domestic</w:t>
            </w:r>
          </w:p>
        </w:tc>
        <w:tc>
          <w:tcPr>
            <w:tcW w:w="0" w:type="auto"/>
            <w:vAlign w:val="top"/>
          </w:tcPr>
          <w:p w14:paraId="3F310F72" w14:textId="77777777" w:rsidR="009C772D" w:rsidRPr="006810B4" w:rsidRDefault="009C772D" w:rsidP="00F6402D">
            <w:pPr>
              <w:pStyle w:val="StyleRight0"/>
              <w:keepNext/>
              <w:rPr>
                <w:b/>
                <w:bCs/>
                <w:sz w:val="18"/>
                <w:szCs w:val="16"/>
                <w:lang w:val="en-US"/>
              </w:rPr>
            </w:pPr>
            <w:r w:rsidRPr="006810B4">
              <w:rPr>
                <w:b/>
                <w:bCs/>
                <w:sz w:val="18"/>
                <w:szCs w:val="16"/>
              </w:rPr>
              <w:t>374</w:t>
            </w:r>
          </w:p>
        </w:tc>
        <w:tc>
          <w:tcPr>
            <w:tcW w:w="0" w:type="auto"/>
            <w:vAlign w:val="top"/>
          </w:tcPr>
          <w:p w14:paraId="582A6912" w14:textId="77777777" w:rsidR="009C772D" w:rsidRPr="006810B4" w:rsidRDefault="009C772D" w:rsidP="00F6402D">
            <w:pPr>
              <w:pStyle w:val="StyleRight0"/>
              <w:keepNext/>
              <w:rPr>
                <w:sz w:val="18"/>
                <w:szCs w:val="16"/>
                <w:lang w:val="en-US"/>
              </w:rPr>
            </w:pPr>
            <w:r w:rsidRPr="006810B4">
              <w:rPr>
                <w:sz w:val="18"/>
                <w:szCs w:val="16"/>
              </w:rPr>
              <w:t>30</w:t>
            </w:r>
          </w:p>
        </w:tc>
        <w:tc>
          <w:tcPr>
            <w:tcW w:w="0" w:type="auto"/>
            <w:vAlign w:val="top"/>
          </w:tcPr>
          <w:p w14:paraId="6E0DBD84" w14:textId="77777777" w:rsidR="009C772D" w:rsidRPr="006810B4" w:rsidRDefault="009C772D" w:rsidP="00F6402D">
            <w:pPr>
              <w:pStyle w:val="StyleRight0"/>
              <w:keepNext/>
              <w:rPr>
                <w:sz w:val="18"/>
                <w:szCs w:val="16"/>
                <w:lang w:val="en-US"/>
              </w:rPr>
            </w:pPr>
            <w:r w:rsidRPr="006810B4">
              <w:rPr>
                <w:sz w:val="18"/>
                <w:szCs w:val="16"/>
              </w:rPr>
              <w:t>19</w:t>
            </w:r>
          </w:p>
        </w:tc>
        <w:tc>
          <w:tcPr>
            <w:tcW w:w="0" w:type="auto"/>
            <w:vAlign w:val="top"/>
          </w:tcPr>
          <w:p w14:paraId="202C52F6" w14:textId="77777777" w:rsidR="009C772D" w:rsidRPr="006810B4" w:rsidRDefault="009C772D" w:rsidP="00F6402D">
            <w:pPr>
              <w:pStyle w:val="StyleRight0"/>
              <w:keepNext/>
              <w:rPr>
                <w:sz w:val="18"/>
                <w:szCs w:val="16"/>
                <w:lang w:val="en-US"/>
              </w:rPr>
            </w:pPr>
            <w:r w:rsidRPr="006810B4">
              <w:rPr>
                <w:sz w:val="18"/>
                <w:szCs w:val="16"/>
              </w:rPr>
              <w:t>26</w:t>
            </w:r>
          </w:p>
        </w:tc>
        <w:tc>
          <w:tcPr>
            <w:tcW w:w="0" w:type="auto"/>
            <w:vAlign w:val="top"/>
          </w:tcPr>
          <w:p w14:paraId="5F777152" w14:textId="77777777" w:rsidR="009C772D" w:rsidRPr="006810B4" w:rsidRDefault="009C772D" w:rsidP="00F6402D">
            <w:pPr>
              <w:pStyle w:val="StyleRight0"/>
              <w:keepNext/>
              <w:rPr>
                <w:sz w:val="18"/>
                <w:szCs w:val="16"/>
                <w:lang w:val="en-US"/>
              </w:rPr>
            </w:pPr>
            <w:r w:rsidRPr="006810B4">
              <w:rPr>
                <w:sz w:val="18"/>
                <w:szCs w:val="16"/>
              </w:rPr>
              <w:t>22</w:t>
            </w:r>
          </w:p>
        </w:tc>
        <w:tc>
          <w:tcPr>
            <w:tcW w:w="0" w:type="auto"/>
            <w:vAlign w:val="top"/>
          </w:tcPr>
          <w:p w14:paraId="04433B59" w14:textId="77777777" w:rsidR="009C772D" w:rsidRPr="006810B4" w:rsidRDefault="009C772D" w:rsidP="00F6402D">
            <w:pPr>
              <w:pStyle w:val="StyleRight0"/>
              <w:keepNext/>
              <w:rPr>
                <w:sz w:val="18"/>
                <w:szCs w:val="16"/>
                <w:lang w:val="en-US"/>
              </w:rPr>
            </w:pPr>
            <w:r w:rsidRPr="006810B4">
              <w:rPr>
                <w:sz w:val="18"/>
                <w:szCs w:val="16"/>
              </w:rPr>
              <w:t>19</w:t>
            </w:r>
          </w:p>
        </w:tc>
        <w:tc>
          <w:tcPr>
            <w:tcW w:w="0" w:type="auto"/>
            <w:vAlign w:val="top"/>
          </w:tcPr>
          <w:p w14:paraId="22486FAB" w14:textId="77777777" w:rsidR="009C772D" w:rsidRPr="006810B4" w:rsidRDefault="009C772D" w:rsidP="00F6402D">
            <w:pPr>
              <w:pStyle w:val="StyleRight0"/>
              <w:keepNext/>
              <w:rPr>
                <w:sz w:val="18"/>
                <w:szCs w:val="16"/>
                <w:lang w:val="en-US"/>
              </w:rPr>
            </w:pPr>
            <w:r w:rsidRPr="006810B4">
              <w:rPr>
                <w:sz w:val="18"/>
                <w:szCs w:val="16"/>
              </w:rPr>
              <w:t>22</w:t>
            </w:r>
          </w:p>
        </w:tc>
        <w:tc>
          <w:tcPr>
            <w:tcW w:w="0" w:type="auto"/>
            <w:vAlign w:val="top"/>
          </w:tcPr>
          <w:p w14:paraId="4FF0BEA6" w14:textId="77777777" w:rsidR="009C772D" w:rsidRPr="006810B4" w:rsidRDefault="009C772D" w:rsidP="00F6402D">
            <w:pPr>
              <w:pStyle w:val="StyleRight0"/>
              <w:keepNext/>
              <w:rPr>
                <w:sz w:val="18"/>
                <w:szCs w:val="16"/>
                <w:lang w:val="en-US"/>
              </w:rPr>
            </w:pPr>
            <w:r w:rsidRPr="006810B4">
              <w:rPr>
                <w:sz w:val="18"/>
                <w:szCs w:val="16"/>
              </w:rPr>
              <w:t>26</w:t>
            </w:r>
          </w:p>
        </w:tc>
        <w:tc>
          <w:tcPr>
            <w:tcW w:w="0" w:type="auto"/>
            <w:vAlign w:val="top"/>
          </w:tcPr>
          <w:p w14:paraId="61CEC3BD" w14:textId="77777777" w:rsidR="009C772D" w:rsidRPr="006810B4" w:rsidRDefault="009C772D" w:rsidP="00F6402D">
            <w:pPr>
              <w:pStyle w:val="StyleRight0"/>
              <w:keepNext/>
              <w:rPr>
                <w:sz w:val="18"/>
                <w:szCs w:val="16"/>
                <w:lang w:val="en-US"/>
              </w:rPr>
            </w:pPr>
            <w:r w:rsidRPr="006810B4">
              <w:rPr>
                <w:sz w:val="18"/>
                <w:szCs w:val="16"/>
              </w:rPr>
              <w:t>37</w:t>
            </w:r>
          </w:p>
        </w:tc>
        <w:tc>
          <w:tcPr>
            <w:tcW w:w="0" w:type="auto"/>
            <w:vAlign w:val="top"/>
          </w:tcPr>
          <w:p w14:paraId="543816E8" w14:textId="77777777" w:rsidR="009C772D" w:rsidRPr="006810B4" w:rsidRDefault="009C772D" w:rsidP="00F6402D">
            <w:pPr>
              <w:pStyle w:val="StyleRight0"/>
              <w:keepNext/>
              <w:rPr>
                <w:sz w:val="18"/>
                <w:szCs w:val="16"/>
                <w:lang w:val="en-US"/>
              </w:rPr>
            </w:pPr>
            <w:r w:rsidRPr="006810B4">
              <w:rPr>
                <w:sz w:val="18"/>
                <w:szCs w:val="16"/>
              </w:rPr>
              <w:t>41</w:t>
            </w:r>
          </w:p>
        </w:tc>
        <w:tc>
          <w:tcPr>
            <w:tcW w:w="0" w:type="auto"/>
            <w:vAlign w:val="top"/>
          </w:tcPr>
          <w:p w14:paraId="06D395AE" w14:textId="77777777" w:rsidR="009C772D" w:rsidRPr="006810B4" w:rsidRDefault="009C772D" w:rsidP="00F6402D">
            <w:pPr>
              <w:pStyle w:val="StyleRight0"/>
              <w:keepNext/>
              <w:rPr>
                <w:sz w:val="18"/>
                <w:szCs w:val="16"/>
                <w:lang w:val="en-US"/>
              </w:rPr>
            </w:pPr>
            <w:r w:rsidRPr="006810B4">
              <w:rPr>
                <w:sz w:val="18"/>
                <w:szCs w:val="16"/>
              </w:rPr>
              <w:t>49</w:t>
            </w:r>
          </w:p>
        </w:tc>
        <w:tc>
          <w:tcPr>
            <w:tcW w:w="0" w:type="auto"/>
            <w:vAlign w:val="top"/>
          </w:tcPr>
          <w:p w14:paraId="7E21EE0D" w14:textId="77777777" w:rsidR="009C772D" w:rsidRPr="006810B4" w:rsidRDefault="009C772D" w:rsidP="00F6402D">
            <w:pPr>
              <w:pStyle w:val="StyleRight0"/>
              <w:keepNext/>
              <w:rPr>
                <w:sz w:val="18"/>
                <w:szCs w:val="16"/>
                <w:lang w:val="en-US"/>
              </w:rPr>
            </w:pPr>
            <w:r w:rsidRPr="006810B4">
              <w:rPr>
                <w:sz w:val="18"/>
                <w:szCs w:val="16"/>
              </w:rPr>
              <w:t>45</w:t>
            </w:r>
          </w:p>
        </w:tc>
        <w:tc>
          <w:tcPr>
            <w:tcW w:w="521" w:type="dxa"/>
            <w:vAlign w:val="top"/>
          </w:tcPr>
          <w:p w14:paraId="76B6719D" w14:textId="77777777" w:rsidR="009C772D" w:rsidRPr="006810B4" w:rsidRDefault="009C772D" w:rsidP="00F6402D">
            <w:pPr>
              <w:pStyle w:val="StyleRight0"/>
              <w:keepNext/>
              <w:rPr>
                <w:sz w:val="18"/>
                <w:szCs w:val="16"/>
                <w:lang w:val="en-US"/>
              </w:rPr>
            </w:pPr>
            <w:r w:rsidRPr="006810B4">
              <w:rPr>
                <w:sz w:val="18"/>
                <w:szCs w:val="16"/>
              </w:rPr>
              <w:t>37</w:t>
            </w:r>
          </w:p>
        </w:tc>
      </w:tr>
      <w:tr w:rsidR="009C772D" w:rsidRPr="00413282" w14:paraId="75AE1186" w14:textId="77777777" w:rsidTr="00F6402D">
        <w:tc>
          <w:tcPr>
            <w:tcW w:w="1713" w:type="dxa"/>
            <w:vAlign w:val="top"/>
          </w:tcPr>
          <w:p w14:paraId="1841C339" w14:textId="77777777" w:rsidR="009C772D" w:rsidRPr="006810B4" w:rsidRDefault="009C772D" w:rsidP="00F6402D">
            <w:pPr>
              <w:pStyle w:val="StyleRight0"/>
              <w:keepNext/>
              <w:rPr>
                <w:rFonts w:ascii="Calibri" w:hAnsi="Calibri" w:cs="Calibri"/>
                <w:color w:val="000000"/>
                <w:sz w:val="18"/>
                <w:szCs w:val="16"/>
              </w:rPr>
            </w:pPr>
            <w:r w:rsidRPr="006810B4">
              <w:rPr>
                <w:sz w:val="18"/>
                <w:szCs w:val="16"/>
              </w:rPr>
              <w:t>Municipal DDW</w:t>
            </w:r>
          </w:p>
        </w:tc>
        <w:tc>
          <w:tcPr>
            <w:tcW w:w="0" w:type="auto"/>
            <w:vAlign w:val="top"/>
          </w:tcPr>
          <w:p w14:paraId="2DEB1183" w14:textId="77777777" w:rsidR="009C772D" w:rsidRPr="006810B4" w:rsidRDefault="009C772D" w:rsidP="00F6402D">
            <w:pPr>
              <w:pStyle w:val="StyleRight0"/>
              <w:keepNext/>
              <w:rPr>
                <w:rFonts w:ascii="Calibri" w:hAnsi="Calibri" w:cs="Calibri"/>
                <w:b/>
                <w:bCs/>
                <w:color w:val="000000"/>
                <w:sz w:val="18"/>
                <w:szCs w:val="16"/>
              </w:rPr>
            </w:pPr>
            <w:r w:rsidRPr="006810B4">
              <w:rPr>
                <w:b/>
                <w:bCs/>
                <w:sz w:val="18"/>
                <w:szCs w:val="16"/>
              </w:rPr>
              <w:t>71</w:t>
            </w:r>
          </w:p>
        </w:tc>
        <w:tc>
          <w:tcPr>
            <w:tcW w:w="0" w:type="auto"/>
            <w:vAlign w:val="top"/>
          </w:tcPr>
          <w:p w14:paraId="2E0BA416" w14:textId="77777777" w:rsidR="009C772D" w:rsidRPr="006810B4" w:rsidRDefault="009C772D" w:rsidP="00F6402D">
            <w:pPr>
              <w:pStyle w:val="StyleRight0"/>
              <w:keepNext/>
              <w:rPr>
                <w:rFonts w:ascii="Calibri" w:hAnsi="Calibri" w:cs="Calibri"/>
                <w:color w:val="000000"/>
                <w:sz w:val="18"/>
                <w:szCs w:val="16"/>
              </w:rPr>
            </w:pPr>
            <w:r w:rsidRPr="006810B4">
              <w:rPr>
                <w:sz w:val="18"/>
                <w:szCs w:val="16"/>
              </w:rPr>
              <w:t>5</w:t>
            </w:r>
          </w:p>
        </w:tc>
        <w:tc>
          <w:tcPr>
            <w:tcW w:w="0" w:type="auto"/>
            <w:vAlign w:val="top"/>
          </w:tcPr>
          <w:p w14:paraId="0FA29D23" w14:textId="77777777" w:rsidR="009C772D" w:rsidRPr="006810B4" w:rsidRDefault="009C772D" w:rsidP="00F6402D">
            <w:pPr>
              <w:pStyle w:val="StyleRight0"/>
              <w:keepNext/>
              <w:rPr>
                <w:rFonts w:ascii="Calibri" w:hAnsi="Calibri" w:cs="Calibri"/>
                <w:color w:val="000000"/>
                <w:sz w:val="18"/>
                <w:szCs w:val="16"/>
              </w:rPr>
            </w:pPr>
            <w:r w:rsidRPr="006810B4">
              <w:rPr>
                <w:sz w:val="18"/>
                <w:szCs w:val="16"/>
              </w:rPr>
              <w:t>4</w:t>
            </w:r>
          </w:p>
        </w:tc>
        <w:tc>
          <w:tcPr>
            <w:tcW w:w="0" w:type="auto"/>
            <w:vAlign w:val="top"/>
          </w:tcPr>
          <w:p w14:paraId="6C730395" w14:textId="77777777" w:rsidR="009C772D" w:rsidRPr="006810B4" w:rsidRDefault="009C772D" w:rsidP="00F6402D">
            <w:pPr>
              <w:pStyle w:val="StyleRight0"/>
              <w:keepNext/>
              <w:rPr>
                <w:rFonts w:ascii="Calibri" w:hAnsi="Calibri" w:cs="Calibri"/>
                <w:color w:val="000000"/>
                <w:sz w:val="18"/>
                <w:szCs w:val="16"/>
              </w:rPr>
            </w:pPr>
            <w:r w:rsidRPr="006810B4">
              <w:rPr>
                <w:sz w:val="18"/>
                <w:szCs w:val="16"/>
              </w:rPr>
              <w:t>5</w:t>
            </w:r>
          </w:p>
        </w:tc>
        <w:tc>
          <w:tcPr>
            <w:tcW w:w="0" w:type="auto"/>
            <w:vAlign w:val="top"/>
          </w:tcPr>
          <w:p w14:paraId="135D49FE" w14:textId="77777777" w:rsidR="009C772D" w:rsidRPr="006810B4" w:rsidRDefault="009C772D" w:rsidP="00F6402D">
            <w:pPr>
              <w:pStyle w:val="StyleRight0"/>
              <w:keepNext/>
              <w:rPr>
                <w:rFonts w:ascii="Calibri" w:hAnsi="Calibri" w:cs="Calibri"/>
                <w:color w:val="000000"/>
                <w:sz w:val="18"/>
                <w:szCs w:val="16"/>
              </w:rPr>
            </w:pPr>
            <w:r w:rsidRPr="006810B4">
              <w:rPr>
                <w:sz w:val="18"/>
                <w:szCs w:val="16"/>
              </w:rPr>
              <w:t>6</w:t>
            </w:r>
          </w:p>
        </w:tc>
        <w:tc>
          <w:tcPr>
            <w:tcW w:w="0" w:type="auto"/>
            <w:vAlign w:val="top"/>
          </w:tcPr>
          <w:p w14:paraId="7CEC473F" w14:textId="77777777" w:rsidR="009C772D" w:rsidRPr="006810B4" w:rsidRDefault="009C772D" w:rsidP="00F6402D">
            <w:pPr>
              <w:pStyle w:val="StyleRight0"/>
              <w:keepNext/>
              <w:rPr>
                <w:rFonts w:ascii="Calibri" w:hAnsi="Calibri" w:cs="Calibri"/>
                <w:color w:val="000000"/>
                <w:sz w:val="18"/>
                <w:szCs w:val="16"/>
              </w:rPr>
            </w:pPr>
            <w:r w:rsidRPr="006810B4">
              <w:rPr>
                <w:sz w:val="18"/>
                <w:szCs w:val="16"/>
              </w:rPr>
              <w:t>5</w:t>
            </w:r>
          </w:p>
        </w:tc>
        <w:tc>
          <w:tcPr>
            <w:tcW w:w="0" w:type="auto"/>
            <w:vAlign w:val="top"/>
          </w:tcPr>
          <w:p w14:paraId="0F764203" w14:textId="77777777" w:rsidR="009C772D" w:rsidRPr="006810B4" w:rsidRDefault="009C772D" w:rsidP="00F6402D">
            <w:pPr>
              <w:pStyle w:val="StyleRight0"/>
              <w:keepNext/>
              <w:rPr>
                <w:rFonts w:ascii="Calibri" w:hAnsi="Calibri" w:cs="Calibri"/>
                <w:color w:val="000000"/>
                <w:sz w:val="18"/>
                <w:szCs w:val="16"/>
              </w:rPr>
            </w:pPr>
            <w:r w:rsidRPr="006810B4">
              <w:rPr>
                <w:sz w:val="18"/>
                <w:szCs w:val="16"/>
              </w:rPr>
              <w:t>7</w:t>
            </w:r>
          </w:p>
        </w:tc>
        <w:tc>
          <w:tcPr>
            <w:tcW w:w="0" w:type="auto"/>
            <w:vAlign w:val="top"/>
          </w:tcPr>
          <w:p w14:paraId="46CF25F6" w14:textId="77777777" w:rsidR="009C772D" w:rsidRPr="006810B4" w:rsidRDefault="009C772D" w:rsidP="00F6402D">
            <w:pPr>
              <w:pStyle w:val="StyleRight0"/>
              <w:keepNext/>
              <w:rPr>
                <w:rFonts w:ascii="Calibri" w:hAnsi="Calibri" w:cs="Calibri"/>
                <w:color w:val="000000"/>
                <w:sz w:val="18"/>
                <w:szCs w:val="16"/>
              </w:rPr>
            </w:pPr>
            <w:r w:rsidRPr="006810B4">
              <w:rPr>
                <w:sz w:val="18"/>
                <w:szCs w:val="16"/>
              </w:rPr>
              <w:t>7</w:t>
            </w:r>
          </w:p>
        </w:tc>
        <w:tc>
          <w:tcPr>
            <w:tcW w:w="0" w:type="auto"/>
            <w:vAlign w:val="top"/>
          </w:tcPr>
          <w:p w14:paraId="13F0230A" w14:textId="77777777" w:rsidR="009C772D" w:rsidRPr="006810B4" w:rsidRDefault="009C772D" w:rsidP="00F6402D">
            <w:pPr>
              <w:pStyle w:val="StyleRight0"/>
              <w:keepNext/>
              <w:rPr>
                <w:rFonts w:ascii="Calibri" w:hAnsi="Calibri" w:cs="Calibri"/>
                <w:color w:val="000000"/>
                <w:sz w:val="18"/>
                <w:szCs w:val="16"/>
              </w:rPr>
            </w:pPr>
            <w:r w:rsidRPr="006810B4">
              <w:rPr>
                <w:sz w:val="18"/>
                <w:szCs w:val="16"/>
              </w:rPr>
              <w:t>8</w:t>
            </w:r>
          </w:p>
        </w:tc>
        <w:tc>
          <w:tcPr>
            <w:tcW w:w="0" w:type="auto"/>
            <w:vAlign w:val="top"/>
          </w:tcPr>
          <w:p w14:paraId="7E7CF3D9" w14:textId="77777777" w:rsidR="009C772D" w:rsidRPr="006810B4" w:rsidRDefault="009C772D" w:rsidP="00F6402D">
            <w:pPr>
              <w:pStyle w:val="StyleRight0"/>
              <w:keepNext/>
              <w:rPr>
                <w:rFonts w:ascii="Calibri" w:hAnsi="Calibri" w:cs="Calibri"/>
                <w:color w:val="000000"/>
                <w:sz w:val="18"/>
                <w:szCs w:val="16"/>
              </w:rPr>
            </w:pPr>
            <w:r w:rsidRPr="006810B4">
              <w:rPr>
                <w:sz w:val="18"/>
                <w:szCs w:val="16"/>
              </w:rPr>
              <w:t>6</w:t>
            </w:r>
          </w:p>
        </w:tc>
        <w:tc>
          <w:tcPr>
            <w:tcW w:w="0" w:type="auto"/>
            <w:vAlign w:val="top"/>
          </w:tcPr>
          <w:p w14:paraId="1AA3B509" w14:textId="77777777" w:rsidR="009C772D" w:rsidRPr="006810B4" w:rsidRDefault="009C772D" w:rsidP="00F6402D">
            <w:pPr>
              <w:pStyle w:val="StyleRight0"/>
              <w:keepNext/>
              <w:rPr>
                <w:rFonts w:ascii="Calibri" w:hAnsi="Calibri" w:cs="Calibri"/>
                <w:color w:val="000000"/>
                <w:sz w:val="18"/>
                <w:szCs w:val="16"/>
              </w:rPr>
            </w:pPr>
            <w:r w:rsidRPr="006810B4">
              <w:rPr>
                <w:sz w:val="18"/>
                <w:szCs w:val="16"/>
              </w:rPr>
              <w:t>7</w:t>
            </w:r>
          </w:p>
        </w:tc>
        <w:tc>
          <w:tcPr>
            <w:tcW w:w="0" w:type="auto"/>
            <w:vAlign w:val="top"/>
          </w:tcPr>
          <w:p w14:paraId="1564CEA6" w14:textId="77777777" w:rsidR="009C772D" w:rsidRPr="006810B4" w:rsidRDefault="009C772D" w:rsidP="00F6402D">
            <w:pPr>
              <w:pStyle w:val="StyleRight0"/>
              <w:keepNext/>
              <w:rPr>
                <w:rFonts w:ascii="Calibri" w:hAnsi="Calibri" w:cs="Calibri"/>
                <w:color w:val="000000"/>
                <w:sz w:val="18"/>
                <w:szCs w:val="16"/>
              </w:rPr>
            </w:pPr>
            <w:r w:rsidRPr="006810B4">
              <w:rPr>
                <w:sz w:val="18"/>
                <w:szCs w:val="16"/>
              </w:rPr>
              <w:t>6</w:t>
            </w:r>
          </w:p>
        </w:tc>
        <w:tc>
          <w:tcPr>
            <w:tcW w:w="521" w:type="dxa"/>
            <w:vAlign w:val="top"/>
          </w:tcPr>
          <w:p w14:paraId="57586881" w14:textId="77777777" w:rsidR="009C772D" w:rsidRPr="006810B4" w:rsidRDefault="009C772D" w:rsidP="00F6402D">
            <w:pPr>
              <w:pStyle w:val="StyleRight0"/>
              <w:keepNext/>
              <w:rPr>
                <w:rFonts w:ascii="Calibri" w:hAnsi="Calibri" w:cs="Calibri"/>
                <w:color w:val="000000"/>
                <w:sz w:val="18"/>
                <w:szCs w:val="16"/>
              </w:rPr>
            </w:pPr>
            <w:r w:rsidRPr="006810B4">
              <w:rPr>
                <w:sz w:val="18"/>
                <w:szCs w:val="16"/>
              </w:rPr>
              <w:t>6</w:t>
            </w:r>
          </w:p>
        </w:tc>
      </w:tr>
      <w:tr w:rsidR="009C772D" w:rsidRPr="00413282" w14:paraId="128616D6" w14:textId="77777777" w:rsidTr="00F6402D">
        <w:tc>
          <w:tcPr>
            <w:tcW w:w="1713" w:type="dxa"/>
            <w:vAlign w:val="bottom"/>
          </w:tcPr>
          <w:p w14:paraId="31E33AC4" w14:textId="77777777" w:rsidR="009C772D" w:rsidRPr="00EC40CA" w:rsidRDefault="009C772D" w:rsidP="00F6402D">
            <w:pPr>
              <w:pStyle w:val="StyleRight0"/>
              <w:keepNext/>
              <w:rPr>
                <w:sz w:val="18"/>
                <w:szCs w:val="16"/>
                <w:lang w:val="en-US"/>
              </w:rPr>
            </w:pPr>
            <w:r w:rsidRPr="00EC40CA">
              <w:rPr>
                <w:rFonts w:ascii="Calibri" w:hAnsi="Calibri" w:cs="Calibri"/>
                <w:b/>
                <w:bCs/>
                <w:color w:val="000000"/>
                <w:sz w:val="18"/>
                <w:szCs w:val="16"/>
              </w:rPr>
              <w:t>Total</w:t>
            </w:r>
          </w:p>
        </w:tc>
        <w:tc>
          <w:tcPr>
            <w:tcW w:w="0" w:type="auto"/>
            <w:vAlign w:val="bottom"/>
          </w:tcPr>
          <w:p w14:paraId="7552390E" w14:textId="77777777" w:rsidR="009C772D" w:rsidRPr="00EC40CA" w:rsidRDefault="009C772D" w:rsidP="00F6402D">
            <w:pPr>
              <w:pStyle w:val="StyleRight0"/>
              <w:keepNext/>
              <w:rPr>
                <w:sz w:val="18"/>
                <w:szCs w:val="16"/>
                <w:lang w:val="en-US"/>
              </w:rPr>
            </w:pPr>
            <w:r w:rsidRPr="00EC40CA">
              <w:rPr>
                <w:rFonts w:ascii="Calibri" w:hAnsi="Calibri" w:cs="Calibri"/>
                <w:b/>
                <w:bCs/>
                <w:color w:val="000000"/>
                <w:sz w:val="18"/>
                <w:szCs w:val="16"/>
              </w:rPr>
              <w:t>5007</w:t>
            </w:r>
          </w:p>
        </w:tc>
        <w:tc>
          <w:tcPr>
            <w:tcW w:w="0" w:type="auto"/>
            <w:vAlign w:val="bottom"/>
          </w:tcPr>
          <w:p w14:paraId="6E63D5B4" w14:textId="77777777" w:rsidR="009C772D" w:rsidRPr="00EC40CA" w:rsidRDefault="009C772D" w:rsidP="00F6402D">
            <w:pPr>
              <w:pStyle w:val="StyleRight0"/>
              <w:keepNext/>
              <w:rPr>
                <w:sz w:val="18"/>
                <w:szCs w:val="16"/>
                <w:lang w:val="en-US"/>
              </w:rPr>
            </w:pPr>
            <w:r w:rsidRPr="00EC40CA">
              <w:rPr>
                <w:rFonts w:ascii="Calibri" w:hAnsi="Calibri" w:cs="Calibri"/>
                <w:b/>
                <w:bCs/>
                <w:color w:val="000000"/>
                <w:sz w:val="18"/>
                <w:szCs w:val="16"/>
              </w:rPr>
              <w:t>385</w:t>
            </w:r>
          </w:p>
        </w:tc>
        <w:tc>
          <w:tcPr>
            <w:tcW w:w="0" w:type="auto"/>
            <w:vAlign w:val="bottom"/>
          </w:tcPr>
          <w:p w14:paraId="070A51E8" w14:textId="77777777" w:rsidR="009C772D" w:rsidRPr="00EC40CA" w:rsidRDefault="009C772D" w:rsidP="00F6402D">
            <w:pPr>
              <w:pStyle w:val="StyleRight0"/>
              <w:keepNext/>
              <w:rPr>
                <w:sz w:val="18"/>
                <w:szCs w:val="16"/>
                <w:lang w:val="en-US"/>
              </w:rPr>
            </w:pPr>
            <w:r w:rsidRPr="00EC40CA">
              <w:rPr>
                <w:rFonts w:ascii="Calibri" w:hAnsi="Calibri" w:cs="Calibri"/>
                <w:b/>
                <w:bCs/>
                <w:color w:val="000000"/>
                <w:sz w:val="18"/>
                <w:szCs w:val="16"/>
              </w:rPr>
              <w:t>570</w:t>
            </w:r>
          </w:p>
        </w:tc>
        <w:tc>
          <w:tcPr>
            <w:tcW w:w="0" w:type="auto"/>
            <w:vAlign w:val="bottom"/>
          </w:tcPr>
          <w:p w14:paraId="31F4D9F8" w14:textId="77777777" w:rsidR="009C772D" w:rsidRPr="00EC40CA" w:rsidRDefault="009C772D" w:rsidP="00F6402D">
            <w:pPr>
              <w:pStyle w:val="StyleRight0"/>
              <w:keepNext/>
              <w:rPr>
                <w:sz w:val="18"/>
                <w:szCs w:val="16"/>
                <w:lang w:val="en-US"/>
              </w:rPr>
            </w:pPr>
            <w:r w:rsidRPr="00EC40CA">
              <w:rPr>
                <w:rFonts w:ascii="Calibri" w:hAnsi="Calibri" w:cs="Calibri"/>
                <w:b/>
                <w:bCs/>
                <w:color w:val="000000"/>
                <w:sz w:val="18"/>
                <w:szCs w:val="16"/>
              </w:rPr>
              <w:t>305</w:t>
            </w:r>
          </w:p>
        </w:tc>
        <w:tc>
          <w:tcPr>
            <w:tcW w:w="0" w:type="auto"/>
            <w:vAlign w:val="bottom"/>
          </w:tcPr>
          <w:p w14:paraId="195ACAC6" w14:textId="77777777" w:rsidR="009C772D" w:rsidRPr="00EC40CA" w:rsidRDefault="009C772D" w:rsidP="00F6402D">
            <w:pPr>
              <w:pStyle w:val="StyleRight0"/>
              <w:keepNext/>
              <w:rPr>
                <w:sz w:val="18"/>
                <w:szCs w:val="16"/>
                <w:lang w:val="en-US"/>
              </w:rPr>
            </w:pPr>
            <w:r w:rsidRPr="00EC40CA">
              <w:rPr>
                <w:rFonts w:ascii="Calibri" w:hAnsi="Calibri" w:cs="Calibri"/>
                <w:b/>
                <w:bCs/>
                <w:color w:val="000000"/>
                <w:sz w:val="18"/>
                <w:szCs w:val="16"/>
              </w:rPr>
              <w:t>354</w:t>
            </w:r>
          </w:p>
        </w:tc>
        <w:tc>
          <w:tcPr>
            <w:tcW w:w="0" w:type="auto"/>
            <w:vAlign w:val="bottom"/>
          </w:tcPr>
          <w:p w14:paraId="4B21D2F0" w14:textId="77777777" w:rsidR="009C772D" w:rsidRPr="00EC40CA" w:rsidRDefault="009C772D" w:rsidP="00F6402D">
            <w:pPr>
              <w:pStyle w:val="StyleRight0"/>
              <w:keepNext/>
              <w:rPr>
                <w:sz w:val="18"/>
                <w:szCs w:val="16"/>
                <w:lang w:val="en-US"/>
              </w:rPr>
            </w:pPr>
            <w:r w:rsidRPr="00EC40CA">
              <w:rPr>
                <w:rFonts w:ascii="Calibri" w:hAnsi="Calibri" w:cs="Calibri"/>
                <w:b/>
                <w:bCs/>
                <w:color w:val="000000"/>
                <w:sz w:val="18"/>
                <w:szCs w:val="16"/>
              </w:rPr>
              <w:t>337</w:t>
            </w:r>
          </w:p>
        </w:tc>
        <w:tc>
          <w:tcPr>
            <w:tcW w:w="0" w:type="auto"/>
            <w:vAlign w:val="bottom"/>
          </w:tcPr>
          <w:p w14:paraId="6BA62630" w14:textId="77777777" w:rsidR="009C772D" w:rsidRPr="00EC40CA" w:rsidRDefault="009C772D" w:rsidP="00F6402D">
            <w:pPr>
              <w:pStyle w:val="StyleRight0"/>
              <w:keepNext/>
              <w:rPr>
                <w:sz w:val="18"/>
                <w:szCs w:val="16"/>
                <w:lang w:val="en-US"/>
              </w:rPr>
            </w:pPr>
            <w:r w:rsidRPr="00EC40CA">
              <w:rPr>
                <w:rFonts w:ascii="Calibri" w:hAnsi="Calibri" w:cs="Calibri"/>
                <w:b/>
                <w:bCs/>
                <w:color w:val="000000"/>
                <w:sz w:val="18"/>
                <w:szCs w:val="16"/>
              </w:rPr>
              <w:t>341</w:t>
            </w:r>
          </w:p>
        </w:tc>
        <w:tc>
          <w:tcPr>
            <w:tcW w:w="0" w:type="auto"/>
            <w:vAlign w:val="bottom"/>
          </w:tcPr>
          <w:p w14:paraId="6013F9F2" w14:textId="77777777" w:rsidR="009C772D" w:rsidRPr="00EC40CA" w:rsidRDefault="009C772D" w:rsidP="00F6402D">
            <w:pPr>
              <w:pStyle w:val="StyleRight0"/>
              <w:keepNext/>
              <w:rPr>
                <w:sz w:val="18"/>
                <w:szCs w:val="16"/>
                <w:lang w:val="en-US"/>
              </w:rPr>
            </w:pPr>
            <w:r w:rsidRPr="00EC40CA">
              <w:rPr>
                <w:rFonts w:ascii="Calibri" w:hAnsi="Calibri" w:cs="Calibri"/>
                <w:b/>
                <w:bCs/>
                <w:color w:val="000000"/>
                <w:sz w:val="18"/>
                <w:szCs w:val="16"/>
              </w:rPr>
              <w:t>275</w:t>
            </w:r>
          </w:p>
        </w:tc>
        <w:tc>
          <w:tcPr>
            <w:tcW w:w="0" w:type="auto"/>
            <w:vAlign w:val="bottom"/>
          </w:tcPr>
          <w:p w14:paraId="79689227" w14:textId="77777777" w:rsidR="009C772D" w:rsidRPr="00EC40CA" w:rsidRDefault="009C772D" w:rsidP="00F6402D">
            <w:pPr>
              <w:pStyle w:val="StyleRight0"/>
              <w:keepNext/>
              <w:rPr>
                <w:sz w:val="18"/>
                <w:szCs w:val="16"/>
                <w:lang w:val="en-US"/>
              </w:rPr>
            </w:pPr>
            <w:r w:rsidRPr="00EC40CA">
              <w:rPr>
                <w:rFonts w:ascii="Calibri" w:hAnsi="Calibri" w:cs="Calibri"/>
                <w:b/>
                <w:bCs/>
                <w:color w:val="000000"/>
                <w:sz w:val="18"/>
                <w:szCs w:val="16"/>
              </w:rPr>
              <w:t>336</w:t>
            </w:r>
          </w:p>
        </w:tc>
        <w:tc>
          <w:tcPr>
            <w:tcW w:w="0" w:type="auto"/>
            <w:vAlign w:val="bottom"/>
          </w:tcPr>
          <w:p w14:paraId="3BBBC8D2" w14:textId="77777777" w:rsidR="009C772D" w:rsidRPr="00EC40CA" w:rsidRDefault="009C772D" w:rsidP="00F6402D">
            <w:pPr>
              <w:pStyle w:val="StyleRight0"/>
              <w:keepNext/>
              <w:rPr>
                <w:sz w:val="18"/>
                <w:szCs w:val="16"/>
                <w:lang w:val="en-US"/>
              </w:rPr>
            </w:pPr>
            <w:r w:rsidRPr="00EC40CA">
              <w:rPr>
                <w:rFonts w:ascii="Calibri" w:hAnsi="Calibri" w:cs="Calibri"/>
                <w:b/>
                <w:bCs/>
                <w:color w:val="000000"/>
                <w:sz w:val="18"/>
                <w:szCs w:val="16"/>
              </w:rPr>
              <w:t>482</w:t>
            </w:r>
          </w:p>
        </w:tc>
        <w:tc>
          <w:tcPr>
            <w:tcW w:w="0" w:type="auto"/>
            <w:vAlign w:val="bottom"/>
          </w:tcPr>
          <w:p w14:paraId="2E13F46F" w14:textId="77777777" w:rsidR="009C772D" w:rsidRPr="00EC40CA" w:rsidRDefault="009C772D" w:rsidP="00F6402D">
            <w:pPr>
              <w:pStyle w:val="StyleRight0"/>
              <w:keepNext/>
              <w:rPr>
                <w:sz w:val="18"/>
                <w:szCs w:val="16"/>
                <w:lang w:val="en-US"/>
              </w:rPr>
            </w:pPr>
            <w:r w:rsidRPr="00EC40CA">
              <w:rPr>
                <w:rFonts w:ascii="Calibri" w:hAnsi="Calibri" w:cs="Calibri"/>
                <w:b/>
                <w:bCs/>
                <w:color w:val="000000"/>
                <w:sz w:val="18"/>
                <w:szCs w:val="16"/>
              </w:rPr>
              <w:t>557</w:t>
            </w:r>
          </w:p>
        </w:tc>
        <w:tc>
          <w:tcPr>
            <w:tcW w:w="0" w:type="auto"/>
            <w:vAlign w:val="bottom"/>
          </w:tcPr>
          <w:p w14:paraId="4E951F7D" w14:textId="77777777" w:rsidR="009C772D" w:rsidRPr="00EC40CA" w:rsidRDefault="009C772D" w:rsidP="00F6402D">
            <w:pPr>
              <w:pStyle w:val="StyleRight0"/>
              <w:keepNext/>
              <w:rPr>
                <w:sz w:val="18"/>
                <w:szCs w:val="16"/>
                <w:lang w:val="en-US"/>
              </w:rPr>
            </w:pPr>
            <w:r w:rsidRPr="00EC40CA">
              <w:rPr>
                <w:rFonts w:ascii="Calibri" w:hAnsi="Calibri" w:cs="Calibri"/>
                <w:b/>
                <w:bCs/>
                <w:color w:val="000000"/>
                <w:sz w:val="18"/>
                <w:szCs w:val="16"/>
              </w:rPr>
              <w:t>582</w:t>
            </w:r>
          </w:p>
        </w:tc>
        <w:tc>
          <w:tcPr>
            <w:tcW w:w="521" w:type="dxa"/>
            <w:vAlign w:val="bottom"/>
          </w:tcPr>
          <w:p w14:paraId="49E5DE18" w14:textId="77777777" w:rsidR="009C772D" w:rsidRPr="00EC40CA" w:rsidRDefault="009C772D" w:rsidP="00F6402D">
            <w:pPr>
              <w:pStyle w:val="StyleRight0"/>
              <w:keepNext/>
              <w:rPr>
                <w:sz w:val="18"/>
                <w:szCs w:val="16"/>
                <w:lang w:val="en-US"/>
              </w:rPr>
            </w:pPr>
            <w:r w:rsidRPr="00EC40CA">
              <w:rPr>
                <w:rFonts w:ascii="Calibri" w:hAnsi="Calibri" w:cs="Calibri"/>
                <w:b/>
                <w:bCs/>
                <w:color w:val="000000"/>
                <w:sz w:val="18"/>
                <w:szCs w:val="16"/>
              </w:rPr>
              <w:t>482</w:t>
            </w:r>
          </w:p>
        </w:tc>
      </w:tr>
    </w:tbl>
    <w:p w14:paraId="1382628F" w14:textId="7F2A8254" w:rsidR="00CB1486" w:rsidRDefault="00CB1486">
      <w:pPr>
        <w:spacing w:before="0" w:after="0" w:line="240" w:lineRule="auto"/>
        <w:ind w:right="0"/>
        <w:rPr>
          <w:b/>
          <w:color w:val="303B41" w:themeColor="text2"/>
          <w:sz w:val="19"/>
        </w:rPr>
      </w:pPr>
      <w:bookmarkStart w:id="169" w:name="_Ref57884179"/>
      <w:bookmarkEnd w:id="164"/>
      <w:bookmarkEnd w:id="165"/>
    </w:p>
    <w:p w14:paraId="713E47B1" w14:textId="6734B0EC" w:rsidR="00CB1486" w:rsidRDefault="00CB1486" w:rsidP="0082676F">
      <w:pPr>
        <w:pStyle w:val="TableFigureTitle"/>
        <w:rPr>
          <w:lang w:val="en-US"/>
        </w:rPr>
      </w:pPr>
      <w:bookmarkStart w:id="170" w:name="_Ref57884180"/>
      <w:bookmarkEnd w:id="169"/>
      <w:r>
        <w:t xml:space="preserve">Table </w:t>
      </w:r>
      <w:fldSimple w:instr=" STYLEREF 1 \s ">
        <w:r w:rsidR="006E011C">
          <w:rPr>
            <w:noProof/>
          </w:rPr>
          <w:t>7</w:t>
        </w:r>
      </w:fldSimple>
      <w:r w:rsidR="006E011C">
        <w:t>.</w:t>
      </w:r>
      <w:fldSimple w:instr=" SEQ Table \* ARABIC \s 1 ">
        <w:r w:rsidR="006E011C">
          <w:rPr>
            <w:noProof/>
          </w:rPr>
          <w:t>3</w:t>
        </w:r>
      </w:fldSimple>
      <w:bookmarkEnd w:id="170"/>
      <w:r>
        <w:t xml:space="preserve"> </w:t>
      </w:r>
      <w:r>
        <w:rPr>
          <w:lang w:val="en-US"/>
        </w:rPr>
        <w:t>Permitted</w:t>
      </w:r>
      <w:r w:rsidRPr="00413282">
        <w:rPr>
          <w:lang w:val="en-US"/>
        </w:rPr>
        <w:t xml:space="preserve"> </w:t>
      </w:r>
      <w:r w:rsidR="00D75BA4">
        <w:rPr>
          <w:lang w:val="en-US"/>
        </w:rPr>
        <w:t>w</w:t>
      </w:r>
      <w:r>
        <w:rPr>
          <w:lang w:val="en-US"/>
        </w:rPr>
        <w:t xml:space="preserve">ater </w:t>
      </w:r>
      <w:r w:rsidR="00D75BA4">
        <w:rPr>
          <w:lang w:val="en-US"/>
        </w:rPr>
        <w:t>u</w:t>
      </w:r>
      <w:r>
        <w:rPr>
          <w:lang w:val="en-US"/>
        </w:rPr>
        <w:t xml:space="preserve">se </w:t>
      </w:r>
      <w:r w:rsidR="004A0D99">
        <w:rPr>
          <w:lang w:val="en-US"/>
        </w:rPr>
        <w:t>s</w:t>
      </w:r>
      <w:r>
        <w:rPr>
          <w:lang w:val="en-US"/>
        </w:rPr>
        <w:t>cenario</w:t>
      </w:r>
      <w:r w:rsidRPr="00413282">
        <w:rPr>
          <w:lang w:val="en-US"/>
        </w:rPr>
        <w:t xml:space="preserve"> basin</w:t>
      </w:r>
      <w:r>
        <w:rPr>
          <w:lang w:val="en-US"/>
        </w:rPr>
        <w:t>-</w:t>
      </w:r>
      <w:r w:rsidRPr="00413282">
        <w:rPr>
          <w:lang w:val="en-US"/>
        </w:rPr>
        <w:t>wide diverted total</w:t>
      </w:r>
      <w:r>
        <w:rPr>
          <w:lang w:val="en-US"/>
        </w:rPr>
        <w:t xml:space="preserve"> (</w:t>
      </w:r>
      <w:r w:rsidR="00D75BA4">
        <w:rPr>
          <w:lang w:val="en-US"/>
        </w:rPr>
        <w:t>AF</w:t>
      </w:r>
      <w:r>
        <w:rPr>
          <w:lang w:val="en-US"/>
        </w:rPr>
        <w:t>)</w:t>
      </w:r>
      <w:r w:rsidRPr="00413282">
        <w:rPr>
          <w:lang w:val="en-US"/>
        </w:rPr>
        <w:t>.</w:t>
      </w:r>
    </w:p>
    <w:tbl>
      <w:tblPr>
        <w:tblStyle w:val="TableGrid"/>
        <w:tblW w:w="0" w:type="auto"/>
        <w:tblInd w:w="-360" w:type="dxa"/>
        <w:tblLook w:val="04A0" w:firstRow="1" w:lastRow="0" w:firstColumn="1" w:lastColumn="0" w:noHBand="0" w:noVBand="1"/>
      </w:tblPr>
      <w:tblGrid>
        <w:gridCol w:w="1713"/>
        <w:gridCol w:w="748"/>
        <w:gridCol w:w="490"/>
        <w:gridCol w:w="509"/>
        <w:gridCol w:w="493"/>
        <w:gridCol w:w="490"/>
        <w:gridCol w:w="490"/>
        <w:gridCol w:w="519"/>
        <w:gridCol w:w="490"/>
        <w:gridCol w:w="538"/>
        <w:gridCol w:w="490"/>
        <w:gridCol w:w="490"/>
        <w:gridCol w:w="500"/>
        <w:gridCol w:w="521"/>
      </w:tblGrid>
      <w:tr w:rsidR="00CB1486" w:rsidRPr="00CB1486" w14:paraId="0D26BE6F" w14:textId="77777777" w:rsidTr="00D75BA4">
        <w:trPr>
          <w:cnfStyle w:val="100000000000" w:firstRow="1" w:lastRow="0" w:firstColumn="0" w:lastColumn="0" w:oddVBand="0" w:evenVBand="0" w:oddHBand="0" w:evenHBand="0" w:firstRowFirstColumn="0" w:firstRowLastColumn="0" w:lastRowFirstColumn="0" w:lastRowLastColumn="0"/>
        </w:trPr>
        <w:tc>
          <w:tcPr>
            <w:tcW w:w="1713" w:type="dxa"/>
          </w:tcPr>
          <w:p w14:paraId="39EA3835" w14:textId="77777777" w:rsidR="00CB1486" w:rsidRPr="00D75BA4" w:rsidRDefault="00CB1486" w:rsidP="006E5C91">
            <w:pPr>
              <w:pStyle w:val="StyleRight0"/>
              <w:keepNext/>
              <w:rPr>
                <w:sz w:val="18"/>
                <w:szCs w:val="18"/>
                <w:lang w:val="en-US"/>
              </w:rPr>
            </w:pPr>
          </w:p>
        </w:tc>
        <w:tc>
          <w:tcPr>
            <w:tcW w:w="0" w:type="auto"/>
          </w:tcPr>
          <w:p w14:paraId="697B1BBF" w14:textId="77777777" w:rsidR="00CB1486" w:rsidRPr="00D75BA4" w:rsidRDefault="00CB1486" w:rsidP="006E5C91">
            <w:pPr>
              <w:pStyle w:val="StyleRight0"/>
              <w:keepNext/>
              <w:rPr>
                <w:b/>
                <w:bCs/>
                <w:sz w:val="18"/>
                <w:szCs w:val="18"/>
                <w:lang w:val="en-US"/>
              </w:rPr>
            </w:pPr>
            <w:r w:rsidRPr="00D75BA4">
              <w:rPr>
                <w:b/>
                <w:bCs/>
                <w:sz w:val="18"/>
                <w:szCs w:val="18"/>
                <w:lang w:val="en-US"/>
              </w:rPr>
              <w:t>Annual</w:t>
            </w:r>
          </w:p>
        </w:tc>
        <w:tc>
          <w:tcPr>
            <w:tcW w:w="0" w:type="auto"/>
          </w:tcPr>
          <w:p w14:paraId="32E46E11" w14:textId="77777777" w:rsidR="00CB1486" w:rsidRPr="00D75BA4" w:rsidRDefault="00CB1486" w:rsidP="006E5C91">
            <w:pPr>
              <w:pStyle w:val="StyleRight0"/>
              <w:keepNext/>
              <w:rPr>
                <w:sz w:val="18"/>
                <w:szCs w:val="18"/>
                <w:lang w:val="en-US"/>
              </w:rPr>
            </w:pPr>
            <w:r w:rsidRPr="00D75BA4">
              <w:rPr>
                <w:sz w:val="18"/>
                <w:szCs w:val="18"/>
                <w:lang w:val="en-US"/>
              </w:rPr>
              <w:t>Oct</w:t>
            </w:r>
          </w:p>
        </w:tc>
        <w:tc>
          <w:tcPr>
            <w:tcW w:w="0" w:type="auto"/>
          </w:tcPr>
          <w:p w14:paraId="005F4970" w14:textId="77777777" w:rsidR="00CB1486" w:rsidRPr="00D75BA4" w:rsidRDefault="00CB1486" w:rsidP="006E5C91">
            <w:pPr>
              <w:pStyle w:val="StyleRight0"/>
              <w:keepNext/>
              <w:rPr>
                <w:sz w:val="18"/>
                <w:szCs w:val="18"/>
                <w:lang w:val="en-US"/>
              </w:rPr>
            </w:pPr>
            <w:r w:rsidRPr="00D75BA4">
              <w:rPr>
                <w:sz w:val="18"/>
                <w:szCs w:val="18"/>
                <w:lang w:val="en-US"/>
              </w:rPr>
              <w:t>Nov</w:t>
            </w:r>
          </w:p>
        </w:tc>
        <w:tc>
          <w:tcPr>
            <w:tcW w:w="0" w:type="auto"/>
          </w:tcPr>
          <w:p w14:paraId="6290F732" w14:textId="77777777" w:rsidR="00CB1486" w:rsidRPr="00D75BA4" w:rsidRDefault="00CB1486" w:rsidP="006E5C91">
            <w:pPr>
              <w:pStyle w:val="StyleRight0"/>
              <w:keepNext/>
              <w:rPr>
                <w:sz w:val="18"/>
                <w:szCs w:val="18"/>
                <w:lang w:val="en-US"/>
              </w:rPr>
            </w:pPr>
            <w:r w:rsidRPr="00D75BA4">
              <w:rPr>
                <w:sz w:val="18"/>
                <w:szCs w:val="18"/>
                <w:lang w:val="en-US"/>
              </w:rPr>
              <w:t>Dec</w:t>
            </w:r>
          </w:p>
        </w:tc>
        <w:tc>
          <w:tcPr>
            <w:tcW w:w="0" w:type="auto"/>
          </w:tcPr>
          <w:p w14:paraId="6E682B21" w14:textId="77777777" w:rsidR="00CB1486" w:rsidRPr="00D75BA4" w:rsidRDefault="00CB1486" w:rsidP="006E5C91">
            <w:pPr>
              <w:pStyle w:val="StyleRight0"/>
              <w:keepNext/>
              <w:rPr>
                <w:sz w:val="18"/>
                <w:szCs w:val="18"/>
                <w:lang w:val="en-US"/>
              </w:rPr>
            </w:pPr>
            <w:r w:rsidRPr="00D75BA4">
              <w:rPr>
                <w:sz w:val="18"/>
                <w:szCs w:val="18"/>
                <w:lang w:val="en-US"/>
              </w:rPr>
              <w:t>Jan</w:t>
            </w:r>
          </w:p>
        </w:tc>
        <w:tc>
          <w:tcPr>
            <w:tcW w:w="0" w:type="auto"/>
          </w:tcPr>
          <w:p w14:paraId="2D4B83C8" w14:textId="77777777" w:rsidR="00CB1486" w:rsidRPr="00D75BA4" w:rsidRDefault="00CB1486" w:rsidP="006E5C91">
            <w:pPr>
              <w:pStyle w:val="StyleRight0"/>
              <w:keepNext/>
              <w:rPr>
                <w:sz w:val="18"/>
                <w:szCs w:val="18"/>
                <w:lang w:val="en-US"/>
              </w:rPr>
            </w:pPr>
            <w:r w:rsidRPr="00D75BA4">
              <w:rPr>
                <w:sz w:val="18"/>
                <w:szCs w:val="18"/>
                <w:lang w:val="en-US"/>
              </w:rPr>
              <w:t>Feb</w:t>
            </w:r>
          </w:p>
        </w:tc>
        <w:tc>
          <w:tcPr>
            <w:tcW w:w="0" w:type="auto"/>
          </w:tcPr>
          <w:p w14:paraId="450B4D9F" w14:textId="77777777" w:rsidR="00CB1486" w:rsidRPr="00D75BA4" w:rsidRDefault="00CB1486" w:rsidP="006E5C91">
            <w:pPr>
              <w:pStyle w:val="StyleRight0"/>
              <w:keepNext/>
              <w:rPr>
                <w:sz w:val="18"/>
                <w:szCs w:val="18"/>
                <w:lang w:val="en-US"/>
              </w:rPr>
            </w:pPr>
            <w:r w:rsidRPr="00D75BA4">
              <w:rPr>
                <w:sz w:val="18"/>
                <w:szCs w:val="18"/>
                <w:lang w:val="en-US"/>
              </w:rPr>
              <w:t>Mar</w:t>
            </w:r>
          </w:p>
        </w:tc>
        <w:tc>
          <w:tcPr>
            <w:tcW w:w="0" w:type="auto"/>
          </w:tcPr>
          <w:p w14:paraId="5DADAEEB" w14:textId="77777777" w:rsidR="00CB1486" w:rsidRPr="00D75BA4" w:rsidRDefault="00CB1486" w:rsidP="006E5C91">
            <w:pPr>
              <w:pStyle w:val="StyleRight0"/>
              <w:keepNext/>
              <w:rPr>
                <w:sz w:val="18"/>
                <w:szCs w:val="18"/>
                <w:lang w:val="en-US"/>
              </w:rPr>
            </w:pPr>
            <w:r w:rsidRPr="00D75BA4">
              <w:rPr>
                <w:sz w:val="18"/>
                <w:szCs w:val="18"/>
                <w:lang w:val="en-US"/>
              </w:rPr>
              <w:t>Apr</w:t>
            </w:r>
          </w:p>
        </w:tc>
        <w:tc>
          <w:tcPr>
            <w:tcW w:w="0" w:type="auto"/>
          </w:tcPr>
          <w:p w14:paraId="6B1C4542" w14:textId="77777777" w:rsidR="00CB1486" w:rsidRPr="00D75BA4" w:rsidRDefault="00CB1486" w:rsidP="006E5C91">
            <w:pPr>
              <w:pStyle w:val="StyleRight0"/>
              <w:keepNext/>
              <w:rPr>
                <w:sz w:val="18"/>
                <w:szCs w:val="18"/>
                <w:lang w:val="en-US"/>
              </w:rPr>
            </w:pPr>
            <w:r w:rsidRPr="00D75BA4">
              <w:rPr>
                <w:sz w:val="18"/>
                <w:szCs w:val="18"/>
                <w:lang w:val="en-US"/>
              </w:rPr>
              <w:t>May</w:t>
            </w:r>
          </w:p>
        </w:tc>
        <w:tc>
          <w:tcPr>
            <w:tcW w:w="0" w:type="auto"/>
          </w:tcPr>
          <w:p w14:paraId="3699F7A7" w14:textId="77777777" w:rsidR="00CB1486" w:rsidRPr="00D75BA4" w:rsidRDefault="00CB1486" w:rsidP="006E5C91">
            <w:pPr>
              <w:pStyle w:val="StyleRight0"/>
              <w:keepNext/>
              <w:rPr>
                <w:sz w:val="18"/>
                <w:szCs w:val="18"/>
                <w:lang w:val="en-US"/>
              </w:rPr>
            </w:pPr>
            <w:r w:rsidRPr="00D75BA4">
              <w:rPr>
                <w:sz w:val="18"/>
                <w:szCs w:val="18"/>
                <w:lang w:val="en-US"/>
              </w:rPr>
              <w:t>Jun</w:t>
            </w:r>
          </w:p>
        </w:tc>
        <w:tc>
          <w:tcPr>
            <w:tcW w:w="0" w:type="auto"/>
          </w:tcPr>
          <w:p w14:paraId="4BBE931D" w14:textId="77777777" w:rsidR="00CB1486" w:rsidRPr="00D75BA4" w:rsidRDefault="00CB1486" w:rsidP="006E5C91">
            <w:pPr>
              <w:pStyle w:val="StyleRight0"/>
              <w:keepNext/>
              <w:rPr>
                <w:sz w:val="18"/>
                <w:szCs w:val="18"/>
                <w:lang w:val="en-US"/>
              </w:rPr>
            </w:pPr>
            <w:r w:rsidRPr="00D75BA4">
              <w:rPr>
                <w:sz w:val="18"/>
                <w:szCs w:val="18"/>
                <w:lang w:val="en-US"/>
              </w:rPr>
              <w:t>Jul</w:t>
            </w:r>
          </w:p>
        </w:tc>
        <w:tc>
          <w:tcPr>
            <w:tcW w:w="0" w:type="auto"/>
          </w:tcPr>
          <w:p w14:paraId="691EAA61" w14:textId="77777777" w:rsidR="00CB1486" w:rsidRPr="00D75BA4" w:rsidRDefault="00CB1486" w:rsidP="006E5C91">
            <w:pPr>
              <w:pStyle w:val="StyleRight0"/>
              <w:keepNext/>
              <w:rPr>
                <w:sz w:val="18"/>
                <w:szCs w:val="18"/>
                <w:lang w:val="en-US"/>
              </w:rPr>
            </w:pPr>
            <w:r w:rsidRPr="00D75BA4">
              <w:rPr>
                <w:sz w:val="18"/>
                <w:szCs w:val="18"/>
                <w:lang w:val="en-US"/>
              </w:rPr>
              <w:t>Aug</w:t>
            </w:r>
          </w:p>
        </w:tc>
        <w:tc>
          <w:tcPr>
            <w:tcW w:w="521" w:type="dxa"/>
          </w:tcPr>
          <w:p w14:paraId="587B4C30" w14:textId="77777777" w:rsidR="00CB1486" w:rsidRPr="00D75BA4" w:rsidRDefault="00CB1486" w:rsidP="006E5C91">
            <w:pPr>
              <w:pStyle w:val="StyleRight0"/>
              <w:keepNext/>
              <w:rPr>
                <w:sz w:val="18"/>
                <w:szCs w:val="18"/>
                <w:lang w:val="en-US"/>
              </w:rPr>
            </w:pPr>
            <w:r w:rsidRPr="00D75BA4">
              <w:rPr>
                <w:sz w:val="18"/>
                <w:szCs w:val="18"/>
                <w:lang w:val="en-US"/>
              </w:rPr>
              <w:t>Sep</w:t>
            </w:r>
          </w:p>
        </w:tc>
      </w:tr>
      <w:tr w:rsidR="00CB1486" w:rsidRPr="00CB1486" w14:paraId="688A3FE2" w14:textId="77777777" w:rsidTr="00D75BA4">
        <w:tc>
          <w:tcPr>
            <w:tcW w:w="1713" w:type="dxa"/>
            <w:vAlign w:val="bottom"/>
          </w:tcPr>
          <w:p w14:paraId="22645881" w14:textId="1CA48648" w:rsidR="00CB1486" w:rsidRPr="00D75BA4" w:rsidRDefault="00CB1486" w:rsidP="00CB1486">
            <w:pPr>
              <w:pStyle w:val="StyleRight0"/>
              <w:keepNext/>
              <w:rPr>
                <w:sz w:val="18"/>
                <w:szCs w:val="18"/>
                <w:lang w:val="en-US"/>
              </w:rPr>
            </w:pPr>
            <w:r w:rsidRPr="00D75BA4">
              <w:rPr>
                <w:rFonts w:ascii="Calibri" w:hAnsi="Calibri" w:cs="Calibri"/>
                <w:color w:val="000000"/>
                <w:sz w:val="18"/>
                <w:szCs w:val="18"/>
              </w:rPr>
              <w:t>eWRIMS (Per Scn)</w:t>
            </w:r>
          </w:p>
        </w:tc>
        <w:tc>
          <w:tcPr>
            <w:tcW w:w="0" w:type="auto"/>
            <w:vAlign w:val="bottom"/>
          </w:tcPr>
          <w:p w14:paraId="7EA41ED5" w14:textId="4872B3FD" w:rsidR="00CB1486" w:rsidRPr="00D75BA4" w:rsidRDefault="00CB1486" w:rsidP="00CB1486">
            <w:pPr>
              <w:pStyle w:val="StyleRight0"/>
              <w:keepNext/>
              <w:rPr>
                <w:sz w:val="18"/>
                <w:szCs w:val="18"/>
                <w:lang w:val="en-US"/>
              </w:rPr>
            </w:pPr>
            <w:r w:rsidRPr="00D75BA4">
              <w:rPr>
                <w:rFonts w:ascii="Calibri" w:hAnsi="Calibri" w:cs="Calibri"/>
                <w:b/>
                <w:bCs/>
                <w:color w:val="000000"/>
                <w:sz w:val="18"/>
                <w:szCs w:val="18"/>
              </w:rPr>
              <w:t>5954</w:t>
            </w:r>
          </w:p>
        </w:tc>
        <w:tc>
          <w:tcPr>
            <w:tcW w:w="0" w:type="auto"/>
            <w:vAlign w:val="bottom"/>
          </w:tcPr>
          <w:p w14:paraId="793FC6A3" w14:textId="20ED8582" w:rsidR="00CB1486" w:rsidRPr="00D75BA4" w:rsidRDefault="00CB1486" w:rsidP="00CB1486">
            <w:pPr>
              <w:pStyle w:val="StyleRight0"/>
              <w:keepNext/>
              <w:rPr>
                <w:sz w:val="18"/>
                <w:szCs w:val="18"/>
                <w:lang w:val="en-US"/>
              </w:rPr>
            </w:pPr>
            <w:r w:rsidRPr="00D75BA4">
              <w:rPr>
                <w:rFonts w:ascii="Calibri" w:hAnsi="Calibri" w:cs="Calibri"/>
                <w:color w:val="000000"/>
                <w:sz w:val="18"/>
                <w:szCs w:val="18"/>
              </w:rPr>
              <w:t>366</w:t>
            </w:r>
          </w:p>
        </w:tc>
        <w:tc>
          <w:tcPr>
            <w:tcW w:w="0" w:type="auto"/>
            <w:vAlign w:val="bottom"/>
          </w:tcPr>
          <w:p w14:paraId="1EB465C2" w14:textId="2EE1DC7A" w:rsidR="00CB1486" w:rsidRPr="00D75BA4" w:rsidRDefault="00CB1486" w:rsidP="00CB1486">
            <w:pPr>
              <w:pStyle w:val="StyleRight0"/>
              <w:keepNext/>
              <w:rPr>
                <w:sz w:val="18"/>
                <w:szCs w:val="18"/>
                <w:lang w:val="en-US"/>
              </w:rPr>
            </w:pPr>
            <w:r w:rsidRPr="00D75BA4">
              <w:rPr>
                <w:rFonts w:ascii="Calibri" w:hAnsi="Calibri" w:cs="Calibri"/>
                <w:color w:val="000000"/>
                <w:sz w:val="18"/>
                <w:szCs w:val="18"/>
              </w:rPr>
              <w:t>521</w:t>
            </w:r>
          </w:p>
        </w:tc>
        <w:tc>
          <w:tcPr>
            <w:tcW w:w="0" w:type="auto"/>
            <w:vAlign w:val="bottom"/>
          </w:tcPr>
          <w:p w14:paraId="09B097C6" w14:textId="439DF5B1" w:rsidR="00CB1486" w:rsidRPr="00D75BA4" w:rsidRDefault="00CB1486" w:rsidP="00CB1486">
            <w:pPr>
              <w:pStyle w:val="StyleRight0"/>
              <w:keepNext/>
              <w:rPr>
                <w:sz w:val="18"/>
                <w:szCs w:val="18"/>
                <w:lang w:val="en-US"/>
              </w:rPr>
            </w:pPr>
            <w:r w:rsidRPr="00D75BA4">
              <w:rPr>
                <w:rFonts w:ascii="Calibri" w:hAnsi="Calibri" w:cs="Calibri"/>
                <w:color w:val="000000"/>
                <w:sz w:val="18"/>
                <w:szCs w:val="18"/>
              </w:rPr>
              <w:t>523</w:t>
            </w:r>
          </w:p>
        </w:tc>
        <w:tc>
          <w:tcPr>
            <w:tcW w:w="0" w:type="auto"/>
            <w:vAlign w:val="bottom"/>
          </w:tcPr>
          <w:p w14:paraId="56BB47AB" w14:textId="5160E9EC" w:rsidR="00CB1486" w:rsidRPr="00D75BA4" w:rsidRDefault="00CB1486" w:rsidP="00CB1486">
            <w:pPr>
              <w:pStyle w:val="StyleRight0"/>
              <w:keepNext/>
              <w:rPr>
                <w:sz w:val="18"/>
                <w:szCs w:val="18"/>
                <w:lang w:val="en-US"/>
              </w:rPr>
            </w:pPr>
            <w:r w:rsidRPr="00D75BA4">
              <w:rPr>
                <w:rFonts w:ascii="Calibri" w:hAnsi="Calibri" w:cs="Calibri"/>
                <w:color w:val="000000"/>
                <w:sz w:val="18"/>
                <w:szCs w:val="18"/>
              </w:rPr>
              <w:t>553</w:t>
            </w:r>
          </w:p>
        </w:tc>
        <w:tc>
          <w:tcPr>
            <w:tcW w:w="0" w:type="auto"/>
            <w:vAlign w:val="bottom"/>
          </w:tcPr>
          <w:p w14:paraId="69B9428F" w14:textId="6AEA10B6" w:rsidR="00CB1486" w:rsidRPr="00D75BA4" w:rsidRDefault="00CB1486" w:rsidP="00CB1486">
            <w:pPr>
              <w:pStyle w:val="StyleRight0"/>
              <w:keepNext/>
              <w:rPr>
                <w:sz w:val="18"/>
                <w:szCs w:val="18"/>
                <w:lang w:val="en-US"/>
              </w:rPr>
            </w:pPr>
            <w:r w:rsidRPr="00D75BA4">
              <w:rPr>
                <w:rFonts w:ascii="Calibri" w:hAnsi="Calibri" w:cs="Calibri"/>
                <w:color w:val="000000"/>
                <w:sz w:val="18"/>
                <w:szCs w:val="18"/>
              </w:rPr>
              <w:t>516</w:t>
            </w:r>
          </w:p>
        </w:tc>
        <w:tc>
          <w:tcPr>
            <w:tcW w:w="0" w:type="auto"/>
            <w:vAlign w:val="bottom"/>
          </w:tcPr>
          <w:p w14:paraId="033B672E" w14:textId="20BB304D" w:rsidR="00CB1486" w:rsidRPr="00D75BA4" w:rsidRDefault="00CB1486" w:rsidP="00CB1486">
            <w:pPr>
              <w:pStyle w:val="StyleRight0"/>
              <w:keepNext/>
              <w:rPr>
                <w:sz w:val="18"/>
                <w:szCs w:val="18"/>
                <w:lang w:val="en-US"/>
              </w:rPr>
            </w:pPr>
            <w:r w:rsidRPr="00D75BA4">
              <w:rPr>
                <w:rFonts w:ascii="Calibri" w:hAnsi="Calibri" w:cs="Calibri"/>
                <w:color w:val="000000"/>
                <w:sz w:val="18"/>
                <w:szCs w:val="18"/>
              </w:rPr>
              <w:t>556</w:t>
            </w:r>
          </w:p>
        </w:tc>
        <w:tc>
          <w:tcPr>
            <w:tcW w:w="0" w:type="auto"/>
            <w:vAlign w:val="bottom"/>
          </w:tcPr>
          <w:p w14:paraId="18F21386" w14:textId="41D30168" w:rsidR="00CB1486" w:rsidRPr="00D75BA4" w:rsidRDefault="00CB1486" w:rsidP="00CB1486">
            <w:pPr>
              <w:pStyle w:val="StyleRight0"/>
              <w:keepNext/>
              <w:rPr>
                <w:sz w:val="18"/>
                <w:szCs w:val="18"/>
                <w:lang w:val="en-US"/>
              </w:rPr>
            </w:pPr>
            <w:r w:rsidRPr="00D75BA4">
              <w:rPr>
                <w:rFonts w:ascii="Calibri" w:hAnsi="Calibri" w:cs="Calibri"/>
                <w:color w:val="000000"/>
                <w:sz w:val="18"/>
                <w:szCs w:val="18"/>
              </w:rPr>
              <w:t>315</w:t>
            </w:r>
          </w:p>
        </w:tc>
        <w:tc>
          <w:tcPr>
            <w:tcW w:w="0" w:type="auto"/>
            <w:vAlign w:val="bottom"/>
          </w:tcPr>
          <w:p w14:paraId="19E3BDEC" w14:textId="6133AEC1" w:rsidR="00CB1486" w:rsidRPr="00D75BA4" w:rsidRDefault="00CB1486" w:rsidP="00CB1486">
            <w:pPr>
              <w:pStyle w:val="StyleRight0"/>
              <w:keepNext/>
              <w:rPr>
                <w:sz w:val="18"/>
                <w:szCs w:val="18"/>
                <w:lang w:val="en-US"/>
              </w:rPr>
            </w:pPr>
            <w:r w:rsidRPr="00D75BA4">
              <w:rPr>
                <w:rFonts w:ascii="Calibri" w:hAnsi="Calibri" w:cs="Calibri"/>
                <w:color w:val="000000"/>
                <w:sz w:val="18"/>
                <w:szCs w:val="18"/>
              </w:rPr>
              <w:t>575</w:t>
            </w:r>
          </w:p>
        </w:tc>
        <w:tc>
          <w:tcPr>
            <w:tcW w:w="0" w:type="auto"/>
            <w:vAlign w:val="bottom"/>
          </w:tcPr>
          <w:p w14:paraId="50F9C0BA" w14:textId="77F32DD1" w:rsidR="00CB1486" w:rsidRPr="00D75BA4" w:rsidRDefault="00CB1486" w:rsidP="00CB1486">
            <w:pPr>
              <w:pStyle w:val="StyleRight0"/>
              <w:keepNext/>
              <w:rPr>
                <w:sz w:val="18"/>
                <w:szCs w:val="18"/>
                <w:lang w:val="en-US"/>
              </w:rPr>
            </w:pPr>
            <w:r w:rsidRPr="00D75BA4">
              <w:rPr>
                <w:rFonts w:ascii="Calibri" w:hAnsi="Calibri" w:cs="Calibri"/>
                <w:color w:val="000000"/>
                <w:sz w:val="18"/>
                <w:szCs w:val="18"/>
              </w:rPr>
              <w:t>658</w:t>
            </w:r>
          </w:p>
        </w:tc>
        <w:tc>
          <w:tcPr>
            <w:tcW w:w="0" w:type="auto"/>
            <w:vAlign w:val="bottom"/>
          </w:tcPr>
          <w:p w14:paraId="1863900A" w14:textId="58003CD7" w:rsidR="00CB1486" w:rsidRPr="00D75BA4" w:rsidRDefault="00CB1486" w:rsidP="00CB1486">
            <w:pPr>
              <w:pStyle w:val="StyleRight0"/>
              <w:keepNext/>
              <w:rPr>
                <w:sz w:val="18"/>
                <w:szCs w:val="18"/>
                <w:lang w:val="en-US"/>
              </w:rPr>
            </w:pPr>
            <w:r w:rsidRPr="00D75BA4">
              <w:rPr>
                <w:rFonts w:ascii="Calibri" w:hAnsi="Calibri" w:cs="Calibri"/>
                <w:color w:val="000000"/>
                <w:sz w:val="18"/>
                <w:szCs w:val="18"/>
              </w:rPr>
              <w:t>445</w:t>
            </w:r>
          </w:p>
        </w:tc>
        <w:tc>
          <w:tcPr>
            <w:tcW w:w="0" w:type="auto"/>
            <w:vAlign w:val="bottom"/>
          </w:tcPr>
          <w:p w14:paraId="3E999BC3" w14:textId="3474745F" w:rsidR="00CB1486" w:rsidRPr="00D75BA4" w:rsidRDefault="00CB1486" w:rsidP="00CB1486">
            <w:pPr>
              <w:pStyle w:val="StyleRight0"/>
              <w:keepNext/>
              <w:rPr>
                <w:sz w:val="18"/>
                <w:szCs w:val="18"/>
                <w:lang w:val="en-US"/>
              </w:rPr>
            </w:pPr>
            <w:r w:rsidRPr="00D75BA4">
              <w:rPr>
                <w:rFonts w:ascii="Calibri" w:hAnsi="Calibri" w:cs="Calibri"/>
                <w:color w:val="000000"/>
                <w:sz w:val="18"/>
                <w:szCs w:val="18"/>
              </w:rPr>
              <w:t>488</w:t>
            </w:r>
          </w:p>
        </w:tc>
        <w:tc>
          <w:tcPr>
            <w:tcW w:w="521" w:type="dxa"/>
            <w:vAlign w:val="bottom"/>
          </w:tcPr>
          <w:p w14:paraId="25F9504C" w14:textId="2B6B6159" w:rsidR="00CB1486" w:rsidRPr="00D75BA4" w:rsidRDefault="00CB1486" w:rsidP="00CB1486">
            <w:pPr>
              <w:pStyle w:val="StyleRight0"/>
              <w:keepNext/>
              <w:rPr>
                <w:sz w:val="18"/>
                <w:szCs w:val="18"/>
                <w:lang w:val="en-US"/>
              </w:rPr>
            </w:pPr>
            <w:r w:rsidRPr="00D75BA4">
              <w:rPr>
                <w:rFonts w:ascii="Calibri" w:hAnsi="Calibri" w:cs="Calibri"/>
                <w:color w:val="000000"/>
                <w:sz w:val="18"/>
                <w:szCs w:val="18"/>
              </w:rPr>
              <w:t>437</w:t>
            </w:r>
          </w:p>
        </w:tc>
      </w:tr>
      <w:tr w:rsidR="00CB1486" w:rsidRPr="00CB1486" w14:paraId="17C2E97C" w14:textId="77777777" w:rsidTr="00D75BA4">
        <w:tc>
          <w:tcPr>
            <w:tcW w:w="1713" w:type="dxa"/>
            <w:vAlign w:val="bottom"/>
          </w:tcPr>
          <w:p w14:paraId="1AC1BDDC" w14:textId="77777777" w:rsidR="00CB1486" w:rsidRPr="00D75BA4" w:rsidRDefault="00CB1486" w:rsidP="00CB1486">
            <w:pPr>
              <w:pStyle w:val="StyleRight0"/>
              <w:keepNext/>
              <w:rPr>
                <w:sz w:val="18"/>
                <w:szCs w:val="18"/>
                <w:lang w:val="en-US"/>
              </w:rPr>
            </w:pPr>
            <w:r w:rsidRPr="00D75BA4">
              <w:rPr>
                <w:rFonts w:ascii="Calibri" w:hAnsi="Calibri" w:cs="Calibri"/>
                <w:color w:val="000000"/>
                <w:sz w:val="18"/>
                <w:szCs w:val="18"/>
              </w:rPr>
              <w:t>Cannabis Imagery (1-month storage)</w:t>
            </w:r>
          </w:p>
        </w:tc>
        <w:tc>
          <w:tcPr>
            <w:tcW w:w="0" w:type="auto"/>
            <w:vAlign w:val="bottom"/>
          </w:tcPr>
          <w:p w14:paraId="159D64F6" w14:textId="1016AB87" w:rsidR="00CB1486" w:rsidRPr="00D75BA4" w:rsidRDefault="00CB1486" w:rsidP="00CB1486">
            <w:pPr>
              <w:pStyle w:val="StyleRight0"/>
              <w:keepNext/>
              <w:rPr>
                <w:sz w:val="18"/>
                <w:szCs w:val="18"/>
                <w:lang w:val="en-US"/>
              </w:rPr>
            </w:pPr>
            <w:r w:rsidRPr="00D75BA4">
              <w:rPr>
                <w:rFonts w:ascii="Calibri" w:hAnsi="Calibri" w:cs="Calibri"/>
                <w:b/>
                <w:bCs/>
                <w:color w:val="000000"/>
                <w:sz w:val="18"/>
                <w:szCs w:val="18"/>
              </w:rPr>
              <w:t>849</w:t>
            </w:r>
          </w:p>
        </w:tc>
        <w:tc>
          <w:tcPr>
            <w:tcW w:w="0" w:type="auto"/>
            <w:vAlign w:val="bottom"/>
          </w:tcPr>
          <w:p w14:paraId="5236E225" w14:textId="4C14BD63" w:rsidR="00CB1486" w:rsidRPr="00D75BA4" w:rsidRDefault="00CB1486" w:rsidP="00CB1486">
            <w:pPr>
              <w:pStyle w:val="StyleRight0"/>
              <w:keepNext/>
              <w:rPr>
                <w:sz w:val="18"/>
                <w:szCs w:val="18"/>
                <w:lang w:val="en-US"/>
              </w:rPr>
            </w:pPr>
            <w:r w:rsidRPr="00D75BA4">
              <w:rPr>
                <w:rFonts w:ascii="Calibri" w:hAnsi="Calibri" w:cs="Calibri"/>
                <w:color w:val="000000"/>
                <w:sz w:val="18"/>
                <w:szCs w:val="18"/>
              </w:rPr>
              <w:t>67</w:t>
            </w:r>
          </w:p>
        </w:tc>
        <w:tc>
          <w:tcPr>
            <w:tcW w:w="0" w:type="auto"/>
            <w:vAlign w:val="bottom"/>
          </w:tcPr>
          <w:p w14:paraId="1E8E88CC" w14:textId="1CF4C04E" w:rsidR="00CB1486" w:rsidRPr="00D75BA4" w:rsidRDefault="00CB1486" w:rsidP="00CB1486">
            <w:pPr>
              <w:pStyle w:val="StyleRight0"/>
              <w:keepNext/>
              <w:rPr>
                <w:sz w:val="18"/>
                <w:szCs w:val="18"/>
                <w:lang w:val="en-US"/>
              </w:rPr>
            </w:pPr>
            <w:r w:rsidRPr="00D75BA4">
              <w:rPr>
                <w:rFonts w:ascii="Calibri" w:hAnsi="Calibri" w:cs="Calibri"/>
                <w:color w:val="000000"/>
                <w:sz w:val="18"/>
                <w:szCs w:val="18"/>
              </w:rPr>
              <w:t>51</w:t>
            </w:r>
          </w:p>
        </w:tc>
        <w:tc>
          <w:tcPr>
            <w:tcW w:w="0" w:type="auto"/>
            <w:vAlign w:val="bottom"/>
          </w:tcPr>
          <w:p w14:paraId="5D22CE67" w14:textId="43FA4251" w:rsidR="00CB1486" w:rsidRPr="00D75BA4" w:rsidRDefault="00CB1486" w:rsidP="00CB1486">
            <w:pPr>
              <w:pStyle w:val="StyleRight0"/>
              <w:keepNext/>
              <w:rPr>
                <w:sz w:val="18"/>
                <w:szCs w:val="18"/>
                <w:lang w:val="en-US"/>
              </w:rPr>
            </w:pPr>
            <w:r w:rsidRPr="00D75BA4">
              <w:rPr>
                <w:rFonts w:ascii="Calibri" w:hAnsi="Calibri" w:cs="Calibri"/>
                <w:color w:val="000000"/>
                <w:sz w:val="18"/>
                <w:szCs w:val="18"/>
              </w:rPr>
              <w:t>43</w:t>
            </w:r>
          </w:p>
        </w:tc>
        <w:tc>
          <w:tcPr>
            <w:tcW w:w="0" w:type="auto"/>
            <w:vAlign w:val="bottom"/>
          </w:tcPr>
          <w:p w14:paraId="1B552C86" w14:textId="06335CEF" w:rsidR="00CB1486" w:rsidRPr="00D75BA4" w:rsidRDefault="00CB1486" w:rsidP="00CB1486">
            <w:pPr>
              <w:pStyle w:val="StyleRight0"/>
              <w:keepNext/>
              <w:rPr>
                <w:sz w:val="18"/>
                <w:szCs w:val="18"/>
                <w:lang w:val="en-US"/>
              </w:rPr>
            </w:pPr>
            <w:r w:rsidRPr="00D75BA4">
              <w:rPr>
                <w:rFonts w:ascii="Calibri" w:hAnsi="Calibri" w:cs="Calibri"/>
                <w:color w:val="000000"/>
                <w:sz w:val="18"/>
                <w:szCs w:val="18"/>
              </w:rPr>
              <w:t>43</w:t>
            </w:r>
          </w:p>
        </w:tc>
        <w:tc>
          <w:tcPr>
            <w:tcW w:w="0" w:type="auto"/>
            <w:vAlign w:val="bottom"/>
          </w:tcPr>
          <w:p w14:paraId="2D99C1C2" w14:textId="1DBA7E32" w:rsidR="00CB1486" w:rsidRPr="00D75BA4" w:rsidRDefault="00CB1486" w:rsidP="00CB1486">
            <w:pPr>
              <w:pStyle w:val="StyleRight0"/>
              <w:keepNext/>
              <w:rPr>
                <w:sz w:val="18"/>
                <w:szCs w:val="18"/>
                <w:lang w:val="en-US"/>
              </w:rPr>
            </w:pPr>
            <w:r w:rsidRPr="00D75BA4">
              <w:rPr>
                <w:rFonts w:ascii="Calibri" w:hAnsi="Calibri" w:cs="Calibri"/>
                <w:color w:val="000000"/>
                <w:sz w:val="18"/>
                <w:szCs w:val="18"/>
              </w:rPr>
              <w:t>43</w:t>
            </w:r>
          </w:p>
        </w:tc>
        <w:tc>
          <w:tcPr>
            <w:tcW w:w="0" w:type="auto"/>
            <w:vAlign w:val="bottom"/>
          </w:tcPr>
          <w:p w14:paraId="7EAB0857" w14:textId="7DEB69EE" w:rsidR="00CB1486" w:rsidRPr="00D75BA4" w:rsidRDefault="00CB1486" w:rsidP="00CB1486">
            <w:pPr>
              <w:pStyle w:val="StyleRight0"/>
              <w:keepNext/>
              <w:rPr>
                <w:sz w:val="18"/>
                <w:szCs w:val="18"/>
                <w:lang w:val="en-US"/>
              </w:rPr>
            </w:pPr>
            <w:r w:rsidRPr="00D75BA4">
              <w:rPr>
                <w:rFonts w:ascii="Calibri" w:hAnsi="Calibri" w:cs="Calibri"/>
                <w:color w:val="000000"/>
                <w:sz w:val="18"/>
                <w:szCs w:val="18"/>
              </w:rPr>
              <w:t>45</w:t>
            </w:r>
          </w:p>
        </w:tc>
        <w:tc>
          <w:tcPr>
            <w:tcW w:w="0" w:type="auto"/>
            <w:vAlign w:val="bottom"/>
          </w:tcPr>
          <w:p w14:paraId="026BDBC8" w14:textId="35ACC70B" w:rsidR="00CB1486" w:rsidRPr="00D75BA4" w:rsidRDefault="00CB1486" w:rsidP="00CB1486">
            <w:pPr>
              <w:pStyle w:val="StyleRight0"/>
              <w:keepNext/>
              <w:rPr>
                <w:sz w:val="18"/>
                <w:szCs w:val="18"/>
                <w:lang w:val="en-US"/>
              </w:rPr>
            </w:pPr>
            <w:r w:rsidRPr="00D75BA4">
              <w:rPr>
                <w:rFonts w:ascii="Calibri" w:hAnsi="Calibri" w:cs="Calibri"/>
                <w:color w:val="000000"/>
                <w:sz w:val="18"/>
                <w:szCs w:val="18"/>
              </w:rPr>
              <w:t>17</w:t>
            </w:r>
          </w:p>
        </w:tc>
        <w:tc>
          <w:tcPr>
            <w:tcW w:w="0" w:type="auto"/>
            <w:vAlign w:val="bottom"/>
          </w:tcPr>
          <w:p w14:paraId="7EDB49F7" w14:textId="3E9CD66E" w:rsidR="00CB1486" w:rsidRPr="00D75BA4" w:rsidRDefault="00CB1486" w:rsidP="00CB1486">
            <w:pPr>
              <w:pStyle w:val="StyleRight0"/>
              <w:keepNext/>
              <w:rPr>
                <w:sz w:val="18"/>
                <w:szCs w:val="18"/>
                <w:lang w:val="en-US"/>
              </w:rPr>
            </w:pPr>
            <w:r w:rsidRPr="00D75BA4">
              <w:rPr>
                <w:rFonts w:ascii="Calibri" w:hAnsi="Calibri" w:cs="Calibri"/>
                <w:color w:val="000000"/>
                <w:sz w:val="18"/>
                <w:szCs w:val="18"/>
              </w:rPr>
              <w:t>50</w:t>
            </w:r>
          </w:p>
        </w:tc>
        <w:tc>
          <w:tcPr>
            <w:tcW w:w="0" w:type="auto"/>
            <w:vAlign w:val="bottom"/>
          </w:tcPr>
          <w:p w14:paraId="3DB17F6B" w14:textId="6ADBA4EE" w:rsidR="00CB1486" w:rsidRPr="00D75BA4" w:rsidRDefault="00CB1486" w:rsidP="00CB1486">
            <w:pPr>
              <w:pStyle w:val="StyleRight0"/>
              <w:keepNext/>
              <w:rPr>
                <w:sz w:val="18"/>
                <w:szCs w:val="18"/>
                <w:lang w:val="en-US"/>
              </w:rPr>
            </w:pPr>
            <w:r w:rsidRPr="00D75BA4">
              <w:rPr>
                <w:rFonts w:ascii="Calibri" w:hAnsi="Calibri" w:cs="Calibri"/>
                <w:color w:val="000000"/>
                <w:sz w:val="18"/>
                <w:szCs w:val="18"/>
              </w:rPr>
              <w:t>102</w:t>
            </w:r>
          </w:p>
        </w:tc>
        <w:tc>
          <w:tcPr>
            <w:tcW w:w="0" w:type="auto"/>
            <w:vAlign w:val="bottom"/>
          </w:tcPr>
          <w:p w14:paraId="5D7211FF" w14:textId="1C47D795" w:rsidR="00CB1486" w:rsidRPr="00D75BA4" w:rsidRDefault="00CB1486" w:rsidP="00CB1486">
            <w:pPr>
              <w:pStyle w:val="StyleRight0"/>
              <w:keepNext/>
              <w:rPr>
                <w:sz w:val="18"/>
                <w:szCs w:val="18"/>
                <w:lang w:val="en-US"/>
              </w:rPr>
            </w:pPr>
            <w:r w:rsidRPr="00D75BA4">
              <w:rPr>
                <w:rFonts w:ascii="Calibri" w:hAnsi="Calibri" w:cs="Calibri"/>
                <w:color w:val="000000"/>
                <w:sz w:val="18"/>
                <w:szCs w:val="18"/>
              </w:rPr>
              <w:t>126</w:t>
            </w:r>
          </w:p>
        </w:tc>
        <w:tc>
          <w:tcPr>
            <w:tcW w:w="0" w:type="auto"/>
            <w:vAlign w:val="bottom"/>
          </w:tcPr>
          <w:p w14:paraId="7C295394" w14:textId="54EFD91A" w:rsidR="00CB1486" w:rsidRPr="00D75BA4" w:rsidRDefault="00CB1486" w:rsidP="00CB1486">
            <w:pPr>
              <w:pStyle w:val="StyleRight0"/>
              <w:keepNext/>
              <w:rPr>
                <w:sz w:val="18"/>
                <w:szCs w:val="18"/>
                <w:lang w:val="en-US"/>
              </w:rPr>
            </w:pPr>
            <w:r w:rsidRPr="00D75BA4">
              <w:rPr>
                <w:rFonts w:ascii="Calibri" w:hAnsi="Calibri" w:cs="Calibri"/>
                <w:color w:val="000000"/>
                <w:sz w:val="18"/>
                <w:szCs w:val="18"/>
              </w:rPr>
              <w:t>147</w:t>
            </w:r>
          </w:p>
        </w:tc>
        <w:tc>
          <w:tcPr>
            <w:tcW w:w="521" w:type="dxa"/>
            <w:vAlign w:val="bottom"/>
          </w:tcPr>
          <w:p w14:paraId="58783CD7" w14:textId="1B26B6FD" w:rsidR="00CB1486" w:rsidRPr="00D75BA4" w:rsidRDefault="00CB1486" w:rsidP="00CB1486">
            <w:pPr>
              <w:pStyle w:val="StyleRight0"/>
              <w:keepNext/>
              <w:rPr>
                <w:sz w:val="18"/>
                <w:szCs w:val="18"/>
                <w:lang w:val="en-US"/>
              </w:rPr>
            </w:pPr>
            <w:r w:rsidRPr="00D75BA4">
              <w:rPr>
                <w:rFonts w:ascii="Calibri" w:hAnsi="Calibri" w:cs="Calibri"/>
                <w:color w:val="000000"/>
                <w:sz w:val="18"/>
                <w:szCs w:val="18"/>
              </w:rPr>
              <w:t>115</w:t>
            </w:r>
          </w:p>
        </w:tc>
      </w:tr>
      <w:tr w:rsidR="006810B4" w:rsidRPr="00CB1486" w14:paraId="5A3F42A3" w14:textId="77777777" w:rsidTr="003F3325">
        <w:tc>
          <w:tcPr>
            <w:tcW w:w="1713" w:type="dxa"/>
            <w:vAlign w:val="top"/>
          </w:tcPr>
          <w:p w14:paraId="2B840AAC" w14:textId="6DC8A4E3" w:rsidR="006810B4" w:rsidRPr="00D75BA4" w:rsidRDefault="006810B4" w:rsidP="006810B4">
            <w:pPr>
              <w:pStyle w:val="StyleRight0"/>
              <w:keepNext/>
              <w:rPr>
                <w:sz w:val="18"/>
                <w:szCs w:val="18"/>
                <w:lang w:val="en-US"/>
              </w:rPr>
            </w:pPr>
            <w:r w:rsidRPr="006810B4">
              <w:rPr>
                <w:sz w:val="18"/>
                <w:szCs w:val="16"/>
              </w:rPr>
              <w:t>Illegal Domestic</w:t>
            </w:r>
          </w:p>
        </w:tc>
        <w:tc>
          <w:tcPr>
            <w:tcW w:w="0" w:type="auto"/>
            <w:vAlign w:val="top"/>
          </w:tcPr>
          <w:p w14:paraId="039A2D0C" w14:textId="24E5B014" w:rsidR="006810B4" w:rsidRPr="00D75BA4" w:rsidRDefault="006810B4" w:rsidP="006810B4">
            <w:pPr>
              <w:pStyle w:val="StyleRight0"/>
              <w:keepNext/>
              <w:rPr>
                <w:sz w:val="18"/>
                <w:szCs w:val="18"/>
                <w:lang w:val="en-US"/>
              </w:rPr>
            </w:pPr>
            <w:r w:rsidRPr="006810B4">
              <w:rPr>
                <w:b/>
                <w:bCs/>
                <w:sz w:val="18"/>
                <w:szCs w:val="16"/>
              </w:rPr>
              <w:t>374</w:t>
            </w:r>
          </w:p>
        </w:tc>
        <w:tc>
          <w:tcPr>
            <w:tcW w:w="0" w:type="auto"/>
            <w:vAlign w:val="top"/>
          </w:tcPr>
          <w:p w14:paraId="4CBEE08D" w14:textId="21702F1A" w:rsidR="006810B4" w:rsidRPr="00D75BA4" w:rsidRDefault="006810B4" w:rsidP="006810B4">
            <w:pPr>
              <w:pStyle w:val="StyleRight0"/>
              <w:keepNext/>
              <w:rPr>
                <w:sz w:val="18"/>
                <w:szCs w:val="18"/>
                <w:lang w:val="en-US"/>
              </w:rPr>
            </w:pPr>
            <w:r w:rsidRPr="006810B4">
              <w:rPr>
                <w:sz w:val="18"/>
                <w:szCs w:val="16"/>
              </w:rPr>
              <w:t>30</w:t>
            </w:r>
          </w:p>
        </w:tc>
        <w:tc>
          <w:tcPr>
            <w:tcW w:w="0" w:type="auto"/>
            <w:vAlign w:val="top"/>
          </w:tcPr>
          <w:p w14:paraId="51B96E18" w14:textId="0BD72B2D" w:rsidR="006810B4" w:rsidRPr="00D75BA4" w:rsidRDefault="006810B4" w:rsidP="006810B4">
            <w:pPr>
              <w:pStyle w:val="StyleRight0"/>
              <w:keepNext/>
              <w:rPr>
                <w:sz w:val="18"/>
                <w:szCs w:val="18"/>
                <w:lang w:val="en-US"/>
              </w:rPr>
            </w:pPr>
            <w:r w:rsidRPr="006810B4">
              <w:rPr>
                <w:sz w:val="18"/>
                <w:szCs w:val="16"/>
              </w:rPr>
              <w:t>19</w:t>
            </w:r>
          </w:p>
        </w:tc>
        <w:tc>
          <w:tcPr>
            <w:tcW w:w="0" w:type="auto"/>
            <w:vAlign w:val="top"/>
          </w:tcPr>
          <w:p w14:paraId="51C165A3" w14:textId="116FCC48" w:rsidR="006810B4" w:rsidRPr="00D75BA4" w:rsidRDefault="006810B4" w:rsidP="006810B4">
            <w:pPr>
              <w:pStyle w:val="StyleRight0"/>
              <w:keepNext/>
              <w:rPr>
                <w:sz w:val="18"/>
                <w:szCs w:val="18"/>
                <w:lang w:val="en-US"/>
              </w:rPr>
            </w:pPr>
            <w:r w:rsidRPr="006810B4">
              <w:rPr>
                <w:sz w:val="18"/>
                <w:szCs w:val="16"/>
              </w:rPr>
              <w:t>26</w:t>
            </w:r>
          </w:p>
        </w:tc>
        <w:tc>
          <w:tcPr>
            <w:tcW w:w="0" w:type="auto"/>
            <w:vAlign w:val="top"/>
          </w:tcPr>
          <w:p w14:paraId="0364ECAB" w14:textId="5F8FF726" w:rsidR="006810B4" w:rsidRPr="00D75BA4" w:rsidRDefault="006810B4" w:rsidP="006810B4">
            <w:pPr>
              <w:pStyle w:val="StyleRight0"/>
              <w:keepNext/>
              <w:rPr>
                <w:sz w:val="18"/>
                <w:szCs w:val="18"/>
                <w:lang w:val="en-US"/>
              </w:rPr>
            </w:pPr>
            <w:r w:rsidRPr="006810B4">
              <w:rPr>
                <w:sz w:val="18"/>
                <w:szCs w:val="16"/>
              </w:rPr>
              <w:t>22</w:t>
            </w:r>
          </w:p>
        </w:tc>
        <w:tc>
          <w:tcPr>
            <w:tcW w:w="0" w:type="auto"/>
            <w:vAlign w:val="top"/>
          </w:tcPr>
          <w:p w14:paraId="51D8166A" w14:textId="4E3AFED8" w:rsidR="006810B4" w:rsidRPr="00D75BA4" w:rsidRDefault="006810B4" w:rsidP="006810B4">
            <w:pPr>
              <w:pStyle w:val="StyleRight0"/>
              <w:keepNext/>
              <w:rPr>
                <w:sz w:val="18"/>
                <w:szCs w:val="18"/>
                <w:lang w:val="en-US"/>
              </w:rPr>
            </w:pPr>
            <w:r w:rsidRPr="006810B4">
              <w:rPr>
                <w:sz w:val="18"/>
                <w:szCs w:val="16"/>
              </w:rPr>
              <w:t>19</w:t>
            </w:r>
          </w:p>
        </w:tc>
        <w:tc>
          <w:tcPr>
            <w:tcW w:w="0" w:type="auto"/>
            <w:vAlign w:val="top"/>
          </w:tcPr>
          <w:p w14:paraId="69E0C67C" w14:textId="2B405ECC" w:rsidR="006810B4" w:rsidRPr="00D75BA4" w:rsidRDefault="006810B4" w:rsidP="006810B4">
            <w:pPr>
              <w:pStyle w:val="StyleRight0"/>
              <w:keepNext/>
              <w:rPr>
                <w:sz w:val="18"/>
                <w:szCs w:val="18"/>
                <w:lang w:val="en-US"/>
              </w:rPr>
            </w:pPr>
            <w:r w:rsidRPr="006810B4">
              <w:rPr>
                <w:sz w:val="18"/>
                <w:szCs w:val="16"/>
              </w:rPr>
              <w:t>22</w:t>
            </w:r>
          </w:p>
        </w:tc>
        <w:tc>
          <w:tcPr>
            <w:tcW w:w="0" w:type="auto"/>
            <w:vAlign w:val="top"/>
          </w:tcPr>
          <w:p w14:paraId="6F2B650D" w14:textId="06A9A165" w:rsidR="006810B4" w:rsidRPr="00D75BA4" w:rsidRDefault="006810B4" w:rsidP="006810B4">
            <w:pPr>
              <w:pStyle w:val="StyleRight0"/>
              <w:keepNext/>
              <w:rPr>
                <w:sz w:val="18"/>
                <w:szCs w:val="18"/>
                <w:lang w:val="en-US"/>
              </w:rPr>
            </w:pPr>
            <w:r w:rsidRPr="006810B4">
              <w:rPr>
                <w:sz w:val="18"/>
                <w:szCs w:val="16"/>
              </w:rPr>
              <w:t>26</w:t>
            </w:r>
          </w:p>
        </w:tc>
        <w:tc>
          <w:tcPr>
            <w:tcW w:w="0" w:type="auto"/>
            <w:vAlign w:val="top"/>
          </w:tcPr>
          <w:p w14:paraId="6ED0940A" w14:textId="2DACB706" w:rsidR="006810B4" w:rsidRPr="00D75BA4" w:rsidRDefault="006810B4" w:rsidP="006810B4">
            <w:pPr>
              <w:pStyle w:val="StyleRight0"/>
              <w:keepNext/>
              <w:rPr>
                <w:sz w:val="18"/>
                <w:szCs w:val="18"/>
                <w:lang w:val="en-US"/>
              </w:rPr>
            </w:pPr>
            <w:r w:rsidRPr="006810B4">
              <w:rPr>
                <w:sz w:val="18"/>
                <w:szCs w:val="16"/>
              </w:rPr>
              <w:t>37</w:t>
            </w:r>
          </w:p>
        </w:tc>
        <w:tc>
          <w:tcPr>
            <w:tcW w:w="0" w:type="auto"/>
            <w:vAlign w:val="top"/>
          </w:tcPr>
          <w:p w14:paraId="52CC2843" w14:textId="622921A7" w:rsidR="006810B4" w:rsidRPr="00D75BA4" w:rsidRDefault="006810B4" w:rsidP="006810B4">
            <w:pPr>
              <w:pStyle w:val="StyleRight0"/>
              <w:keepNext/>
              <w:rPr>
                <w:sz w:val="18"/>
                <w:szCs w:val="18"/>
                <w:lang w:val="en-US"/>
              </w:rPr>
            </w:pPr>
            <w:r w:rsidRPr="006810B4">
              <w:rPr>
                <w:sz w:val="18"/>
                <w:szCs w:val="16"/>
              </w:rPr>
              <w:t>41</w:t>
            </w:r>
          </w:p>
        </w:tc>
        <w:tc>
          <w:tcPr>
            <w:tcW w:w="0" w:type="auto"/>
            <w:vAlign w:val="top"/>
          </w:tcPr>
          <w:p w14:paraId="7D316A14" w14:textId="258878E0" w:rsidR="006810B4" w:rsidRPr="00D75BA4" w:rsidRDefault="006810B4" w:rsidP="006810B4">
            <w:pPr>
              <w:pStyle w:val="StyleRight0"/>
              <w:keepNext/>
              <w:rPr>
                <w:sz w:val="18"/>
                <w:szCs w:val="18"/>
                <w:lang w:val="en-US"/>
              </w:rPr>
            </w:pPr>
            <w:r w:rsidRPr="006810B4">
              <w:rPr>
                <w:sz w:val="18"/>
                <w:szCs w:val="16"/>
              </w:rPr>
              <w:t>49</w:t>
            </w:r>
          </w:p>
        </w:tc>
        <w:tc>
          <w:tcPr>
            <w:tcW w:w="0" w:type="auto"/>
            <w:vAlign w:val="top"/>
          </w:tcPr>
          <w:p w14:paraId="6BBF7600" w14:textId="1C75EA7A" w:rsidR="006810B4" w:rsidRPr="00D75BA4" w:rsidRDefault="006810B4" w:rsidP="006810B4">
            <w:pPr>
              <w:pStyle w:val="StyleRight0"/>
              <w:keepNext/>
              <w:rPr>
                <w:sz w:val="18"/>
                <w:szCs w:val="18"/>
                <w:lang w:val="en-US"/>
              </w:rPr>
            </w:pPr>
            <w:r w:rsidRPr="006810B4">
              <w:rPr>
                <w:sz w:val="18"/>
                <w:szCs w:val="16"/>
              </w:rPr>
              <w:t>45</w:t>
            </w:r>
          </w:p>
        </w:tc>
        <w:tc>
          <w:tcPr>
            <w:tcW w:w="521" w:type="dxa"/>
            <w:vAlign w:val="top"/>
          </w:tcPr>
          <w:p w14:paraId="2B1EDE34" w14:textId="0F4F5B62" w:rsidR="006810B4" w:rsidRPr="00D75BA4" w:rsidRDefault="006810B4" w:rsidP="006810B4">
            <w:pPr>
              <w:pStyle w:val="StyleRight0"/>
              <w:keepNext/>
              <w:rPr>
                <w:sz w:val="18"/>
                <w:szCs w:val="18"/>
                <w:lang w:val="en-US"/>
              </w:rPr>
            </w:pPr>
            <w:r w:rsidRPr="006810B4">
              <w:rPr>
                <w:sz w:val="18"/>
                <w:szCs w:val="16"/>
              </w:rPr>
              <w:t>37</w:t>
            </w:r>
          </w:p>
        </w:tc>
      </w:tr>
      <w:tr w:rsidR="006810B4" w:rsidRPr="00CB1486" w14:paraId="5AF5321F" w14:textId="77777777" w:rsidTr="003F3325">
        <w:tc>
          <w:tcPr>
            <w:tcW w:w="1713" w:type="dxa"/>
            <w:vAlign w:val="top"/>
          </w:tcPr>
          <w:p w14:paraId="73FD98D3" w14:textId="72717047" w:rsidR="006810B4" w:rsidRPr="00D75BA4" w:rsidRDefault="006810B4" w:rsidP="006810B4">
            <w:pPr>
              <w:pStyle w:val="StyleRight0"/>
              <w:keepNext/>
              <w:rPr>
                <w:rFonts w:ascii="Calibri" w:hAnsi="Calibri" w:cs="Calibri"/>
                <w:color w:val="000000"/>
                <w:sz w:val="18"/>
                <w:szCs w:val="18"/>
              </w:rPr>
            </w:pPr>
            <w:r w:rsidRPr="006810B4">
              <w:rPr>
                <w:sz w:val="18"/>
                <w:szCs w:val="16"/>
              </w:rPr>
              <w:t>Municipal DDW</w:t>
            </w:r>
          </w:p>
        </w:tc>
        <w:tc>
          <w:tcPr>
            <w:tcW w:w="0" w:type="auto"/>
            <w:vAlign w:val="top"/>
          </w:tcPr>
          <w:p w14:paraId="62DCBC1A" w14:textId="04ED3E0C" w:rsidR="006810B4" w:rsidRPr="00D75BA4" w:rsidRDefault="006810B4" w:rsidP="006810B4">
            <w:pPr>
              <w:pStyle w:val="StyleRight0"/>
              <w:keepNext/>
              <w:rPr>
                <w:rFonts w:ascii="Calibri" w:hAnsi="Calibri" w:cs="Calibri"/>
                <w:b/>
                <w:bCs/>
                <w:color w:val="000000"/>
                <w:sz w:val="18"/>
                <w:szCs w:val="18"/>
              </w:rPr>
            </w:pPr>
            <w:r w:rsidRPr="006810B4">
              <w:rPr>
                <w:b/>
                <w:bCs/>
                <w:sz w:val="18"/>
                <w:szCs w:val="16"/>
              </w:rPr>
              <w:t>71</w:t>
            </w:r>
          </w:p>
        </w:tc>
        <w:tc>
          <w:tcPr>
            <w:tcW w:w="0" w:type="auto"/>
            <w:vAlign w:val="top"/>
          </w:tcPr>
          <w:p w14:paraId="49292F8D" w14:textId="1C71F55A" w:rsidR="006810B4" w:rsidRPr="00D75BA4" w:rsidRDefault="006810B4" w:rsidP="006810B4">
            <w:pPr>
              <w:pStyle w:val="StyleRight0"/>
              <w:keepNext/>
              <w:rPr>
                <w:rFonts w:ascii="Calibri" w:hAnsi="Calibri" w:cs="Calibri"/>
                <w:color w:val="000000"/>
                <w:sz w:val="18"/>
                <w:szCs w:val="18"/>
              </w:rPr>
            </w:pPr>
            <w:r w:rsidRPr="006810B4">
              <w:rPr>
                <w:sz w:val="18"/>
                <w:szCs w:val="16"/>
              </w:rPr>
              <w:t>5</w:t>
            </w:r>
          </w:p>
        </w:tc>
        <w:tc>
          <w:tcPr>
            <w:tcW w:w="0" w:type="auto"/>
            <w:vAlign w:val="top"/>
          </w:tcPr>
          <w:p w14:paraId="4C120299" w14:textId="5ADE50DD" w:rsidR="006810B4" w:rsidRPr="00D75BA4" w:rsidRDefault="006810B4" w:rsidP="006810B4">
            <w:pPr>
              <w:pStyle w:val="StyleRight0"/>
              <w:keepNext/>
              <w:rPr>
                <w:rFonts w:ascii="Calibri" w:hAnsi="Calibri" w:cs="Calibri"/>
                <w:color w:val="000000"/>
                <w:sz w:val="18"/>
                <w:szCs w:val="18"/>
              </w:rPr>
            </w:pPr>
            <w:r w:rsidRPr="006810B4">
              <w:rPr>
                <w:sz w:val="18"/>
                <w:szCs w:val="16"/>
              </w:rPr>
              <w:t>4</w:t>
            </w:r>
          </w:p>
        </w:tc>
        <w:tc>
          <w:tcPr>
            <w:tcW w:w="0" w:type="auto"/>
            <w:vAlign w:val="top"/>
          </w:tcPr>
          <w:p w14:paraId="69FA8145" w14:textId="1DD11FF4" w:rsidR="006810B4" w:rsidRPr="00D75BA4" w:rsidRDefault="006810B4" w:rsidP="006810B4">
            <w:pPr>
              <w:pStyle w:val="StyleRight0"/>
              <w:keepNext/>
              <w:rPr>
                <w:rFonts w:ascii="Calibri" w:hAnsi="Calibri" w:cs="Calibri"/>
                <w:color w:val="000000"/>
                <w:sz w:val="18"/>
                <w:szCs w:val="18"/>
              </w:rPr>
            </w:pPr>
            <w:r w:rsidRPr="006810B4">
              <w:rPr>
                <w:sz w:val="18"/>
                <w:szCs w:val="16"/>
              </w:rPr>
              <w:t>5</w:t>
            </w:r>
          </w:p>
        </w:tc>
        <w:tc>
          <w:tcPr>
            <w:tcW w:w="0" w:type="auto"/>
            <w:vAlign w:val="top"/>
          </w:tcPr>
          <w:p w14:paraId="4A3E1E2A" w14:textId="7AC39C2B" w:rsidR="006810B4" w:rsidRPr="00D75BA4" w:rsidRDefault="006810B4" w:rsidP="006810B4">
            <w:pPr>
              <w:pStyle w:val="StyleRight0"/>
              <w:keepNext/>
              <w:rPr>
                <w:rFonts w:ascii="Calibri" w:hAnsi="Calibri" w:cs="Calibri"/>
                <w:color w:val="000000"/>
                <w:sz w:val="18"/>
                <w:szCs w:val="18"/>
              </w:rPr>
            </w:pPr>
            <w:r w:rsidRPr="006810B4">
              <w:rPr>
                <w:sz w:val="18"/>
                <w:szCs w:val="16"/>
              </w:rPr>
              <w:t>6</w:t>
            </w:r>
          </w:p>
        </w:tc>
        <w:tc>
          <w:tcPr>
            <w:tcW w:w="0" w:type="auto"/>
            <w:vAlign w:val="top"/>
          </w:tcPr>
          <w:p w14:paraId="4C1812E4" w14:textId="3D4B173B" w:rsidR="006810B4" w:rsidRPr="00D75BA4" w:rsidRDefault="006810B4" w:rsidP="006810B4">
            <w:pPr>
              <w:pStyle w:val="StyleRight0"/>
              <w:keepNext/>
              <w:rPr>
                <w:rFonts w:ascii="Calibri" w:hAnsi="Calibri" w:cs="Calibri"/>
                <w:color w:val="000000"/>
                <w:sz w:val="18"/>
                <w:szCs w:val="18"/>
              </w:rPr>
            </w:pPr>
            <w:r w:rsidRPr="006810B4">
              <w:rPr>
                <w:sz w:val="18"/>
                <w:szCs w:val="16"/>
              </w:rPr>
              <w:t>5</w:t>
            </w:r>
          </w:p>
        </w:tc>
        <w:tc>
          <w:tcPr>
            <w:tcW w:w="0" w:type="auto"/>
            <w:vAlign w:val="top"/>
          </w:tcPr>
          <w:p w14:paraId="5299824E" w14:textId="04C704C9" w:rsidR="006810B4" w:rsidRPr="00D75BA4" w:rsidRDefault="006810B4" w:rsidP="006810B4">
            <w:pPr>
              <w:pStyle w:val="StyleRight0"/>
              <w:keepNext/>
              <w:rPr>
                <w:rFonts w:ascii="Calibri" w:hAnsi="Calibri" w:cs="Calibri"/>
                <w:color w:val="000000"/>
                <w:sz w:val="18"/>
                <w:szCs w:val="18"/>
              </w:rPr>
            </w:pPr>
            <w:r w:rsidRPr="006810B4">
              <w:rPr>
                <w:sz w:val="18"/>
                <w:szCs w:val="16"/>
              </w:rPr>
              <w:t>7</w:t>
            </w:r>
          </w:p>
        </w:tc>
        <w:tc>
          <w:tcPr>
            <w:tcW w:w="0" w:type="auto"/>
            <w:vAlign w:val="top"/>
          </w:tcPr>
          <w:p w14:paraId="6628BD21" w14:textId="620F3808" w:rsidR="006810B4" w:rsidRPr="00D75BA4" w:rsidRDefault="006810B4" w:rsidP="006810B4">
            <w:pPr>
              <w:pStyle w:val="StyleRight0"/>
              <w:keepNext/>
              <w:rPr>
                <w:rFonts w:ascii="Calibri" w:hAnsi="Calibri" w:cs="Calibri"/>
                <w:color w:val="000000"/>
                <w:sz w:val="18"/>
                <w:szCs w:val="18"/>
              </w:rPr>
            </w:pPr>
            <w:r w:rsidRPr="006810B4">
              <w:rPr>
                <w:sz w:val="18"/>
                <w:szCs w:val="16"/>
              </w:rPr>
              <w:t>7</w:t>
            </w:r>
          </w:p>
        </w:tc>
        <w:tc>
          <w:tcPr>
            <w:tcW w:w="0" w:type="auto"/>
            <w:vAlign w:val="top"/>
          </w:tcPr>
          <w:p w14:paraId="43EC902D" w14:textId="7CE580C4" w:rsidR="006810B4" w:rsidRPr="00D75BA4" w:rsidRDefault="006810B4" w:rsidP="006810B4">
            <w:pPr>
              <w:pStyle w:val="StyleRight0"/>
              <w:keepNext/>
              <w:rPr>
                <w:rFonts w:ascii="Calibri" w:hAnsi="Calibri" w:cs="Calibri"/>
                <w:color w:val="000000"/>
                <w:sz w:val="18"/>
                <w:szCs w:val="18"/>
              </w:rPr>
            </w:pPr>
            <w:r w:rsidRPr="006810B4">
              <w:rPr>
                <w:sz w:val="18"/>
                <w:szCs w:val="16"/>
              </w:rPr>
              <w:t>8</w:t>
            </w:r>
          </w:p>
        </w:tc>
        <w:tc>
          <w:tcPr>
            <w:tcW w:w="0" w:type="auto"/>
            <w:vAlign w:val="top"/>
          </w:tcPr>
          <w:p w14:paraId="6563EB7B" w14:textId="0B89D4B2" w:rsidR="006810B4" w:rsidRPr="00D75BA4" w:rsidRDefault="006810B4" w:rsidP="006810B4">
            <w:pPr>
              <w:pStyle w:val="StyleRight0"/>
              <w:keepNext/>
              <w:rPr>
                <w:rFonts w:ascii="Calibri" w:hAnsi="Calibri" w:cs="Calibri"/>
                <w:color w:val="000000"/>
                <w:sz w:val="18"/>
                <w:szCs w:val="18"/>
              </w:rPr>
            </w:pPr>
            <w:r w:rsidRPr="006810B4">
              <w:rPr>
                <w:sz w:val="18"/>
                <w:szCs w:val="16"/>
              </w:rPr>
              <w:t>6</w:t>
            </w:r>
          </w:p>
        </w:tc>
        <w:tc>
          <w:tcPr>
            <w:tcW w:w="0" w:type="auto"/>
            <w:vAlign w:val="top"/>
          </w:tcPr>
          <w:p w14:paraId="454DC56B" w14:textId="41B15CF2" w:rsidR="006810B4" w:rsidRPr="00D75BA4" w:rsidRDefault="006810B4" w:rsidP="006810B4">
            <w:pPr>
              <w:pStyle w:val="StyleRight0"/>
              <w:keepNext/>
              <w:rPr>
                <w:rFonts w:ascii="Calibri" w:hAnsi="Calibri" w:cs="Calibri"/>
                <w:color w:val="000000"/>
                <w:sz w:val="18"/>
                <w:szCs w:val="18"/>
              </w:rPr>
            </w:pPr>
            <w:r w:rsidRPr="006810B4">
              <w:rPr>
                <w:sz w:val="18"/>
                <w:szCs w:val="16"/>
              </w:rPr>
              <w:t>7</w:t>
            </w:r>
          </w:p>
        </w:tc>
        <w:tc>
          <w:tcPr>
            <w:tcW w:w="0" w:type="auto"/>
            <w:vAlign w:val="top"/>
          </w:tcPr>
          <w:p w14:paraId="539B7DC0" w14:textId="4C47972A" w:rsidR="006810B4" w:rsidRPr="00D75BA4" w:rsidRDefault="006810B4" w:rsidP="006810B4">
            <w:pPr>
              <w:pStyle w:val="StyleRight0"/>
              <w:keepNext/>
              <w:rPr>
                <w:rFonts w:ascii="Calibri" w:hAnsi="Calibri" w:cs="Calibri"/>
                <w:color w:val="000000"/>
                <w:sz w:val="18"/>
                <w:szCs w:val="18"/>
              </w:rPr>
            </w:pPr>
            <w:r w:rsidRPr="006810B4">
              <w:rPr>
                <w:sz w:val="18"/>
                <w:szCs w:val="16"/>
              </w:rPr>
              <w:t>6</w:t>
            </w:r>
          </w:p>
        </w:tc>
        <w:tc>
          <w:tcPr>
            <w:tcW w:w="521" w:type="dxa"/>
            <w:vAlign w:val="top"/>
          </w:tcPr>
          <w:p w14:paraId="0F340D76" w14:textId="717F0BA2" w:rsidR="006810B4" w:rsidRPr="00D75BA4" w:rsidRDefault="006810B4" w:rsidP="006810B4">
            <w:pPr>
              <w:pStyle w:val="StyleRight0"/>
              <w:keepNext/>
              <w:rPr>
                <w:rFonts w:ascii="Calibri" w:hAnsi="Calibri" w:cs="Calibri"/>
                <w:color w:val="000000"/>
                <w:sz w:val="18"/>
                <w:szCs w:val="18"/>
              </w:rPr>
            </w:pPr>
            <w:r w:rsidRPr="006810B4">
              <w:rPr>
                <w:sz w:val="18"/>
                <w:szCs w:val="16"/>
              </w:rPr>
              <w:t>6</w:t>
            </w:r>
          </w:p>
        </w:tc>
      </w:tr>
      <w:tr w:rsidR="00CB1486" w:rsidRPr="00CB1486" w14:paraId="11FF738A" w14:textId="77777777" w:rsidTr="00D75BA4">
        <w:tc>
          <w:tcPr>
            <w:tcW w:w="1713" w:type="dxa"/>
            <w:vAlign w:val="bottom"/>
          </w:tcPr>
          <w:p w14:paraId="47EC4793" w14:textId="77777777" w:rsidR="00CB1486" w:rsidRPr="00D75BA4" w:rsidRDefault="00CB1486" w:rsidP="00CB1486">
            <w:pPr>
              <w:pStyle w:val="StyleRight0"/>
              <w:keepNext/>
              <w:rPr>
                <w:sz w:val="18"/>
                <w:szCs w:val="18"/>
                <w:lang w:val="en-US"/>
              </w:rPr>
            </w:pPr>
            <w:r w:rsidRPr="00D75BA4">
              <w:rPr>
                <w:rFonts w:ascii="Calibri" w:hAnsi="Calibri" w:cs="Calibri"/>
                <w:b/>
                <w:bCs/>
                <w:color w:val="000000"/>
                <w:sz w:val="18"/>
                <w:szCs w:val="18"/>
              </w:rPr>
              <w:t>Total</w:t>
            </w:r>
          </w:p>
        </w:tc>
        <w:tc>
          <w:tcPr>
            <w:tcW w:w="0" w:type="auto"/>
            <w:vAlign w:val="bottom"/>
          </w:tcPr>
          <w:p w14:paraId="4E829C82" w14:textId="6832A5D6" w:rsidR="00CB1486" w:rsidRPr="00D75BA4" w:rsidRDefault="00CB1486" w:rsidP="00CB1486">
            <w:pPr>
              <w:pStyle w:val="StyleRight0"/>
              <w:keepNext/>
              <w:rPr>
                <w:sz w:val="18"/>
                <w:szCs w:val="18"/>
                <w:lang w:val="en-US"/>
              </w:rPr>
            </w:pPr>
            <w:r w:rsidRPr="00D75BA4">
              <w:rPr>
                <w:rFonts w:ascii="Calibri" w:hAnsi="Calibri" w:cs="Calibri"/>
                <w:b/>
                <w:bCs/>
                <w:color w:val="000000"/>
                <w:sz w:val="18"/>
                <w:szCs w:val="18"/>
              </w:rPr>
              <w:t>7247</w:t>
            </w:r>
          </w:p>
        </w:tc>
        <w:tc>
          <w:tcPr>
            <w:tcW w:w="0" w:type="auto"/>
            <w:vAlign w:val="bottom"/>
          </w:tcPr>
          <w:p w14:paraId="03BAF35C" w14:textId="79269588" w:rsidR="00CB1486" w:rsidRPr="00D75BA4" w:rsidRDefault="00CB1486" w:rsidP="00CB1486">
            <w:pPr>
              <w:pStyle w:val="StyleRight0"/>
              <w:keepNext/>
              <w:rPr>
                <w:sz w:val="18"/>
                <w:szCs w:val="18"/>
                <w:lang w:val="en-US"/>
              </w:rPr>
            </w:pPr>
            <w:r w:rsidRPr="00D75BA4">
              <w:rPr>
                <w:rFonts w:ascii="Calibri" w:hAnsi="Calibri" w:cs="Calibri"/>
                <w:b/>
                <w:bCs/>
                <w:color w:val="000000"/>
                <w:sz w:val="18"/>
                <w:szCs w:val="18"/>
              </w:rPr>
              <w:t>468</w:t>
            </w:r>
          </w:p>
        </w:tc>
        <w:tc>
          <w:tcPr>
            <w:tcW w:w="0" w:type="auto"/>
            <w:vAlign w:val="bottom"/>
          </w:tcPr>
          <w:p w14:paraId="3616B284" w14:textId="308EF113" w:rsidR="00CB1486" w:rsidRPr="00D75BA4" w:rsidRDefault="00CB1486" w:rsidP="00CB1486">
            <w:pPr>
              <w:pStyle w:val="StyleRight0"/>
              <w:keepNext/>
              <w:rPr>
                <w:sz w:val="18"/>
                <w:szCs w:val="18"/>
                <w:lang w:val="en-US"/>
              </w:rPr>
            </w:pPr>
            <w:r w:rsidRPr="00D75BA4">
              <w:rPr>
                <w:rFonts w:ascii="Calibri" w:hAnsi="Calibri" w:cs="Calibri"/>
                <w:b/>
                <w:bCs/>
                <w:color w:val="000000"/>
                <w:sz w:val="18"/>
                <w:szCs w:val="18"/>
              </w:rPr>
              <w:t>595</w:t>
            </w:r>
          </w:p>
        </w:tc>
        <w:tc>
          <w:tcPr>
            <w:tcW w:w="0" w:type="auto"/>
            <w:vAlign w:val="bottom"/>
          </w:tcPr>
          <w:p w14:paraId="1FCB3E3B" w14:textId="3BA7CB3D" w:rsidR="00CB1486" w:rsidRPr="00D75BA4" w:rsidRDefault="00CB1486" w:rsidP="00CB1486">
            <w:pPr>
              <w:pStyle w:val="StyleRight0"/>
              <w:keepNext/>
              <w:rPr>
                <w:sz w:val="18"/>
                <w:szCs w:val="18"/>
                <w:lang w:val="en-US"/>
              </w:rPr>
            </w:pPr>
            <w:r w:rsidRPr="00D75BA4">
              <w:rPr>
                <w:rFonts w:ascii="Calibri" w:hAnsi="Calibri" w:cs="Calibri"/>
                <w:b/>
                <w:bCs/>
                <w:color w:val="000000"/>
                <w:sz w:val="18"/>
                <w:szCs w:val="18"/>
              </w:rPr>
              <w:t>597</w:t>
            </w:r>
          </w:p>
        </w:tc>
        <w:tc>
          <w:tcPr>
            <w:tcW w:w="0" w:type="auto"/>
            <w:vAlign w:val="bottom"/>
          </w:tcPr>
          <w:p w14:paraId="531F33D3" w14:textId="6210BE08" w:rsidR="00CB1486" w:rsidRPr="00D75BA4" w:rsidRDefault="00CB1486" w:rsidP="00CB1486">
            <w:pPr>
              <w:pStyle w:val="StyleRight0"/>
              <w:keepNext/>
              <w:rPr>
                <w:sz w:val="18"/>
                <w:szCs w:val="18"/>
                <w:lang w:val="en-US"/>
              </w:rPr>
            </w:pPr>
            <w:r w:rsidRPr="00D75BA4">
              <w:rPr>
                <w:rFonts w:ascii="Calibri" w:hAnsi="Calibri" w:cs="Calibri"/>
                <w:b/>
                <w:bCs/>
                <w:color w:val="000000"/>
                <w:sz w:val="18"/>
                <w:szCs w:val="18"/>
              </w:rPr>
              <w:t>624</w:t>
            </w:r>
          </w:p>
        </w:tc>
        <w:tc>
          <w:tcPr>
            <w:tcW w:w="0" w:type="auto"/>
            <w:vAlign w:val="bottom"/>
          </w:tcPr>
          <w:p w14:paraId="6F14100C" w14:textId="26F4C754" w:rsidR="00CB1486" w:rsidRPr="00D75BA4" w:rsidRDefault="00CB1486" w:rsidP="00CB1486">
            <w:pPr>
              <w:pStyle w:val="StyleRight0"/>
              <w:keepNext/>
              <w:rPr>
                <w:sz w:val="18"/>
                <w:szCs w:val="18"/>
                <w:lang w:val="en-US"/>
              </w:rPr>
            </w:pPr>
            <w:r w:rsidRPr="00D75BA4">
              <w:rPr>
                <w:rFonts w:ascii="Calibri" w:hAnsi="Calibri" w:cs="Calibri"/>
                <w:b/>
                <w:bCs/>
                <w:color w:val="000000"/>
                <w:sz w:val="18"/>
                <w:szCs w:val="18"/>
              </w:rPr>
              <w:t>583</w:t>
            </w:r>
          </w:p>
        </w:tc>
        <w:tc>
          <w:tcPr>
            <w:tcW w:w="0" w:type="auto"/>
            <w:vAlign w:val="bottom"/>
          </w:tcPr>
          <w:p w14:paraId="6FB899DD" w14:textId="00302271" w:rsidR="00CB1486" w:rsidRPr="00D75BA4" w:rsidRDefault="00CB1486" w:rsidP="00CB1486">
            <w:pPr>
              <w:pStyle w:val="StyleRight0"/>
              <w:keepNext/>
              <w:rPr>
                <w:sz w:val="18"/>
                <w:szCs w:val="18"/>
                <w:lang w:val="en-US"/>
              </w:rPr>
            </w:pPr>
            <w:r w:rsidRPr="00D75BA4">
              <w:rPr>
                <w:rFonts w:ascii="Calibri" w:hAnsi="Calibri" w:cs="Calibri"/>
                <w:b/>
                <w:bCs/>
                <w:color w:val="000000"/>
                <w:sz w:val="18"/>
                <w:szCs w:val="18"/>
              </w:rPr>
              <w:t>631</w:t>
            </w:r>
          </w:p>
        </w:tc>
        <w:tc>
          <w:tcPr>
            <w:tcW w:w="0" w:type="auto"/>
            <w:vAlign w:val="bottom"/>
          </w:tcPr>
          <w:p w14:paraId="17F396B8" w14:textId="67571E68" w:rsidR="00CB1486" w:rsidRPr="00D75BA4" w:rsidRDefault="00CB1486" w:rsidP="00CB1486">
            <w:pPr>
              <w:pStyle w:val="StyleRight0"/>
              <w:keepNext/>
              <w:rPr>
                <w:sz w:val="18"/>
                <w:szCs w:val="18"/>
                <w:lang w:val="en-US"/>
              </w:rPr>
            </w:pPr>
            <w:r w:rsidRPr="00D75BA4">
              <w:rPr>
                <w:rFonts w:ascii="Calibri" w:hAnsi="Calibri" w:cs="Calibri"/>
                <w:b/>
                <w:bCs/>
                <w:color w:val="000000"/>
                <w:sz w:val="18"/>
                <w:szCs w:val="18"/>
              </w:rPr>
              <w:t>366</w:t>
            </w:r>
          </w:p>
        </w:tc>
        <w:tc>
          <w:tcPr>
            <w:tcW w:w="0" w:type="auto"/>
            <w:vAlign w:val="bottom"/>
          </w:tcPr>
          <w:p w14:paraId="76E9C5D1" w14:textId="0403C07D" w:rsidR="00CB1486" w:rsidRPr="00D75BA4" w:rsidRDefault="00CB1486" w:rsidP="00CB1486">
            <w:pPr>
              <w:pStyle w:val="StyleRight0"/>
              <w:keepNext/>
              <w:rPr>
                <w:sz w:val="18"/>
                <w:szCs w:val="18"/>
                <w:lang w:val="en-US"/>
              </w:rPr>
            </w:pPr>
            <w:r w:rsidRPr="00D75BA4">
              <w:rPr>
                <w:rFonts w:ascii="Calibri" w:hAnsi="Calibri" w:cs="Calibri"/>
                <w:b/>
                <w:bCs/>
                <w:color w:val="000000"/>
                <w:sz w:val="18"/>
                <w:szCs w:val="18"/>
              </w:rPr>
              <w:t>671</w:t>
            </w:r>
          </w:p>
        </w:tc>
        <w:tc>
          <w:tcPr>
            <w:tcW w:w="0" w:type="auto"/>
            <w:vAlign w:val="bottom"/>
          </w:tcPr>
          <w:p w14:paraId="0156CCE1" w14:textId="4BE48908" w:rsidR="00CB1486" w:rsidRPr="00D75BA4" w:rsidRDefault="00CB1486" w:rsidP="00CB1486">
            <w:pPr>
              <w:pStyle w:val="StyleRight0"/>
              <w:keepNext/>
              <w:rPr>
                <w:sz w:val="18"/>
                <w:szCs w:val="18"/>
                <w:lang w:val="en-US"/>
              </w:rPr>
            </w:pPr>
            <w:r w:rsidRPr="00D75BA4">
              <w:rPr>
                <w:rFonts w:ascii="Calibri" w:hAnsi="Calibri" w:cs="Calibri"/>
                <w:b/>
                <w:bCs/>
                <w:color w:val="000000"/>
                <w:sz w:val="18"/>
                <w:szCs w:val="18"/>
              </w:rPr>
              <w:t>807</w:t>
            </w:r>
          </w:p>
        </w:tc>
        <w:tc>
          <w:tcPr>
            <w:tcW w:w="0" w:type="auto"/>
            <w:vAlign w:val="bottom"/>
          </w:tcPr>
          <w:p w14:paraId="79FE8137" w14:textId="0DFC02E7" w:rsidR="00CB1486" w:rsidRPr="00D75BA4" w:rsidRDefault="00CB1486" w:rsidP="00CB1486">
            <w:pPr>
              <w:pStyle w:val="StyleRight0"/>
              <w:keepNext/>
              <w:rPr>
                <w:sz w:val="18"/>
                <w:szCs w:val="18"/>
                <w:lang w:val="en-US"/>
              </w:rPr>
            </w:pPr>
            <w:r w:rsidRPr="00D75BA4">
              <w:rPr>
                <w:rFonts w:ascii="Calibri" w:hAnsi="Calibri" w:cs="Calibri"/>
                <w:b/>
                <w:bCs/>
                <w:color w:val="000000"/>
                <w:sz w:val="18"/>
                <w:szCs w:val="18"/>
              </w:rPr>
              <w:t>626</w:t>
            </w:r>
          </w:p>
        </w:tc>
        <w:tc>
          <w:tcPr>
            <w:tcW w:w="0" w:type="auto"/>
            <w:vAlign w:val="bottom"/>
          </w:tcPr>
          <w:p w14:paraId="33B02500" w14:textId="0A2256EA" w:rsidR="00CB1486" w:rsidRPr="00D75BA4" w:rsidRDefault="00CB1486" w:rsidP="00CB1486">
            <w:pPr>
              <w:pStyle w:val="StyleRight0"/>
              <w:keepNext/>
              <w:rPr>
                <w:sz w:val="18"/>
                <w:szCs w:val="18"/>
                <w:lang w:val="en-US"/>
              </w:rPr>
            </w:pPr>
            <w:r w:rsidRPr="00D75BA4">
              <w:rPr>
                <w:rFonts w:ascii="Calibri" w:hAnsi="Calibri" w:cs="Calibri"/>
                <w:b/>
                <w:bCs/>
                <w:color w:val="000000"/>
                <w:sz w:val="18"/>
                <w:szCs w:val="18"/>
              </w:rPr>
              <w:t>686</w:t>
            </w:r>
          </w:p>
        </w:tc>
        <w:tc>
          <w:tcPr>
            <w:tcW w:w="521" w:type="dxa"/>
            <w:vAlign w:val="bottom"/>
          </w:tcPr>
          <w:p w14:paraId="07884659" w14:textId="0D10492F" w:rsidR="00CB1486" w:rsidRPr="00D75BA4" w:rsidRDefault="00CB1486" w:rsidP="00CB1486">
            <w:pPr>
              <w:pStyle w:val="StyleRight0"/>
              <w:keepNext/>
              <w:rPr>
                <w:sz w:val="18"/>
                <w:szCs w:val="18"/>
                <w:lang w:val="en-US"/>
              </w:rPr>
            </w:pPr>
            <w:r w:rsidRPr="00D75BA4">
              <w:rPr>
                <w:rFonts w:ascii="Calibri" w:hAnsi="Calibri" w:cs="Calibri"/>
                <w:b/>
                <w:bCs/>
                <w:color w:val="000000"/>
                <w:sz w:val="18"/>
                <w:szCs w:val="18"/>
              </w:rPr>
              <w:t>595</w:t>
            </w:r>
          </w:p>
        </w:tc>
      </w:tr>
    </w:tbl>
    <w:p w14:paraId="43EDAFB9" w14:textId="77777777" w:rsidR="00D75BA4" w:rsidRDefault="00D75BA4" w:rsidP="00D75BA4">
      <w:pPr>
        <w:spacing w:before="0" w:after="0" w:line="240" w:lineRule="auto"/>
        <w:ind w:right="0"/>
        <w:rPr>
          <w:lang w:val="en-US"/>
        </w:rPr>
      </w:pPr>
    </w:p>
    <w:p w14:paraId="023CC8E9" w14:textId="57EFD0A7" w:rsidR="00CB1486" w:rsidRPr="00413282" w:rsidRDefault="00CB1486" w:rsidP="00D75BA4">
      <w:pPr>
        <w:spacing w:before="0" w:after="0" w:line="240" w:lineRule="auto"/>
        <w:ind w:right="0"/>
        <w:rPr>
          <w:lang w:val="en-US"/>
        </w:rPr>
      </w:pPr>
      <w:r w:rsidRPr="00413282">
        <w:rPr>
          <w:lang w:val="en-US"/>
        </w:rPr>
        <w:lastRenderedPageBreak/>
        <w:t xml:space="preserve">The </w:t>
      </w:r>
      <w:r w:rsidR="00DE4003">
        <w:rPr>
          <w:lang w:val="en-US"/>
        </w:rPr>
        <w:t>annual</w:t>
      </w:r>
      <w:r w:rsidRPr="00413282">
        <w:rPr>
          <w:lang w:val="en-US"/>
        </w:rPr>
        <w:t xml:space="preserve"> DT, defined as the total volume diverted in a single year, by subwatershed is shown for the </w:t>
      </w:r>
      <w:r w:rsidR="004A0D99">
        <w:rPr>
          <w:lang w:val="en-US"/>
        </w:rPr>
        <w:t>r</w:t>
      </w:r>
      <w:r w:rsidRPr="00413282">
        <w:rPr>
          <w:lang w:val="en-US"/>
        </w:rPr>
        <w:t xml:space="preserve">eported </w:t>
      </w:r>
      <w:r w:rsidR="004A0D99">
        <w:rPr>
          <w:lang w:val="en-US"/>
        </w:rPr>
        <w:t>w</w:t>
      </w:r>
      <w:r w:rsidRPr="00413282">
        <w:rPr>
          <w:lang w:val="en-US"/>
        </w:rPr>
        <w:t xml:space="preserve">ater </w:t>
      </w:r>
      <w:r w:rsidR="004A0D99">
        <w:rPr>
          <w:lang w:val="en-US"/>
        </w:rPr>
        <w:t>u</w:t>
      </w:r>
      <w:r w:rsidRPr="00413282">
        <w:rPr>
          <w:lang w:val="en-US"/>
        </w:rPr>
        <w:t xml:space="preserve">se </w:t>
      </w:r>
      <w:r w:rsidR="004A0D99">
        <w:rPr>
          <w:lang w:val="en-US"/>
        </w:rPr>
        <w:t>s</w:t>
      </w:r>
      <w:r w:rsidRPr="00413282">
        <w:rPr>
          <w:lang w:val="en-US"/>
        </w:rPr>
        <w:t xml:space="preserve">cenario in </w:t>
      </w:r>
      <w:r w:rsidRPr="00413282">
        <w:rPr>
          <w:lang w:val="en-US"/>
        </w:rPr>
        <w:fldChar w:fldCharType="begin"/>
      </w:r>
      <w:r w:rsidRPr="00413282">
        <w:rPr>
          <w:lang w:val="en-US"/>
        </w:rPr>
        <w:instrText xml:space="preserve"> REF _Ref14855664 \h </w:instrText>
      </w:r>
      <w:r w:rsidRPr="00413282">
        <w:rPr>
          <w:lang w:val="en-US"/>
        </w:rPr>
      </w:r>
      <w:r w:rsidRPr="00413282">
        <w:rPr>
          <w:lang w:val="en-US"/>
        </w:rPr>
        <w:fldChar w:fldCharType="separate"/>
      </w:r>
      <w:r w:rsidR="0067763F" w:rsidRPr="00413282">
        <w:rPr>
          <w:lang w:val="en-US"/>
        </w:rPr>
        <w:t xml:space="preserve">Figure </w:t>
      </w:r>
      <w:r w:rsidR="0067763F">
        <w:rPr>
          <w:noProof/>
          <w:lang w:val="en-US"/>
        </w:rPr>
        <w:t>7</w:t>
      </w:r>
      <w:r w:rsidR="0067763F">
        <w:rPr>
          <w:lang w:val="en-US"/>
        </w:rPr>
        <w:t>.</w:t>
      </w:r>
      <w:r w:rsidR="0067763F">
        <w:rPr>
          <w:noProof/>
          <w:lang w:val="en-US"/>
        </w:rPr>
        <w:t>4</w:t>
      </w:r>
      <w:r w:rsidRPr="00413282">
        <w:rPr>
          <w:lang w:val="en-US"/>
        </w:rPr>
        <w:fldChar w:fldCharType="end"/>
      </w:r>
      <w:r w:rsidRPr="00413282">
        <w:rPr>
          <w:lang w:val="en-US"/>
        </w:rPr>
        <w:t xml:space="preserve"> and the </w:t>
      </w:r>
      <w:r w:rsidR="00EF1175">
        <w:rPr>
          <w:lang w:val="en-US"/>
        </w:rPr>
        <w:t>p</w:t>
      </w:r>
      <w:r w:rsidRPr="00413282">
        <w:rPr>
          <w:lang w:val="en-US"/>
        </w:rPr>
        <w:t xml:space="preserve">ermitted </w:t>
      </w:r>
      <w:r w:rsidR="00EF1175">
        <w:rPr>
          <w:lang w:val="en-US"/>
        </w:rPr>
        <w:t>w</w:t>
      </w:r>
      <w:r w:rsidRPr="00413282">
        <w:rPr>
          <w:lang w:val="en-US"/>
        </w:rPr>
        <w:t xml:space="preserve">ater </w:t>
      </w:r>
      <w:r w:rsidR="00EF1175">
        <w:rPr>
          <w:lang w:val="en-US"/>
        </w:rPr>
        <w:t>u</w:t>
      </w:r>
      <w:r w:rsidRPr="00413282">
        <w:rPr>
          <w:lang w:val="en-US"/>
        </w:rPr>
        <w:t xml:space="preserve">se </w:t>
      </w:r>
      <w:r w:rsidR="00EF1175">
        <w:rPr>
          <w:lang w:val="en-US"/>
        </w:rPr>
        <w:t>s</w:t>
      </w:r>
      <w:r w:rsidRPr="00413282">
        <w:rPr>
          <w:lang w:val="en-US"/>
        </w:rPr>
        <w:t>cenario in</w:t>
      </w:r>
      <w:r w:rsidR="00D75BA4">
        <w:rPr>
          <w:lang w:val="en-US"/>
        </w:rPr>
        <w:t xml:space="preserve"> </w:t>
      </w:r>
      <w:r w:rsidR="00D75BA4">
        <w:rPr>
          <w:lang w:val="en-US"/>
        </w:rPr>
        <w:fldChar w:fldCharType="begin"/>
      </w:r>
      <w:r w:rsidR="00D75BA4">
        <w:rPr>
          <w:lang w:val="en-US"/>
        </w:rPr>
        <w:instrText xml:space="preserve"> REF _Ref14855671 \h </w:instrText>
      </w:r>
      <w:r w:rsidR="00D75BA4">
        <w:rPr>
          <w:lang w:val="en-US"/>
        </w:rPr>
      </w:r>
      <w:r w:rsidR="00D75BA4">
        <w:rPr>
          <w:lang w:val="en-US"/>
        </w:rPr>
        <w:fldChar w:fldCharType="separate"/>
      </w:r>
      <w:r w:rsidR="0067763F" w:rsidRPr="00413282">
        <w:rPr>
          <w:lang w:val="en-US"/>
        </w:rPr>
        <w:t xml:space="preserve">Figure </w:t>
      </w:r>
      <w:r w:rsidR="0067763F">
        <w:rPr>
          <w:noProof/>
          <w:lang w:val="en-US"/>
        </w:rPr>
        <w:t>7</w:t>
      </w:r>
      <w:r w:rsidR="0067763F">
        <w:rPr>
          <w:lang w:val="en-US"/>
        </w:rPr>
        <w:t>.</w:t>
      </w:r>
      <w:r w:rsidR="0067763F">
        <w:rPr>
          <w:noProof/>
          <w:lang w:val="en-US"/>
        </w:rPr>
        <w:t>5</w:t>
      </w:r>
      <w:r w:rsidR="00D75BA4">
        <w:rPr>
          <w:lang w:val="en-US"/>
        </w:rPr>
        <w:fldChar w:fldCharType="end"/>
      </w:r>
      <w:r w:rsidRPr="00413282">
        <w:rPr>
          <w:lang w:val="en-US"/>
        </w:rPr>
        <w:t>.</w:t>
      </w:r>
      <w:r>
        <w:rPr>
          <w:lang w:val="en-US"/>
        </w:rPr>
        <w:t xml:space="preserve"> The estimates for cannabis imagery (with 1-month storage </w:t>
      </w:r>
      <w:r w:rsidR="00D75BA4">
        <w:rPr>
          <w:lang w:val="en-US"/>
        </w:rPr>
        <w:t>pattern</w:t>
      </w:r>
      <w:r>
        <w:rPr>
          <w:lang w:val="en-US"/>
        </w:rPr>
        <w:t>), illegal domestic, and DDW municipal demands are included within these figures.</w:t>
      </w:r>
    </w:p>
    <w:p w14:paraId="239D7566" w14:textId="46BCF6A9" w:rsidR="00CC40BD" w:rsidRPr="00413282" w:rsidRDefault="00A475A0" w:rsidP="00A475A0">
      <w:pPr>
        <w:pStyle w:val="TableFigureTitle"/>
        <w:rPr>
          <w:lang w:val="en-US"/>
        </w:rPr>
      </w:pPr>
      <w:r w:rsidRPr="00A475A0">
        <w:rPr>
          <w:noProof/>
          <w:lang w:val="en-US"/>
        </w:rPr>
        <w:drawing>
          <wp:inline distT="0" distB="0" distL="0" distR="0" wp14:anchorId="1468B719" wp14:editId="28CCFB78">
            <wp:extent cx="5305425" cy="7182395"/>
            <wp:effectExtent l="0" t="0" r="0" b="0"/>
            <wp:docPr id="25" name="Picture 25" descr="Map showing subwatersheds colored in a blue color-ramp according to their diverted total in the Reported Water Use Scenario. Legend of annual diverted total ranges from 0 to 710 A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Map showing subwatersheds colored in a blue color-ramp according to their diverted total in the Reported Water Use Scenario. Legend of annual diverted total ranges from 0 to 710 AF. "/>
                    <pic:cNvPicPr>
                      <a:picLocks noChangeAspect="1" noChangeArrowheads="1"/>
                    </pic:cNvPicPr>
                  </pic:nvPicPr>
                  <pic:blipFill rotWithShape="1">
                    <a:blip r:embed="rId38">
                      <a:extLst>
                        <a:ext uri="{28A0092B-C50C-407E-A947-70E740481C1C}">
                          <a14:useLocalDpi xmlns:a14="http://schemas.microsoft.com/office/drawing/2010/main" val="0"/>
                        </a:ext>
                      </a:extLst>
                    </a:blip>
                    <a:srcRect l="9288" t="7559" r="9612" b="7619"/>
                    <a:stretch/>
                  </pic:blipFill>
                  <pic:spPr bwMode="auto">
                    <a:xfrm>
                      <a:off x="0" y="0"/>
                      <a:ext cx="5312595" cy="7192102"/>
                    </a:xfrm>
                    <a:prstGeom prst="rect">
                      <a:avLst/>
                    </a:prstGeom>
                    <a:noFill/>
                    <a:ln>
                      <a:noFill/>
                    </a:ln>
                    <a:extLst>
                      <a:ext uri="{53640926-AAD7-44D8-BBD7-CCE9431645EC}">
                        <a14:shadowObscured xmlns:a14="http://schemas.microsoft.com/office/drawing/2010/main"/>
                      </a:ext>
                    </a:extLst>
                  </pic:spPr>
                </pic:pic>
              </a:graphicData>
            </a:graphic>
          </wp:inline>
        </w:drawing>
      </w:r>
    </w:p>
    <w:p w14:paraId="6548D178" w14:textId="03F31048" w:rsidR="00F04BCD" w:rsidRPr="00413282" w:rsidRDefault="001468BD" w:rsidP="0082676F">
      <w:pPr>
        <w:pStyle w:val="TableFigureTitle"/>
        <w:rPr>
          <w:lang w:val="en-US"/>
        </w:rPr>
      </w:pPr>
      <w:bookmarkStart w:id="171" w:name="_Ref14855664"/>
      <w:r w:rsidRPr="00413282">
        <w:rPr>
          <w:lang w:val="en-US"/>
        </w:rPr>
        <w:t xml:space="preserve">Figure </w:t>
      </w:r>
      <w:r w:rsidR="00753F94">
        <w:rPr>
          <w:lang w:val="en-US"/>
        </w:rPr>
        <w:fldChar w:fldCharType="begin"/>
      </w:r>
      <w:r w:rsidR="00753F94">
        <w:rPr>
          <w:lang w:val="en-US"/>
        </w:rPr>
        <w:instrText xml:space="preserve"> STYLEREF 1 \s </w:instrText>
      </w:r>
      <w:r w:rsidR="00753F94">
        <w:rPr>
          <w:lang w:val="en-US"/>
        </w:rPr>
        <w:fldChar w:fldCharType="separate"/>
      </w:r>
      <w:r w:rsidR="00753F94">
        <w:rPr>
          <w:noProof/>
          <w:lang w:val="en-US"/>
        </w:rPr>
        <w:t>7</w:t>
      </w:r>
      <w:r w:rsidR="00753F94">
        <w:rPr>
          <w:lang w:val="en-US"/>
        </w:rPr>
        <w:fldChar w:fldCharType="end"/>
      </w:r>
      <w:r w:rsidR="00753F94">
        <w:rPr>
          <w:lang w:val="en-US"/>
        </w:rPr>
        <w:t>.</w:t>
      </w:r>
      <w:r w:rsidR="00753F94">
        <w:rPr>
          <w:lang w:val="en-US"/>
        </w:rPr>
        <w:fldChar w:fldCharType="begin"/>
      </w:r>
      <w:r w:rsidR="00753F94">
        <w:rPr>
          <w:lang w:val="en-US"/>
        </w:rPr>
        <w:instrText xml:space="preserve"> SEQ Figure \* ARABIC \s 1 </w:instrText>
      </w:r>
      <w:r w:rsidR="00753F94">
        <w:rPr>
          <w:lang w:val="en-US"/>
        </w:rPr>
        <w:fldChar w:fldCharType="separate"/>
      </w:r>
      <w:r w:rsidR="00753F94">
        <w:rPr>
          <w:noProof/>
          <w:lang w:val="en-US"/>
        </w:rPr>
        <w:t>4</w:t>
      </w:r>
      <w:r w:rsidR="00753F94">
        <w:rPr>
          <w:lang w:val="en-US"/>
        </w:rPr>
        <w:fldChar w:fldCharType="end"/>
      </w:r>
      <w:bookmarkEnd w:id="171"/>
      <w:r w:rsidRPr="00413282">
        <w:rPr>
          <w:lang w:val="en-US"/>
        </w:rPr>
        <w:t xml:space="preserve"> </w:t>
      </w:r>
      <w:r w:rsidR="00AA7394" w:rsidRPr="00413282">
        <w:rPr>
          <w:lang w:val="en-US"/>
        </w:rPr>
        <w:t>R</w:t>
      </w:r>
      <w:r w:rsidRPr="00413282">
        <w:rPr>
          <w:lang w:val="en-US"/>
        </w:rPr>
        <w:t xml:space="preserve">eported </w:t>
      </w:r>
      <w:r w:rsidR="00D75BA4">
        <w:rPr>
          <w:lang w:val="en-US"/>
        </w:rPr>
        <w:t>w</w:t>
      </w:r>
      <w:r w:rsidR="00BE6764" w:rsidRPr="00413282">
        <w:rPr>
          <w:lang w:val="en-US"/>
        </w:rPr>
        <w:t xml:space="preserve">ater </w:t>
      </w:r>
      <w:r w:rsidR="00D75BA4">
        <w:rPr>
          <w:lang w:val="en-US"/>
        </w:rPr>
        <w:t>u</w:t>
      </w:r>
      <w:r w:rsidR="00BE6764" w:rsidRPr="00413282">
        <w:rPr>
          <w:lang w:val="en-US"/>
        </w:rPr>
        <w:t xml:space="preserve">se </w:t>
      </w:r>
      <w:r w:rsidR="00D75BA4">
        <w:rPr>
          <w:lang w:val="en-US"/>
        </w:rPr>
        <w:t>s</w:t>
      </w:r>
      <w:r w:rsidR="00BE6764" w:rsidRPr="00413282">
        <w:rPr>
          <w:lang w:val="en-US"/>
        </w:rPr>
        <w:t>cenario</w:t>
      </w:r>
      <w:r w:rsidRPr="00413282">
        <w:rPr>
          <w:lang w:val="en-US"/>
        </w:rPr>
        <w:t>: diverted total by subwatershed</w:t>
      </w:r>
      <w:r w:rsidR="00AA7394" w:rsidRPr="00413282">
        <w:rPr>
          <w:lang w:val="en-US"/>
        </w:rPr>
        <w:t>.</w:t>
      </w:r>
      <w:r w:rsidR="00112A69">
        <w:rPr>
          <w:lang w:val="en-US"/>
        </w:rPr>
        <w:t xml:space="preserve"> </w:t>
      </w:r>
    </w:p>
    <w:p w14:paraId="73993B07" w14:textId="711F2500" w:rsidR="00CC40BD" w:rsidRPr="00413282" w:rsidRDefault="00A475A0" w:rsidP="00A475A0">
      <w:pPr>
        <w:pStyle w:val="FIgure"/>
        <w:jc w:val="center"/>
        <w:rPr>
          <w:lang w:val="en-US"/>
        </w:rPr>
      </w:pPr>
      <w:r w:rsidRPr="00A475A0">
        <w:rPr>
          <w:lang w:val="en-US"/>
        </w:rPr>
        <w:lastRenderedPageBreak/>
        <w:drawing>
          <wp:inline distT="0" distB="0" distL="0" distR="0" wp14:anchorId="048F1925" wp14:editId="68A2939C">
            <wp:extent cx="5257800" cy="7172325"/>
            <wp:effectExtent l="0" t="0" r="0" b="9525"/>
            <wp:docPr id="29" name="Picture 29" descr="Map showing subwatersheds colored in a blue color-ramp according to their diverted total in the Permitted Water Use Scenario. Legend of annual diverted total ranges from 0 to 740 A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Map showing subwatersheds colored in a blue color-ramp according to their diverted total in the Permitted Water Use Scenario. Legend of annual diverted total ranges from 0 to 740 AF. "/>
                    <pic:cNvPicPr>
                      <a:picLocks noChangeAspect="1" noChangeArrowheads="1"/>
                    </pic:cNvPicPr>
                  </pic:nvPicPr>
                  <pic:blipFill rotWithShape="1">
                    <a:blip r:embed="rId39">
                      <a:extLst>
                        <a:ext uri="{28A0092B-C50C-407E-A947-70E740481C1C}">
                          <a14:useLocalDpi xmlns:a14="http://schemas.microsoft.com/office/drawing/2010/main" val="0"/>
                        </a:ext>
                      </a:extLst>
                    </a:blip>
                    <a:srcRect l="9781" t="7568" r="9772" b="7669"/>
                    <a:stretch/>
                  </pic:blipFill>
                  <pic:spPr bwMode="auto">
                    <a:xfrm>
                      <a:off x="0" y="0"/>
                      <a:ext cx="5266985" cy="7184855"/>
                    </a:xfrm>
                    <a:prstGeom prst="rect">
                      <a:avLst/>
                    </a:prstGeom>
                    <a:noFill/>
                    <a:ln>
                      <a:noFill/>
                    </a:ln>
                    <a:extLst>
                      <a:ext uri="{53640926-AAD7-44D8-BBD7-CCE9431645EC}">
                        <a14:shadowObscured xmlns:a14="http://schemas.microsoft.com/office/drawing/2010/main"/>
                      </a:ext>
                    </a:extLst>
                  </pic:spPr>
                </pic:pic>
              </a:graphicData>
            </a:graphic>
          </wp:inline>
        </w:drawing>
      </w:r>
    </w:p>
    <w:p w14:paraId="63FB51AF" w14:textId="5E821044" w:rsidR="00F04BCD" w:rsidRPr="00413282" w:rsidRDefault="001468BD" w:rsidP="0082676F">
      <w:pPr>
        <w:pStyle w:val="TableFigureTitle"/>
        <w:rPr>
          <w:lang w:val="en-US"/>
        </w:rPr>
      </w:pPr>
      <w:bookmarkStart w:id="172" w:name="_Ref14855671"/>
      <w:r w:rsidRPr="00413282">
        <w:rPr>
          <w:lang w:val="en-US"/>
        </w:rPr>
        <w:t xml:space="preserve">Figure </w:t>
      </w:r>
      <w:r w:rsidR="00753F94">
        <w:rPr>
          <w:lang w:val="en-US"/>
        </w:rPr>
        <w:fldChar w:fldCharType="begin"/>
      </w:r>
      <w:r w:rsidR="00753F94">
        <w:rPr>
          <w:lang w:val="en-US"/>
        </w:rPr>
        <w:instrText xml:space="preserve"> STYLEREF 1 \s </w:instrText>
      </w:r>
      <w:r w:rsidR="00753F94">
        <w:rPr>
          <w:lang w:val="en-US"/>
        </w:rPr>
        <w:fldChar w:fldCharType="separate"/>
      </w:r>
      <w:r w:rsidR="00753F94">
        <w:rPr>
          <w:noProof/>
          <w:lang w:val="en-US"/>
        </w:rPr>
        <w:t>7</w:t>
      </w:r>
      <w:r w:rsidR="00753F94">
        <w:rPr>
          <w:lang w:val="en-US"/>
        </w:rPr>
        <w:fldChar w:fldCharType="end"/>
      </w:r>
      <w:r w:rsidR="00753F94">
        <w:rPr>
          <w:lang w:val="en-US"/>
        </w:rPr>
        <w:t>.</w:t>
      </w:r>
      <w:r w:rsidR="00753F94">
        <w:rPr>
          <w:lang w:val="en-US"/>
        </w:rPr>
        <w:fldChar w:fldCharType="begin"/>
      </w:r>
      <w:r w:rsidR="00753F94">
        <w:rPr>
          <w:lang w:val="en-US"/>
        </w:rPr>
        <w:instrText xml:space="preserve"> SEQ Figure \* ARABIC \s 1 </w:instrText>
      </w:r>
      <w:r w:rsidR="00753F94">
        <w:rPr>
          <w:lang w:val="en-US"/>
        </w:rPr>
        <w:fldChar w:fldCharType="separate"/>
      </w:r>
      <w:r w:rsidR="00753F94">
        <w:rPr>
          <w:noProof/>
          <w:lang w:val="en-US"/>
        </w:rPr>
        <w:t>5</w:t>
      </w:r>
      <w:r w:rsidR="00753F94">
        <w:rPr>
          <w:lang w:val="en-US"/>
        </w:rPr>
        <w:fldChar w:fldCharType="end"/>
      </w:r>
      <w:bookmarkEnd w:id="172"/>
      <w:r w:rsidRPr="00413282">
        <w:rPr>
          <w:lang w:val="en-US"/>
        </w:rPr>
        <w:t xml:space="preserve"> </w:t>
      </w:r>
      <w:r w:rsidR="00AA7394" w:rsidRPr="00413282">
        <w:rPr>
          <w:lang w:val="en-US"/>
        </w:rPr>
        <w:t>P</w:t>
      </w:r>
      <w:r w:rsidRPr="00413282">
        <w:rPr>
          <w:lang w:val="en-US"/>
        </w:rPr>
        <w:t xml:space="preserve">ermitted </w:t>
      </w:r>
      <w:r w:rsidR="00D75BA4">
        <w:rPr>
          <w:lang w:val="en-US"/>
        </w:rPr>
        <w:t>w</w:t>
      </w:r>
      <w:r w:rsidR="00BE6764" w:rsidRPr="00413282">
        <w:rPr>
          <w:lang w:val="en-US"/>
        </w:rPr>
        <w:t xml:space="preserve">ater </w:t>
      </w:r>
      <w:r w:rsidR="00D75BA4">
        <w:rPr>
          <w:lang w:val="en-US"/>
        </w:rPr>
        <w:t>u</w:t>
      </w:r>
      <w:r w:rsidR="00BE6764" w:rsidRPr="00413282">
        <w:rPr>
          <w:lang w:val="en-US"/>
        </w:rPr>
        <w:t xml:space="preserve">se </w:t>
      </w:r>
      <w:r w:rsidR="00D75BA4">
        <w:rPr>
          <w:lang w:val="en-US"/>
        </w:rPr>
        <w:t>s</w:t>
      </w:r>
      <w:r w:rsidR="00BE6764" w:rsidRPr="00413282">
        <w:rPr>
          <w:lang w:val="en-US"/>
        </w:rPr>
        <w:t>cenario</w:t>
      </w:r>
      <w:r w:rsidRPr="00413282">
        <w:rPr>
          <w:lang w:val="en-US"/>
        </w:rPr>
        <w:t>: diverted total</w:t>
      </w:r>
      <w:r w:rsidR="0059398C">
        <w:rPr>
          <w:lang w:val="en-US"/>
        </w:rPr>
        <w:t xml:space="preserve"> </w:t>
      </w:r>
      <w:r w:rsidRPr="00413282">
        <w:rPr>
          <w:lang w:val="en-US"/>
        </w:rPr>
        <w:t>by subwatershed</w:t>
      </w:r>
      <w:r w:rsidR="00AA7394" w:rsidRPr="00413282">
        <w:rPr>
          <w:lang w:val="en-US"/>
        </w:rPr>
        <w:t>.</w:t>
      </w:r>
    </w:p>
    <w:p w14:paraId="42650FF8" w14:textId="624563A9" w:rsidR="00F04BCD" w:rsidRPr="00413282" w:rsidRDefault="00F04BCD" w:rsidP="00F04BCD">
      <w:pPr>
        <w:rPr>
          <w:lang w:val="en-US"/>
        </w:rPr>
      </w:pPr>
      <w:bookmarkStart w:id="173" w:name="_Hlk62132476"/>
      <w:r w:rsidRPr="00413282">
        <w:rPr>
          <w:lang w:val="en-US"/>
        </w:rPr>
        <w:t xml:space="preserve">Creating a complete set of DT and </w:t>
      </w:r>
      <w:r w:rsidR="00135D7A">
        <w:rPr>
          <w:lang w:val="en-US"/>
        </w:rPr>
        <w:t>AU</w:t>
      </w:r>
      <w:r w:rsidRPr="00413282">
        <w:rPr>
          <w:lang w:val="en-US"/>
        </w:rPr>
        <w:t xml:space="preserve"> for each scenario, in which every </w:t>
      </w:r>
      <w:r w:rsidR="00681164">
        <w:rPr>
          <w:lang w:val="en-US"/>
        </w:rPr>
        <w:t>demand site</w:t>
      </w:r>
      <w:r w:rsidRPr="00413282">
        <w:rPr>
          <w:lang w:val="en-US"/>
        </w:rPr>
        <w:t xml:space="preserve"> has both reported and permitted monthly values, is challenging due to data inconsistencies and data gaps. Several assumptions had to be made in order to fill the data gaps. </w:t>
      </w:r>
      <w:r w:rsidR="00681164">
        <w:rPr>
          <w:lang w:val="en-US"/>
        </w:rPr>
        <w:t>The assumptions made for creating water use estimates are described in</w:t>
      </w:r>
      <w:r w:rsidR="00C74178">
        <w:rPr>
          <w:lang w:val="en-US"/>
        </w:rPr>
        <w:t xml:space="preserve"> </w:t>
      </w:r>
      <w:r w:rsidR="00FA5321">
        <w:rPr>
          <w:lang w:val="en-US"/>
        </w:rPr>
        <w:t>section</w:t>
      </w:r>
      <w:r w:rsidR="00C74178">
        <w:rPr>
          <w:lang w:val="en-US"/>
        </w:rPr>
        <w:t xml:space="preserve"> </w:t>
      </w:r>
      <w:r w:rsidR="00C74178">
        <w:rPr>
          <w:lang w:val="en-US"/>
        </w:rPr>
        <w:fldChar w:fldCharType="begin"/>
      </w:r>
      <w:r w:rsidR="00C74178">
        <w:rPr>
          <w:lang w:val="en-US"/>
        </w:rPr>
        <w:instrText xml:space="preserve"> REF _Ref61531196 \w \h </w:instrText>
      </w:r>
      <w:r w:rsidR="00C74178">
        <w:rPr>
          <w:lang w:val="en-US"/>
        </w:rPr>
      </w:r>
      <w:r w:rsidR="00C74178">
        <w:rPr>
          <w:lang w:val="en-US"/>
        </w:rPr>
        <w:fldChar w:fldCharType="separate"/>
      </w:r>
      <w:r w:rsidR="0067763F">
        <w:rPr>
          <w:lang w:val="en-US"/>
        </w:rPr>
        <w:t>7.3</w:t>
      </w:r>
      <w:r w:rsidR="00C74178">
        <w:rPr>
          <w:lang w:val="en-US"/>
        </w:rPr>
        <w:fldChar w:fldCharType="end"/>
      </w:r>
      <w:r w:rsidRPr="00413282">
        <w:rPr>
          <w:lang w:val="en-US"/>
        </w:rPr>
        <w:t xml:space="preserve"> </w:t>
      </w:r>
      <w:r w:rsidR="00681164">
        <w:rPr>
          <w:lang w:val="en-US"/>
        </w:rPr>
        <w:t xml:space="preserve">for eWRIMS applications, </w:t>
      </w:r>
      <w:r w:rsidR="00FA5321">
        <w:rPr>
          <w:lang w:val="en-US"/>
        </w:rPr>
        <w:lastRenderedPageBreak/>
        <w:t>section</w:t>
      </w:r>
      <w:r w:rsidR="00C74178">
        <w:rPr>
          <w:lang w:val="en-US"/>
        </w:rPr>
        <w:t xml:space="preserve"> </w:t>
      </w:r>
      <w:r w:rsidR="00C74178">
        <w:rPr>
          <w:lang w:val="en-US"/>
        </w:rPr>
        <w:fldChar w:fldCharType="begin"/>
      </w:r>
      <w:r w:rsidR="00C74178">
        <w:rPr>
          <w:lang w:val="en-US"/>
        </w:rPr>
        <w:instrText xml:space="preserve"> REF _Ref61531065 \w \h </w:instrText>
      </w:r>
      <w:r w:rsidR="00C74178">
        <w:rPr>
          <w:lang w:val="en-US"/>
        </w:rPr>
      </w:r>
      <w:r w:rsidR="00C74178">
        <w:rPr>
          <w:lang w:val="en-US"/>
        </w:rPr>
        <w:fldChar w:fldCharType="separate"/>
      </w:r>
      <w:r w:rsidR="0067763F">
        <w:rPr>
          <w:lang w:val="en-US"/>
        </w:rPr>
        <w:t>7.3.5</w:t>
      </w:r>
      <w:r w:rsidR="00C74178">
        <w:rPr>
          <w:lang w:val="en-US"/>
        </w:rPr>
        <w:fldChar w:fldCharType="end"/>
      </w:r>
      <w:r w:rsidR="00C74178">
        <w:rPr>
          <w:lang w:val="en-US"/>
        </w:rPr>
        <w:t xml:space="preserve"> </w:t>
      </w:r>
      <w:r w:rsidR="00681164">
        <w:rPr>
          <w:lang w:val="en-US"/>
        </w:rPr>
        <w:t xml:space="preserve">for cannabis imagery, and </w:t>
      </w:r>
      <w:r w:rsidR="00FA5321">
        <w:rPr>
          <w:lang w:val="en-US"/>
        </w:rPr>
        <w:t>section</w:t>
      </w:r>
      <w:r w:rsidR="006D313A">
        <w:rPr>
          <w:lang w:val="en-US"/>
        </w:rPr>
        <w:t xml:space="preserve"> </w:t>
      </w:r>
      <w:r w:rsidR="006D313A">
        <w:rPr>
          <w:lang w:val="en-US"/>
        </w:rPr>
        <w:fldChar w:fldCharType="begin"/>
      </w:r>
      <w:r w:rsidR="006D313A">
        <w:rPr>
          <w:lang w:val="en-US"/>
        </w:rPr>
        <w:instrText xml:space="preserve"> REF _Ref62130364 \w \h </w:instrText>
      </w:r>
      <w:r w:rsidR="006D313A">
        <w:rPr>
          <w:lang w:val="en-US"/>
        </w:rPr>
      </w:r>
      <w:r w:rsidR="006D313A">
        <w:rPr>
          <w:lang w:val="en-US"/>
        </w:rPr>
        <w:fldChar w:fldCharType="separate"/>
      </w:r>
      <w:r w:rsidR="0067763F">
        <w:rPr>
          <w:lang w:val="en-US"/>
        </w:rPr>
        <w:t>7.5</w:t>
      </w:r>
      <w:r w:rsidR="006D313A">
        <w:rPr>
          <w:lang w:val="en-US"/>
        </w:rPr>
        <w:fldChar w:fldCharType="end"/>
      </w:r>
      <w:r w:rsidR="00C74178">
        <w:rPr>
          <w:lang w:val="en-US"/>
        </w:rPr>
        <w:t xml:space="preserve"> </w:t>
      </w:r>
      <w:r w:rsidR="00681164">
        <w:rPr>
          <w:lang w:val="en-US"/>
        </w:rPr>
        <w:t xml:space="preserve"> for illegal domestic and </w:t>
      </w:r>
      <w:r w:rsidR="006D313A">
        <w:rPr>
          <w:lang w:val="en-US"/>
        </w:rPr>
        <w:t xml:space="preserve">section </w:t>
      </w:r>
      <w:r w:rsidR="006D313A">
        <w:rPr>
          <w:lang w:val="en-US"/>
        </w:rPr>
        <w:fldChar w:fldCharType="begin"/>
      </w:r>
      <w:r w:rsidR="006D313A">
        <w:rPr>
          <w:lang w:val="en-US"/>
        </w:rPr>
        <w:instrText xml:space="preserve"> REF _Ref62130375 \w \h </w:instrText>
      </w:r>
      <w:r w:rsidR="006D313A">
        <w:rPr>
          <w:lang w:val="en-US"/>
        </w:rPr>
      </w:r>
      <w:r w:rsidR="006D313A">
        <w:rPr>
          <w:lang w:val="en-US"/>
        </w:rPr>
        <w:fldChar w:fldCharType="separate"/>
      </w:r>
      <w:r w:rsidR="0067763F">
        <w:rPr>
          <w:lang w:val="en-US"/>
        </w:rPr>
        <w:t>7.6</w:t>
      </w:r>
      <w:r w:rsidR="006D313A">
        <w:rPr>
          <w:lang w:val="en-US"/>
        </w:rPr>
        <w:fldChar w:fldCharType="end"/>
      </w:r>
      <w:r w:rsidR="006D313A">
        <w:rPr>
          <w:lang w:val="en-US"/>
        </w:rPr>
        <w:t xml:space="preserve"> for </w:t>
      </w:r>
      <w:r w:rsidR="00681164">
        <w:rPr>
          <w:lang w:val="en-US"/>
        </w:rPr>
        <w:t>DDW municipal demands.</w:t>
      </w:r>
    </w:p>
    <w:p w14:paraId="5A77459E" w14:textId="676DC6E1" w:rsidR="00681164" w:rsidRDefault="00681164" w:rsidP="000D39CB">
      <w:pPr>
        <w:pStyle w:val="Heading2"/>
        <w:rPr>
          <w:lang w:val="en-US"/>
        </w:rPr>
      </w:pPr>
      <w:bookmarkStart w:id="174" w:name="_Ref61531196"/>
      <w:bookmarkStart w:id="175" w:name="_Toc62220801"/>
      <w:bookmarkStart w:id="176" w:name="_Ref15565824"/>
      <w:bookmarkStart w:id="177" w:name="_Ref15565981"/>
      <w:bookmarkEnd w:id="173"/>
      <w:r>
        <w:rPr>
          <w:lang w:val="en-US"/>
        </w:rPr>
        <w:t xml:space="preserve">eWRIMS </w:t>
      </w:r>
      <w:bookmarkEnd w:id="174"/>
      <w:r w:rsidR="000A4999">
        <w:rPr>
          <w:lang w:val="en-US"/>
        </w:rPr>
        <w:t>applications demand estimates</w:t>
      </w:r>
      <w:bookmarkEnd w:id="175"/>
    </w:p>
    <w:p w14:paraId="35AD0E76" w14:textId="7829F397" w:rsidR="00681164" w:rsidRPr="00681164" w:rsidRDefault="00681164" w:rsidP="00681164">
      <w:pPr>
        <w:rPr>
          <w:lang w:val="en-US"/>
        </w:rPr>
      </w:pPr>
      <w:r>
        <w:rPr>
          <w:lang w:val="en-US"/>
        </w:rPr>
        <w:t xml:space="preserve">The largest source of demand estimates in SEWAM originate from the water rights applications contained in the eWRIMS database. </w:t>
      </w:r>
      <w:r w:rsidR="00FB12CB">
        <w:rPr>
          <w:lang w:val="en-US"/>
        </w:rPr>
        <w:t xml:space="preserve">A set of methods was developed to generate monthly estimates of DT and AU for both the </w:t>
      </w:r>
      <w:r w:rsidR="00EF1175">
        <w:rPr>
          <w:lang w:val="en-US"/>
        </w:rPr>
        <w:t>r</w:t>
      </w:r>
      <w:r w:rsidR="00FB12CB">
        <w:rPr>
          <w:lang w:val="en-US"/>
        </w:rPr>
        <w:t xml:space="preserve">eported and </w:t>
      </w:r>
      <w:r w:rsidR="00EF1175">
        <w:rPr>
          <w:lang w:val="en-US"/>
        </w:rPr>
        <w:t>p</w:t>
      </w:r>
      <w:r w:rsidR="00FB12CB">
        <w:rPr>
          <w:lang w:val="en-US"/>
        </w:rPr>
        <w:t xml:space="preserve">ermitted </w:t>
      </w:r>
      <w:r w:rsidR="00EF1175">
        <w:rPr>
          <w:lang w:val="en-US"/>
        </w:rPr>
        <w:t>w</w:t>
      </w:r>
      <w:r w:rsidR="00FB12CB">
        <w:rPr>
          <w:lang w:val="en-US"/>
        </w:rPr>
        <w:t xml:space="preserve">ater </w:t>
      </w:r>
      <w:r w:rsidR="00EF1175">
        <w:rPr>
          <w:lang w:val="en-US"/>
        </w:rPr>
        <w:t>u</w:t>
      </w:r>
      <w:r w:rsidR="00FB12CB">
        <w:rPr>
          <w:lang w:val="en-US"/>
        </w:rPr>
        <w:t>se scenarios, despite that the water rights contain inconsistent types of data. These methods for generating the eWRIMS water use estimates is described in the following section.</w:t>
      </w:r>
    </w:p>
    <w:p w14:paraId="3A22737D" w14:textId="64F0F382" w:rsidR="00F04BCD" w:rsidRPr="00413282" w:rsidRDefault="00C9312A" w:rsidP="00681164">
      <w:pPr>
        <w:pStyle w:val="Heading3"/>
        <w:rPr>
          <w:lang w:val="en-US"/>
        </w:rPr>
      </w:pPr>
      <w:bookmarkStart w:id="178" w:name="_Toc62220802"/>
      <w:r w:rsidRPr="00413282">
        <w:rPr>
          <w:lang w:val="en-US"/>
        </w:rPr>
        <w:t xml:space="preserve">Estimating </w:t>
      </w:r>
      <w:bookmarkEnd w:id="176"/>
      <w:bookmarkEnd w:id="177"/>
      <w:r w:rsidR="00FB12CB">
        <w:rPr>
          <w:lang w:val="en-US"/>
        </w:rPr>
        <w:t>eWRIMS diverted total</w:t>
      </w:r>
      <w:bookmarkEnd w:id="178"/>
    </w:p>
    <w:p w14:paraId="56B54672" w14:textId="38EB6129" w:rsidR="00F04BCD" w:rsidRPr="00413282" w:rsidRDefault="00F04BCD" w:rsidP="00F04BCD">
      <w:pPr>
        <w:rPr>
          <w:lang w:val="en-US"/>
        </w:rPr>
      </w:pPr>
      <w:bookmarkStart w:id="179" w:name="_Hlk62132532"/>
      <w:r w:rsidRPr="00413282">
        <w:rPr>
          <w:lang w:val="en-US"/>
        </w:rPr>
        <w:t xml:space="preserve">The </w:t>
      </w:r>
      <w:r w:rsidR="000A4999">
        <w:rPr>
          <w:lang w:val="en-US"/>
        </w:rPr>
        <w:t>Diverted Total (</w:t>
      </w:r>
      <w:r w:rsidRPr="00413282">
        <w:rPr>
          <w:lang w:val="en-US"/>
        </w:rPr>
        <w:t>DT</w:t>
      </w:r>
      <w:r w:rsidR="000A4999">
        <w:rPr>
          <w:lang w:val="en-US"/>
        </w:rPr>
        <w:t>)</w:t>
      </w:r>
      <w:r w:rsidRPr="00413282">
        <w:rPr>
          <w:lang w:val="en-US"/>
        </w:rPr>
        <w:t xml:space="preserve"> value is the sum of diversions to storage and direct diversions. The diversions to storage are typically winter month diversions that are used to fill ponds and water tanks. Direct diversions are made throughout the year. Definitions used in this section include: </w:t>
      </w:r>
    </w:p>
    <w:p w14:paraId="035C5A8F" w14:textId="15C7A7D1" w:rsidR="00F04BCD" w:rsidRPr="00413282" w:rsidRDefault="00F04BCD" w:rsidP="00737581">
      <w:pPr>
        <w:pStyle w:val="ListBullets"/>
        <w:spacing w:after="240" w:line="240" w:lineRule="auto"/>
        <w:contextualSpacing w:val="0"/>
        <w:rPr>
          <w:lang w:val="en-US"/>
        </w:rPr>
      </w:pPr>
      <w:bookmarkStart w:id="180" w:name="_Hlk62132586"/>
      <w:bookmarkEnd w:id="179"/>
      <w:r w:rsidRPr="00413282">
        <w:rPr>
          <w:u w:val="single"/>
          <w:lang w:val="en-US"/>
        </w:rPr>
        <w:t>Face Value</w:t>
      </w:r>
      <w:r w:rsidRPr="00413282">
        <w:rPr>
          <w:lang w:val="en-US"/>
        </w:rPr>
        <w:t>: A value in the eWRIMS database that represents a maximum permitted annual diversion for an individual application.</w:t>
      </w:r>
    </w:p>
    <w:p w14:paraId="090ADCF2" w14:textId="277DA9E3" w:rsidR="00F04BCD" w:rsidRPr="00413282" w:rsidRDefault="00F04BCD" w:rsidP="00737581">
      <w:pPr>
        <w:pStyle w:val="ListBullets"/>
        <w:spacing w:after="240" w:line="240" w:lineRule="auto"/>
        <w:contextualSpacing w:val="0"/>
        <w:rPr>
          <w:lang w:val="en-US"/>
        </w:rPr>
      </w:pPr>
      <w:r w:rsidRPr="00413282">
        <w:rPr>
          <w:u w:val="single"/>
          <w:lang w:val="en-US"/>
        </w:rPr>
        <w:t>Allowed DT</w:t>
      </w:r>
      <w:r w:rsidRPr="00413282">
        <w:rPr>
          <w:lang w:val="en-US"/>
        </w:rPr>
        <w:t>: An alternate value that represents a maximum permitted annual diversion for an individual application that has been calculated in this analysis based on values found in eWRIMS. The Allowed DT is calculated by multiplying the maximum diversion rate by the allowed diversion period, then adding this number to the allowed maximum diversion to storage.</w:t>
      </w:r>
    </w:p>
    <w:p w14:paraId="00CADDD9" w14:textId="1AEB27D8" w:rsidR="00F04BCD" w:rsidRPr="00413282" w:rsidRDefault="00F04BCD" w:rsidP="00737581">
      <w:pPr>
        <w:pStyle w:val="ListBullets"/>
        <w:spacing w:after="240" w:line="240" w:lineRule="auto"/>
        <w:contextualSpacing w:val="0"/>
        <w:rPr>
          <w:lang w:val="en-US"/>
        </w:rPr>
      </w:pPr>
      <w:r w:rsidRPr="00413282">
        <w:rPr>
          <w:u w:val="single"/>
          <w:lang w:val="en-US"/>
        </w:rPr>
        <w:t>Permitted DT</w:t>
      </w:r>
      <w:r w:rsidRPr="00413282">
        <w:rPr>
          <w:lang w:val="en-US"/>
        </w:rPr>
        <w:t>: Permitted DT is the maximum permitted annual diversion for each application. When an application includes a Face Value, the Permitted DT is equal to the Face Value. When an application does not contain a Face Value, the Permitted DT is equal to the Allowed DT.</w:t>
      </w:r>
    </w:p>
    <w:p w14:paraId="01AD8E93" w14:textId="6BB8EFE5" w:rsidR="00F04BCD" w:rsidRPr="00413282" w:rsidRDefault="00F04BCD" w:rsidP="00737581">
      <w:pPr>
        <w:pStyle w:val="ListBullets"/>
        <w:spacing w:after="240" w:line="240" w:lineRule="auto"/>
        <w:contextualSpacing w:val="0"/>
        <w:rPr>
          <w:lang w:val="en-US"/>
        </w:rPr>
      </w:pPr>
      <w:r w:rsidRPr="00413282">
        <w:rPr>
          <w:u w:val="single"/>
          <w:lang w:val="en-US"/>
        </w:rPr>
        <w:t>Initial Statement of Diversion and Use (Initial Statement)</w:t>
      </w:r>
      <w:r w:rsidRPr="00413282">
        <w:rPr>
          <w:lang w:val="en-US"/>
        </w:rPr>
        <w:t xml:space="preserve">: When a water rights holder first claims a riparian or pre-1914 water right, they must submit an Initial Statement containing reported DT values. For those applications that do not have any </w:t>
      </w:r>
      <w:r w:rsidR="00DE4003">
        <w:rPr>
          <w:lang w:val="en-US"/>
        </w:rPr>
        <w:t>annual</w:t>
      </w:r>
      <w:r w:rsidRPr="00413282">
        <w:rPr>
          <w:lang w:val="en-US"/>
        </w:rPr>
        <w:t xml:space="preserve"> Water Use Reports, State Water Board staff located Initial Statements, if available, to provide supplemental data. In some cases, Initial Statements are filed by a water user prior to applying for an appropriative water right. </w:t>
      </w:r>
    </w:p>
    <w:p w14:paraId="7A434E7A" w14:textId="69FD827D" w:rsidR="00F04BCD" w:rsidRPr="00413282" w:rsidRDefault="00F04BCD" w:rsidP="00737581">
      <w:pPr>
        <w:pStyle w:val="ListBullets"/>
        <w:spacing w:after="240" w:line="240" w:lineRule="auto"/>
        <w:contextualSpacing w:val="0"/>
        <w:rPr>
          <w:lang w:val="en-US"/>
        </w:rPr>
      </w:pPr>
      <w:r w:rsidRPr="00413282">
        <w:rPr>
          <w:u w:val="single"/>
          <w:lang w:val="en-US"/>
        </w:rPr>
        <w:t>Annual Water Use Report (Water Use Report)</w:t>
      </w:r>
      <w:r w:rsidRPr="00413282">
        <w:rPr>
          <w:lang w:val="en-US"/>
        </w:rPr>
        <w:t xml:space="preserve">: A Water Use Report declares how much water was diverted, stored, and used in a given year for a particular application. Water Use Report is a general term that encompasses Supplemental Statements of Diversion and Use (in the case of riparian and pre-1914 water rights), Reports of Licensee (in the case of licensed appropriative water rights), and Reports of Registrant (in the case of registrations). </w:t>
      </w:r>
    </w:p>
    <w:bookmarkEnd w:id="180"/>
    <w:p w14:paraId="0326A90D" w14:textId="63C0919F" w:rsidR="00F04BCD" w:rsidRPr="00413282" w:rsidRDefault="00F04BCD" w:rsidP="00737581">
      <w:pPr>
        <w:pStyle w:val="ListBullets"/>
        <w:spacing w:after="240" w:line="240" w:lineRule="auto"/>
        <w:contextualSpacing w:val="0"/>
        <w:rPr>
          <w:lang w:val="en-US"/>
        </w:rPr>
      </w:pPr>
      <w:r w:rsidRPr="00413282">
        <w:rPr>
          <w:u w:val="single"/>
          <w:lang w:val="en-US"/>
        </w:rPr>
        <w:t xml:space="preserve">BU </w:t>
      </w:r>
      <w:r w:rsidR="00C63791">
        <w:rPr>
          <w:u w:val="single"/>
          <w:lang w:val="en-US"/>
        </w:rPr>
        <w:t xml:space="preserve">(Beneficial Use) </w:t>
      </w:r>
      <w:r w:rsidRPr="00413282">
        <w:rPr>
          <w:u w:val="single"/>
          <w:lang w:val="en-US"/>
        </w:rPr>
        <w:t>Group</w:t>
      </w:r>
      <w:r w:rsidRPr="00413282">
        <w:rPr>
          <w:lang w:val="en-US"/>
        </w:rPr>
        <w:t xml:space="preserve">: When applying for a water rights application, the user must specify one or more BUs that describe the purpose of the </w:t>
      </w:r>
      <w:r w:rsidR="009C7A3B">
        <w:rPr>
          <w:lang w:val="en-US"/>
        </w:rPr>
        <w:t>diversion</w:t>
      </w:r>
      <w:r w:rsidRPr="00413282">
        <w:rPr>
          <w:lang w:val="en-US"/>
        </w:rPr>
        <w:t xml:space="preserve">. The BU Groups defined in this analysis (discussed in </w:t>
      </w:r>
      <w:r w:rsidR="00FA5321">
        <w:rPr>
          <w:lang w:val="en-US"/>
        </w:rPr>
        <w:t>section</w:t>
      </w:r>
      <w:r w:rsidRPr="00413282">
        <w:rPr>
          <w:lang w:val="en-US"/>
        </w:rPr>
        <w:t xml:space="preserve"> </w:t>
      </w:r>
      <w:r w:rsidR="00BD1273" w:rsidRPr="00413282">
        <w:rPr>
          <w:lang w:val="en-US"/>
        </w:rPr>
        <w:fldChar w:fldCharType="begin"/>
      </w:r>
      <w:r w:rsidR="00BD1273" w:rsidRPr="00413282">
        <w:rPr>
          <w:lang w:val="en-US"/>
        </w:rPr>
        <w:instrText xml:space="preserve"> REF _Ref15566141 \n \h </w:instrText>
      </w:r>
      <w:r w:rsidR="00BD1273" w:rsidRPr="00413282">
        <w:rPr>
          <w:lang w:val="en-US"/>
        </w:rPr>
      </w:r>
      <w:r w:rsidR="00BD1273" w:rsidRPr="00413282">
        <w:rPr>
          <w:lang w:val="en-US"/>
        </w:rPr>
        <w:fldChar w:fldCharType="separate"/>
      </w:r>
      <w:r w:rsidR="0067763F">
        <w:rPr>
          <w:lang w:val="en-US"/>
        </w:rPr>
        <w:t>7.3.3</w:t>
      </w:r>
      <w:r w:rsidR="00BD1273" w:rsidRPr="00413282">
        <w:rPr>
          <w:lang w:val="en-US"/>
        </w:rPr>
        <w:fldChar w:fldCharType="end"/>
      </w:r>
      <w:r w:rsidRPr="00413282">
        <w:rPr>
          <w:lang w:val="en-US"/>
        </w:rPr>
        <w:t xml:space="preserve">) include Cannabis (Permitted), Domestic, Irrigation, Municipal, Recreation, Stockwatering, and Other. </w:t>
      </w:r>
    </w:p>
    <w:p w14:paraId="7D30134A" w14:textId="16550CC2" w:rsidR="00F04BCD" w:rsidRPr="00413282" w:rsidRDefault="009C7A3B" w:rsidP="00737581">
      <w:pPr>
        <w:pStyle w:val="ListBullets"/>
        <w:spacing w:after="240" w:line="240" w:lineRule="auto"/>
        <w:contextualSpacing w:val="0"/>
        <w:rPr>
          <w:lang w:val="en-US"/>
        </w:rPr>
      </w:pPr>
      <w:bookmarkStart w:id="181" w:name="_Hlk62132670"/>
      <w:r>
        <w:rPr>
          <w:u w:val="single"/>
          <w:lang w:val="en-US"/>
        </w:rPr>
        <w:lastRenderedPageBreak/>
        <w:t>Average Ratios of Reported DT: Face Value</w:t>
      </w:r>
      <w:r w:rsidR="00F04BCD" w:rsidRPr="00413282">
        <w:rPr>
          <w:u w:val="single"/>
          <w:lang w:val="en-US"/>
        </w:rPr>
        <w:t xml:space="preserve"> (Rep:FV Ratio)</w:t>
      </w:r>
      <w:r w:rsidR="00F04BCD" w:rsidRPr="00413282">
        <w:rPr>
          <w:lang w:val="en-US"/>
        </w:rPr>
        <w:t>: Not every water user reports using the full amount of their permitted water volumes (</w:t>
      </w:r>
      <w:r w:rsidR="00737581">
        <w:rPr>
          <w:lang w:val="en-US"/>
        </w:rPr>
        <w:t>f</w:t>
      </w:r>
      <w:r w:rsidR="00F04BCD" w:rsidRPr="00413282">
        <w:rPr>
          <w:lang w:val="en-US"/>
        </w:rPr>
        <w:t xml:space="preserve">ace </w:t>
      </w:r>
      <w:r w:rsidR="00737581">
        <w:rPr>
          <w:lang w:val="en-US"/>
        </w:rPr>
        <w:t>v</w:t>
      </w:r>
      <w:r w:rsidR="00F04BCD" w:rsidRPr="00413282">
        <w:rPr>
          <w:lang w:val="en-US"/>
        </w:rPr>
        <w:t xml:space="preserve">alue) every year. It is useful to understand how much of the </w:t>
      </w:r>
      <w:r w:rsidR="00737581">
        <w:rPr>
          <w:lang w:val="en-US"/>
        </w:rPr>
        <w:t>f</w:t>
      </w:r>
      <w:r w:rsidR="00F04BCD" w:rsidRPr="00413282">
        <w:rPr>
          <w:lang w:val="en-US"/>
        </w:rPr>
        <w:t xml:space="preserve">ace </w:t>
      </w:r>
      <w:r w:rsidR="00737581">
        <w:rPr>
          <w:lang w:val="en-US"/>
        </w:rPr>
        <w:t>v</w:t>
      </w:r>
      <w:r w:rsidR="00F04BCD" w:rsidRPr="00413282">
        <w:rPr>
          <w:lang w:val="en-US"/>
        </w:rPr>
        <w:t>alue is being used, on average, for water users in each BU Group. The Rep:FV Ratio (discussed in more detail in</w:t>
      </w:r>
      <w:r w:rsidR="00C74178">
        <w:rPr>
          <w:lang w:val="en-US"/>
        </w:rPr>
        <w:t xml:space="preserve"> </w:t>
      </w:r>
      <w:r w:rsidR="00FA5321">
        <w:rPr>
          <w:lang w:val="en-US"/>
        </w:rPr>
        <w:t>section</w:t>
      </w:r>
      <w:r w:rsidR="00C74178">
        <w:rPr>
          <w:lang w:val="en-US"/>
        </w:rPr>
        <w:t xml:space="preserve"> </w:t>
      </w:r>
      <w:r w:rsidR="00C74178">
        <w:rPr>
          <w:lang w:val="en-US"/>
        </w:rPr>
        <w:fldChar w:fldCharType="begin"/>
      </w:r>
      <w:r w:rsidR="00C74178">
        <w:rPr>
          <w:lang w:val="en-US"/>
        </w:rPr>
        <w:instrText xml:space="preserve"> REF _Ref61532953 \w \h </w:instrText>
      </w:r>
      <w:r w:rsidR="00C74178">
        <w:rPr>
          <w:lang w:val="en-US"/>
        </w:rPr>
      </w:r>
      <w:r w:rsidR="00C74178">
        <w:rPr>
          <w:lang w:val="en-US"/>
        </w:rPr>
        <w:fldChar w:fldCharType="separate"/>
      </w:r>
      <w:r w:rsidR="0067763F">
        <w:rPr>
          <w:lang w:val="en-US"/>
        </w:rPr>
        <w:t>7.3.4.4</w:t>
      </w:r>
      <w:r w:rsidR="00C74178">
        <w:rPr>
          <w:lang w:val="en-US"/>
        </w:rPr>
        <w:fldChar w:fldCharType="end"/>
      </w:r>
      <w:r w:rsidR="00F04BCD" w:rsidRPr="00413282">
        <w:rPr>
          <w:lang w:val="en-US"/>
        </w:rPr>
        <w:t xml:space="preserve">) is used in the </w:t>
      </w:r>
      <w:r w:rsidR="00737581">
        <w:rPr>
          <w:lang w:val="en-US"/>
        </w:rPr>
        <w:t>r</w:t>
      </w:r>
      <w:r w:rsidR="00F04BCD" w:rsidRPr="00413282">
        <w:rPr>
          <w:lang w:val="en-US"/>
        </w:rPr>
        <w:t xml:space="preserve">eported </w:t>
      </w:r>
      <w:r w:rsidR="00737581">
        <w:rPr>
          <w:lang w:val="en-US"/>
        </w:rPr>
        <w:t>w</w:t>
      </w:r>
      <w:r w:rsidR="00F04BCD" w:rsidRPr="00413282">
        <w:rPr>
          <w:lang w:val="en-US"/>
        </w:rPr>
        <w:t xml:space="preserve">ater </w:t>
      </w:r>
      <w:r w:rsidR="00737581">
        <w:rPr>
          <w:lang w:val="en-US"/>
        </w:rPr>
        <w:t>u</w:t>
      </w:r>
      <w:r w:rsidR="00F04BCD" w:rsidRPr="00413282">
        <w:rPr>
          <w:lang w:val="en-US"/>
        </w:rPr>
        <w:t xml:space="preserve">se </w:t>
      </w:r>
      <w:r w:rsidR="00737581">
        <w:rPr>
          <w:lang w:val="en-US"/>
        </w:rPr>
        <w:t>s</w:t>
      </w:r>
      <w:r w:rsidR="00F04BCD" w:rsidRPr="00413282">
        <w:rPr>
          <w:lang w:val="en-US"/>
        </w:rPr>
        <w:t xml:space="preserve">cenario for applications that have an assigned Face Value, but contain no Water Use Reports. For these applications, the </w:t>
      </w:r>
      <w:r w:rsidR="00737581">
        <w:rPr>
          <w:lang w:val="en-US"/>
        </w:rPr>
        <w:t>f</w:t>
      </w:r>
      <w:r w:rsidR="00F04BCD" w:rsidRPr="00413282">
        <w:rPr>
          <w:lang w:val="en-US"/>
        </w:rPr>
        <w:t xml:space="preserve">ace </w:t>
      </w:r>
      <w:r w:rsidR="00737581">
        <w:rPr>
          <w:lang w:val="en-US"/>
        </w:rPr>
        <w:t>v</w:t>
      </w:r>
      <w:r w:rsidR="00F04BCD" w:rsidRPr="00413282">
        <w:rPr>
          <w:lang w:val="en-US"/>
        </w:rPr>
        <w:t>alue is scaled down by the Rep:FV Ratio to obtain an estimated DT value.</w:t>
      </w:r>
    </w:p>
    <w:p w14:paraId="3860E73C" w14:textId="01D888A9" w:rsidR="00F04BCD" w:rsidRPr="00413282" w:rsidRDefault="00F04BCD" w:rsidP="006B3F24">
      <w:pPr>
        <w:pStyle w:val="Heading4"/>
        <w:rPr>
          <w:lang w:val="en-US"/>
        </w:rPr>
      </w:pPr>
      <w:bookmarkStart w:id="182" w:name="_Ref15572393"/>
      <w:bookmarkEnd w:id="181"/>
      <w:r w:rsidRPr="00413282">
        <w:rPr>
          <w:lang w:val="en-US"/>
        </w:rPr>
        <w:t xml:space="preserve">Reported </w:t>
      </w:r>
      <w:r w:rsidR="000A4999">
        <w:rPr>
          <w:lang w:val="en-US"/>
        </w:rPr>
        <w:t>w</w:t>
      </w:r>
      <w:r w:rsidR="00BE6764" w:rsidRPr="00413282">
        <w:rPr>
          <w:lang w:val="en-US"/>
        </w:rPr>
        <w:t xml:space="preserve">ater </w:t>
      </w:r>
      <w:r w:rsidR="000A4999">
        <w:rPr>
          <w:lang w:val="en-US"/>
        </w:rPr>
        <w:t>u</w:t>
      </w:r>
      <w:r w:rsidR="00BE6764" w:rsidRPr="00413282">
        <w:rPr>
          <w:lang w:val="en-US"/>
        </w:rPr>
        <w:t xml:space="preserve">se </w:t>
      </w:r>
      <w:r w:rsidR="000A4999">
        <w:rPr>
          <w:lang w:val="en-US"/>
        </w:rPr>
        <w:t>s</w:t>
      </w:r>
      <w:r w:rsidR="00BE6764" w:rsidRPr="00413282">
        <w:rPr>
          <w:lang w:val="en-US"/>
        </w:rPr>
        <w:t>cenario</w:t>
      </w:r>
      <w:r w:rsidRPr="00413282">
        <w:rPr>
          <w:lang w:val="en-US"/>
        </w:rPr>
        <w:t xml:space="preserve"> </w:t>
      </w:r>
      <w:r w:rsidR="000A4999">
        <w:rPr>
          <w:lang w:val="en-US"/>
        </w:rPr>
        <w:t>diverted total</w:t>
      </w:r>
      <w:r w:rsidRPr="00413282">
        <w:rPr>
          <w:lang w:val="en-US"/>
        </w:rPr>
        <w:t xml:space="preserve"> logic tree</w:t>
      </w:r>
      <w:bookmarkEnd w:id="182"/>
    </w:p>
    <w:p w14:paraId="7893C22F" w14:textId="630D0ABF" w:rsidR="00F04BCD" w:rsidRPr="00413282" w:rsidRDefault="00F04BCD" w:rsidP="00F04BCD">
      <w:pPr>
        <w:rPr>
          <w:lang w:val="en-US"/>
        </w:rPr>
      </w:pPr>
      <w:r w:rsidRPr="00413282">
        <w:rPr>
          <w:lang w:val="en-US"/>
        </w:rPr>
        <w:t xml:space="preserve">The logic tree for generating the monthly DT values for each </w:t>
      </w:r>
      <w:r w:rsidR="00A502E1">
        <w:rPr>
          <w:lang w:val="en-US"/>
        </w:rPr>
        <w:t xml:space="preserve">eWRIMS </w:t>
      </w:r>
      <w:r w:rsidRPr="00413282">
        <w:rPr>
          <w:lang w:val="en-US"/>
        </w:rPr>
        <w:t xml:space="preserve">application in the </w:t>
      </w:r>
      <w:r w:rsidR="00737581">
        <w:rPr>
          <w:lang w:val="en-US"/>
        </w:rPr>
        <w:t>r</w:t>
      </w:r>
      <w:r w:rsidRPr="00413282">
        <w:rPr>
          <w:lang w:val="en-US"/>
        </w:rPr>
        <w:t xml:space="preserve">eported </w:t>
      </w:r>
      <w:r w:rsidR="00737581">
        <w:rPr>
          <w:lang w:val="en-US"/>
        </w:rPr>
        <w:t>w</w:t>
      </w:r>
      <w:r w:rsidRPr="00413282">
        <w:rPr>
          <w:lang w:val="en-US"/>
        </w:rPr>
        <w:t xml:space="preserve">ater </w:t>
      </w:r>
      <w:r w:rsidR="00737581">
        <w:rPr>
          <w:lang w:val="en-US"/>
        </w:rPr>
        <w:t>u</w:t>
      </w:r>
      <w:r w:rsidRPr="00413282">
        <w:rPr>
          <w:lang w:val="en-US"/>
        </w:rPr>
        <w:t xml:space="preserve">se </w:t>
      </w:r>
      <w:r w:rsidR="00737581">
        <w:rPr>
          <w:lang w:val="en-US"/>
        </w:rPr>
        <w:t>s</w:t>
      </w:r>
      <w:r w:rsidRPr="00413282">
        <w:rPr>
          <w:lang w:val="en-US"/>
        </w:rPr>
        <w:t xml:space="preserve">cenario is shown below in </w:t>
      </w:r>
      <w:r w:rsidR="00AA7394" w:rsidRPr="00413282">
        <w:rPr>
          <w:lang w:val="en-US"/>
        </w:rPr>
        <w:fldChar w:fldCharType="begin"/>
      </w:r>
      <w:r w:rsidR="00AA7394" w:rsidRPr="00413282">
        <w:rPr>
          <w:lang w:val="en-US"/>
        </w:rPr>
        <w:instrText xml:space="preserve"> REF _Ref14855708 \h </w:instrText>
      </w:r>
      <w:r w:rsidR="00AA7394" w:rsidRPr="00413282">
        <w:rPr>
          <w:lang w:val="en-US"/>
        </w:rPr>
      </w:r>
      <w:r w:rsidR="00AA7394" w:rsidRPr="00413282">
        <w:rPr>
          <w:lang w:val="en-US"/>
        </w:rPr>
        <w:fldChar w:fldCharType="separate"/>
      </w:r>
      <w:r w:rsidR="0067763F" w:rsidRPr="00413282">
        <w:rPr>
          <w:lang w:val="en-US"/>
        </w:rPr>
        <w:t xml:space="preserve">Figure </w:t>
      </w:r>
      <w:r w:rsidR="0067763F">
        <w:rPr>
          <w:noProof/>
          <w:lang w:val="en-US"/>
        </w:rPr>
        <w:t>7</w:t>
      </w:r>
      <w:r w:rsidR="0067763F">
        <w:rPr>
          <w:lang w:val="en-US"/>
        </w:rPr>
        <w:t>.</w:t>
      </w:r>
      <w:r w:rsidR="0067763F">
        <w:rPr>
          <w:noProof/>
          <w:lang w:val="en-US"/>
        </w:rPr>
        <w:t>6</w:t>
      </w:r>
      <w:r w:rsidR="00AA7394" w:rsidRPr="00413282">
        <w:rPr>
          <w:lang w:val="en-US"/>
        </w:rPr>
        <w:fldChar w:fldCharType="end"/>
      </w:r>
      <w:r w:rsidRPr="00413282">
        <w:rPr>
          <w:lang w:val="en-US"/>
        </w:rPr>
        <w:t xml:space="preserve">. A description of each branch of the logic tree is provided after the figure. </w:t>
      </w:r>
    </w:p>
    <w:p w14:paraId="3F97BA4A" w14:textId="77777777" w:rsidR="00C74178" w:rsidRDefault="00C74178">
      <w:pPr>
        <w:spacing w:before="0" w:after="0" w:line="240" w:lineRule="auto"/>
        <w:ind w:right="0"/>
        <w:rPr>
          <w:noProof/>
          <w:lang w:val="en-US"/>
        </w:rPr>
      </w:pPr>
      <w:r>
        <w:rPr>
          <w:lang w:val="en-US"/>
        </w:rPr>
        <w:br w:type="page"/>
      </w:r>
    </w:p>
    <w:p w14:paraId="3E0C9612" w14:textId="39A9BBD5" w:rsidR="00087B25" w:rsidRPr="00413282" w:rsidRDefault="0059398C" w:rsidP="00C74178">
      <w:pPr>
        <w:pStyle w:val="FIgure"/>
        <w:jc w:val="center"/>
        <w:rPr>
          <w:lang w:val="en-US"/>
        </w:rPr>
      </w:pPr>
      <w:r w:rsidRPr="0059398C">
        <w:rPr>
          <w:lang w:val="en-US"/>
        </w:rPr>
        <w:lastRenderedPageBreak/>
        <w:drawing>
          <wp:inline distT="0" distB="0" distL="0" distR="0" wp14:anchorId="58FA49F9" wp14:editId="154FE777">
            <wp:extent cx="5089504" cy="6945630"/>
            <wp:effectExtent l="19050" t="19050" r="16510" b="26670"/>
            <wp:docPr id="23" name="Picture 23" descr="Logic tree for determining Diverted Total for Reported Water Use Scenario. Updated 11.04.2020. Based on 12.6.2018 eWRIMS data&#10;(For each question, if the answer is &quot;No,&quot; go to the next question. If yes, designation--and number of applications meeting this criterion--follows question)&#10;1. Have Manual Override Values been assigned? (12, or 1% )Monthly DT (Diverted Total)= Manual Override Values&#10;2. Is the application an outdated Duplicate? (91,or 11%) Monthly DT= 0&#10;3. Is the application an ineligible type (cancelled, closed, inactive, pending, rejected, or revoked)? (15, or 2%) Monthly DT= 0&#10;4. Does a Reported DT exist? (649, or 75%) Monthly DT = Maximum Reported Year DT monthly values&#10;5. Does both Face Value (FV) and Allowed DT exist? (95, or 11%) Annual DT= FV*Rep: FV ratio; Monthly DT Distribution= Average reported DT distribution for BU group, adjusted to Allowed DT monthly restrictions&#10;6. Does Face Value exist? (No Allowed DT) (3, or &lt;1%) Annual DT= FV*Ratio of Rep to FV; Monthly Distribution= Average reported DT distribution for BU group&#10;7. Does Allowed DT exist? (No FV) (2, or &lt;1%) Annual DT= Annual Allowed DT*Ratio of Rep to FV; Monthly Distribution = Average reported DT distribution for BU group, adjusted to Allowed DT monthly restrictions&#10;(For questions 5-7, Annual DT equation is connected by an arrow to the following:)&#10;Rep:FV Ratios:&#10;(# of apps to build data with)&#10;0.73: Cannabis (Permitted) (10)&#10;0.63: Domestic (45)&#10;0.54: Irrigation (12)&#10;0.34: Recreation (4)&#10;0.90: Stockwatering (5)&#10;(For questions 5-7, Monthly Distribution equation is connected by an arrow to the following:)&#10;(Same graph as shown in Figure: Average reported diverted total distributions by beneficial use grou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Logic tree for determining Diverted Total for Reported Water Use Scenario. Updated 11.04.2020. Based on 12.6.2018 eWRIMS data&#10;(For each question, if the answer is &quot;No,&quot; go to the next question. If yes, designation--and number of applications meeting this criterion--follows question)&#10;1. Have Manual Override Values been assigned? (12, or 1% )Monthly DT (Diverted Total)= Manual Override Values&#10;2. Is the application an outdated Duplicate? (91,or 11%) Monthly DT= 0&#10;3. Is the application an ineligible type (cancelled, closed, inactive, pending, rejected, or revoked)? (15, or 2%) Monthly DT= 0&#10;4. Does a Reported DT exist? (649, or 75%) Monthly DT = Maximum Reported Year DT monthly values&#10;5. Does both Face Value (FV) and Allowed DT exist? (95, or 11%) Annual DT= FV*Rep: FV ratio; Monthly DT Distribution= Average reported DT distribution for BU group, adjusted to Allowed DT monthly restrictions&#10;6. Does Face Value exist? (No Allowed DT) (3, or &lt;1%) Annual DT= FV*Ratio of Rep to FV; Monthly Distribution= Average reported DT distribution for BU group&#10;7. Does Allowed DT exist? (No FV) (2, or &lt;1%) Annual DT= Annual Allowed DT*Ratio of Rep to FV; Monthly Distribution = Average reported DT distribution for BU group, adjusted to Allowed DT monthly restrictions&#10;(For questions 5-7, Annual DT equation is connected by an arrow to the following:)&#10;Rep:FV Ratios:&#10;(# of apps to build data with)&#10;0.73: Cannabis (Permitted) (10)&#10;0.63: Domestic (45)&#10;0.54: Irrigation (12)&#10;0.34: Recreation (4)&#10;0.90: Stockwatering (5)&#10;(For questions 5-7, Monthly Distribution equation is connected by an arrow to the following:)&#10;(Same graph as shown in Figure: Average reported diverted total distributions by beneficial use group.) "/>
                    <pic:cNvPicPr>
                      <a:picLocks noChangeAspect="1" noChangeArrowheads="1"/>
                    </pic:cNvPicPr>
                  </pic:nvPicPr>
                  <pic:blipFill>
                    <a:blip r:embed="rId40"/>
                    <a:stretch>
                      <a:fillRect/>
                    </a:stretch>
                  </pic:blipFill>
                  <pic:spPr bwMode="auto">
                    <a:xfrm>
                      <a:off x="0" y="0"/>
                      <a:ext cx="5089504" cy="6945630"/>
                    </a:xfrm>
                    <a:prstGeom prst="rect">
                      <a:avLst/>
                    </a:prstGeom>
                    <a:noFill/>
                    <a:ln>
                      <a:solidFill>
                        <a:schemeClr val="tx1"/>
                      </a:solidFill>
                    </a:ln>
                  </pic:spPr>
                </pic:pic>
              </a:graphicData>
            </a:graphic>
          </wp:inline>
        </w:drawing>
      </w:r>
    </w:p>
    <w:p w14:paraId="03E608BC" w14:textId="33C17AEE" w:rsidR="00087B25" w:rsidRDefault="001468BD" w:rsidP="00B43E21">
      <w:pPr>
        <w:pStyle w:val="TableFigureTitle"/>
        <w:spacing w:after="0"/>
        <w:rPr>
          <w:lang w:val="en-US"/>
        </w:rPr>
      </w:pPr>
      <w:bookmarkStart w:id="183" w:name="_Ref14855708"/>
      <w:bookmarkStart w:id="184" w:name="_Ref61535627"/>
      <w:r w:rsidRPr="00413282">
        <w:rPr>
          <w:lang w:val="en-US"/>
        </w:rPr>
        <w:t xml:space="preserve">Figure </w:t>
      </w:r>
      <w:r w:rsidR="00753F94">
        <w:rPr>
          <w:lang w:val="en-US"/>
        </w:rPr>
        <w:fldChar w:fldCharType="begin"/>
      </w:r>
      <w:r w:rsidR="00753F94">
        <w:rPr>
          <w:lang w:val="en-US"/>
        </w:rPr>
        <w:instrText xml:space="preserve"> STYLEREF 1 \s </w:instrText>
      </w:r>
      <w:r w:rsidR="00753F94">
        <w:rPr>
          <w:lang w:val="en-US"/>
        </w:rPr>
        <w:fldChar w:fldCharType="separate"/>
      </w:r>
      <w:r w:rsidR="00753F94">
        <w:rPr>
          <w:noProof/>
          <w:lang w:val="en-US"/>
        </w:rPr>
        <w:t>7</w:t>
      </w:r>
      <w:r w:rsidR="00753F94">
        <w:rPr>
          <w:lang w:val="en-US"/>
        </w:rPr>
        <w:fldChar w:fldCharType="end"/>
      </w:r>
      <w:r w:rsidR="00753F94">
        <w:rPr>
          <w:lang w:val="en-US"/>
        </w:rPr>
        <w:t>.</w:t>
      </w:r>
      <w:r w:rsidR="00753F94">
        <w:rPr>
          <w:lang w:val="en-US"/>
        </w:rPr>
        <w:fldChar w:fldCharType="begin"/>
      </w:r>
      <w:r w:rsidR="00753F94">
        <w:rPr>
          <w:lang w:val="en-US"/>
        </w:rPr>
        <w:instrText xml:space="preserve"> SEQ Figure \* ARABIC \s 1 </w:instrText>
      </w:r>
      <w:r w:rsidR="00753F94">
        <w:rPr>
          <w:lang w:val="en-US"/>
        </w:rPr>
        <w:fldChar w:fldCharType="separate"/>
      </w:r>
      <w:r w:rsidR="00753F94">
        <w:rPr>
          <w:noProof/>
          <w:lang w:val="en-US"/>
        </w:rPr>
        <w:t>6</w:t>
      </w:r>
      <w:r w:rsidR="00753F94">
        <w:rPr>
          <w:lang w:val="en-US"/>
        </w:rPr>
        <w:fldChar w:fldCharType="end"/>
      </w:r>
      <w:bookmarkEnd w:id="183"/>
      <w:r w:rsidRPr="00413282">
        <w:rPr>
          <w:lang w:val="en-US"/>
        </w:rPr>
        <w:t xml:space="preserve"> </w:t>
      </w:r>
      <w:r w:rsidR="00AA7394" w:rsidRPr="00413282">
        <w:rPr>
          <w:lang w:val="en-US"/>
        </w:rPr>
        <w:t>R</w:t>
      </w:r>
      <w:r w:rsidRPr="00413282">
        <w:rPr>
          <w:lang w:val="en-US"/>
        </w:rPr>
        <w:t xml:space="preserve">eported </w:t>
      </w:r>
      <w:r w:rsidR="00C74178">
        <w:rPr>
          <w:lang w:val="en-US"/>
        </w:rPr>
        <w:t>w</w:t>
      </w:r>
      <w:r w:rsidR="00BE6764" w:rsidRPr="00413282">
        <w:rPr>
          <w:lang w:val="en-US"/>
        </w:rPr>
        <w:t xml:space="preserve">ater </w:t>
      </w:r>
      <w:r w:rsidR="00C74178">
        <w:rPr>
          <w:lang w:val="en-US"/>
        </w:rPr>
        <w:t>u</w:t>
      </w:r>
      <w:r w:rsidR="00BE6764" w:rsidRPr="00413282">
        <w:rPr>
          <w:lang w:val="en-US"/>
        </w:rPr>
        <w:t xml:space="preserve">se </w:t>
      </w:r>
      <w:r w:rsidR="00C74178">
        <w:rPr>
          <w:lang w:val="en-US"/>
        </w:rPr>
        <w:t>s</w:t>
      </w:r>
      <w:r w:rsidR="00BE6764" w:rsidRPr="00413282">
        <w:rPr>
          <w:lang w:val="en-US"/>
        </w:rPr>
        <w:t>cenario</w:t>
      </w:r>
      <w:r w:rsidRPr="00413282">
        <w:rPr>
          <w:lang w:val="en-US"/>
        </w:rPr>
        <w:t xml:space="preserve"> diverted total </w:t>
      </w:r>
      <w:r w:rsidR="00A502E1">
        <w:rPr>
          <w:lang w:val="en-US"/>
        </w:rPr>
        <w:t xml:space="preserve">eWRIMS </w:t>
      </w:r>
      <w:r w:rsidRPr="00413282">
        <w:rPr>
          <w:lang w:val="en-US"/>
        </w:rPr>
        <w:t>logic tree</w:t>
      </w:r>
      <w:r w:rsidR="00AA7394" w:rsidRPr="00413282">
        <w:rPr>
          <w:lang w:val="en-US"/>
        </w:rPr>
        <w:t>.</w:t>
      </w:r>
      <w:bookmarkEnd w:id="184"/>
    </w:p>
    <w:p w14:paraId="5086CEE5" w14:textId="2715CB85" w:rsidR="00EA289A" w:rsidRPr="00413282" w:rsidRDefault="00EA289A" w:rsidP="00BE2196">
      <w:pPr>
        <w:pStyle w:val="TableFigureSource"/>
        <w:rPr>
          <w:lang w:val="en-US"/>
        </w:rPr>
      </w:pPr>
      <w:bookmarkStart w:id="185" w:name="_Hlk62133146"/>
      <w:r>
        <w:rPr>
          <w:lang w:val="en-US"/>
        </w:rPr>
        <w:t xml:space="preserve">Red circles represent </w:t>
      </w:r>
      <w:r w:rsidR="00BE2196">
        <w:rPr>
          <w:lang w:val="en-US"/>
        </w:rPr>
        <w:t>the applications considered in each question. Green circles represent the applications meeting the criteria of the question.</w:t>
      </w:r>
    </w:p>
    <w:bookmarkEnd w:id="185"/>
    <w:p w14:paraId="7C7B4877" w14:textId="76ADE0AA" w:rsidR="00F04BCD" w:rsidRPr="00413282" w:rsidRDefault="00F04BCD" w:rsidP="00BE2196">
      <w:pPr>
        <w:keepNext/>
        <w:rPr>
          <w:lang w:val="en-US"/>
        </w:rPr>
      </w:pPr>
      <w:r w:rsidRPr="00413282">
        <w:rPr>
          <w:lang w:val="en-US"/>
        </w:rPr>
        <w:lastRenderedPageBreak/>
        <w:t xml:space="preserve">The analysis performed at each step of the </w:t>
      </w:r>
      <w:r w:rsidR="004A0D99">
        <w:rPr>
          <w:lang w:val="en-US"/>
        </w:rPr>
        <w:t>r</w:t>
      </w:r>
      <w:r w:rsidRPr="00413282">
        <w:rPr>
          <w:lang w:val="en-US"/>
        </w:rPr>
        <w:t xml:space="preserve">eported </w:t>
      </w:r>
      <w:r w:rsidR="004A0D99">
        <w:rPr>
          <w:lang w:val="en-US"/>
        </w:rPr>
        <w:t>w</w:t>
      </w:r>
      <w:r w:rsidRPr="00413282">
        <w:rPr>
          <w:lang w:val="en-US"/>
        </w:rPr>
        <w:t xml:space="preserve">ater </w:t>
      </w:r>
      <w:r w:rsidR="004A0D99">
        <w:rPr>
          <w:lang w:val="en-US"/>
        </w:rPr>
        <w:t>u</w:t>
      </w:r>
      <w:r w:rsidRPr="00413282">
        <w:rPr>
          <w:lang w:val="en-US"/>
        </w:rPr>
        <w:t xml:space="preserve">se </w:t>
      </w:r>
      <w:r w:rsidR="004A0D99">
        <w:rPr>
          <w:lang w:val="en-US"/>
        </w:rPr>
        <w:t>s</w:t>
      </w:r>
      <w:r w:rsidRPr="00413282">
        <w:rPr>
          <w:lang w:val="en-US"/>
        </w:rPr>
        <w:t>cenario DT logic tree is described below.</w:t>
      </w:r>
    </w:p>
    <w:p w14:paraId="0F28550F" w14:textId="77777777" w:rsidR="0059398C" w:rsidRDefault="0059398C" w:rsidP="00787946">
      <w:pPr>
        <w:pStyle w:val="ListParagraph"/>
        <w:keepNext/>
        <w:numPr>
          <w:ilvl w:val="0"/>
          <w:numId w:val="25"/>
        </w:numPr>
        <w:rPr>
          <w:lang w:val="en-US"/>
        </w:rPr>
      </w:pPr>
      <w:r w:rsidRPr="0059398C">
        <w:rPr>
          <w:lang w:val="en-US"/>
        </w:rPr>
        <w:t>Override Values (1%)</w:t>
      </w:r>
    </w:p>
    <w:p w14:paraId="6D3E5B63" w14:textId="47169551" w:rsidR="00204673" w:rsidRPr="00204673" w:rsidRDefault="0059398C" w:rsidP="00204673">
      <w:pPr>
        <w:pStyle w:val="ListParagraph"/>
        <w:keepNext/>
        <w:numPr>
          <w:ilvl w:val="0"/>
          <w:numId w:val="0"/>
        </w:numPr>
        <w:ind w:left="1080"/>
        <w:rPr>
          <w:lang w:val="en-US"/>
        </w:rPr>
      </w:pPr>
      <w:r w:rsidRPr="0059398C">
        <w:rPr>
          <w:lang w:val="en-US"/>
        </w:rPr>
        <w:t>For special cases of applications containing data that does not reflect their current use, override values of DT were entered in the eWRIMS Analyzer and used in place of the eWRIMS data.</w:t>
      </w:r>
    </w:p>
    <w:p w14:paraId="123957E6" w14:textId="6EB93094" w:rsidR="0059398C" w:rsidRDefault="0059398C" w:rsidP="00787946">
      <w:pPr>
        <w:pStyle w:val="ListParagraph"/>
        <w:keepNext/>
        <w:numPr>
          <w:ilvl w:val="0"/>
          <w:numId w:val="25"/>
        </w:numPr>
        <w:rPr>
          <w:lang w:val="en-US"/>
        </w:rPr>
      </w:pPr>
      <w:r w:rsidRPr="0059398C">
        <w:rPr>
          <w:lang w:val="en-US"/>
        </w:rPr>
        <w:t>Outdated Duplicates (</w:t>
      </w:r>
      <w:r>
        <w:rPr>
          <w:lang w:val="en-US"/>
        </w:rPr>
        <w:t>11</w:t>
      </w:r>
      <w:r w:rsidRPr="0059398C">
        <w:rPr>
          <w:lang w:val="en-US"/>
        </w:rPr>
        <w:t>%)</w:t>
      </w:r>
    </w:p>
    <w:p w14:paraId="2E664BC3" w14:textId="77777777" w:rsidR="0059398C" w:rsidRDefault="0059398C" w:rsidP="00787946">
      <w:pPr>
        <w:pStyle w:val="ListParagraph"/>
        <w:keepNext/>
        <w:numPr>
          <w:ilvl w:val="1"/>
          <w:numId w:val="25"/>
        </w:numPr>
        <w:rPr>
          <w:lang w:val="en-US"/>
        </w:rPr>
      </w:pPr>
      <w:r w:rsidRPr="0059398C">
        <w:rPr>
          <w:lang w:val="en-US"/>
        </w:rPr>
        <w:t>A duplicate analysis revealed many instances of statement of use water rights that have since transitioned into becoming a permanent registration application (see duplicates logic tree). In order to not double-count these water rights, the reported data from the statement was migrated to the registration application and the DT of the statement was then set to 0.</w:t>
      </w:r>
    </w:p>
    <w:p w14:paraId="3A3FE9A7" w14:textId="3049987F" w:rsidR="0059398C" w:rsidRDefault="0059398C" w:rsidP="00787946">
      <w:pPr>
        <w:pStyle w:val="ListParagraph"/>
        <w:keepNext/>
        <w:numPr>
          <w:ilvl w:val="0"/>
          <w:numId w:val="25"/>
        </w:numPr>
        <w:rPr>
          <w:lang w:val="en-US"/>
        </w:rPr>
      </w:pPr>
      <w:r w:rsidRPr="0059398C">
        <w:rPr>
          <w:lang w:val="en-US"/>
        </w:rPr>
        <w:t>Ineligible Application Types (</w:t>
      </w:r>
      <w:r>
        <w:rPr>
          <w:lang w:val="en-US"/>
        </w:rPr>
        <w:t>2</w:t>
      </w:r>
      <w:r w:rsidRPr="0059398C">
        <w:rPr>
          <w:lang w:val="en-US"/>
        </w:rPr>
        <w:t>%)</w:t>
      </w:r>
    </w:p>
    <w:p w14:paraId="33081539" w14:textId="77777777" w:rsidR="0059398C" w:rsidRDefault="0059398C" w:rsidP="00787946">
      <w:pPr>
        <w:pStyle w:val="ListParagraph"/>
        <w:keepNext/>
        <w:numPr>
          <w:ilvl w:val="1"/>
          <w:numId w:val="25"/>
        </w:numPr>
        <w:rPr>
          <w:lang w:val="en-US"/>
        </w:rPr>
      </w:pPr>
      <w:r w:rsidRPr="0059398C">
        <w:rPr>
          <w:lang w:val="en-US"/>
        </w:rPr>
        <w:t>While present in the eWRIMS database, applications that were cancelled, closed, inactive, pending, rejected, or revoked reflect no current diversions and were set to 0.</w:t>
      </w:r>
    </w:p>
    <w:p w14:paraId="5C72CC14" w14:textId="0FBCF2B4" w:rsidR="0059398C" w:rsidRDefault="0059398C" w:rsidP="00787946">
      <w:pPr>
        <w:pStyle w:val="ListParagraph"/>
        <w:keepNext/>
        <w:numPr>
          <w:ilvl w:val="0"/>
          <w:numId w:val="25"/>
        </w:numPr>
        <w:rPr>
          <w:lang w:val="en-US"/>
        </w:rPr>
      </w:pPr>
      <w:r w:rsidRPr="0059398C">
        <w:rPr>
          <w:lang w:val="en-US"/>
        </w:rPr>
        <w:t>Reported DT (</w:t>
      </w:r>
      <w:r>
        <w:rPr>
          <w:lang w:val="en-US"/>
        </w:rPr>
        <w:t>75</w:t>
      </w:r>
      <w:r w:rsidRPr="0059398C">
        <w:rPr>
          <w:lang w:val="en-US"/>
        </w:rPr>
        <w:t>%)</w:t>
      </w:r>
    </w:p>
    <w:p w14:paraId="4EC8E593" w14:textId="77777777" w:rsidR="0059398C" w:rsidRDefault="0059398C" w:rsidP="00787946">
      <w:pPr>
        <w:pStyle w:val="ListParagraph"/>
        <w:keepNext/>
        <w:numPr>
          <w:ilvl w:val="1"/>
          <w:numId w:val="25"/>
        </w:numPr>
        <w:rPr>
          <w:lang w:val="en-US"/>
        </w:rPr>
      </w:pPr>
      <w:r w:rsidRPr="0059398C">
        <w:rPr>
          <w:lang w:val="en-US"/>
        </w:rPr>
        <w:t xml:space="preserve">The reported DT data of the applications contain monthly diversion values. This data comes from the water use report of eWRIMS, if present, or the initial statements associated with the application. If an application had reports for multiple years, the year with the highest annual DT was used as a conservative estimate of DT. </w:t>
      </w:r>
    </w:p>
    <w:p w14:paraId="1DEE5FF5" w14:textId="008ABAF7" w:rsidR="0059398C" w:rsidRDefault="0059398C" w:rsidP="00787946">
      <w:pPr>
        <w:pStyle w:val="ListParagraph"/>
        <w:keepNext/>
        <w:numPr>
          <w:ilvl w:val="0"/>
          <w:numId w:val="25"/>
        </w:numPr>
        <w:rPr>
          <w:lang w:val="en-US"/>
        </w:rPr>
      </w:pPr>
      <w:r w:rsidRPr="0059398C">
        <w:rPr>
          <w:lang w:val="en-US"/>
        </w:rPr>
        <w:t>Face Value and Allowed DT (</w:t>
      </w:r>
      <w:r>
        <w:rPr>
          <w:lang w:val="en-US"/>
        </w:rPr>
        <w:t>11</w:t>
      </w:r>
      <w:r w:rsidRPr="0059398C">
        <w:rPr>
          <w:lang w:val="en-US"/>
        </w:rPr>
        <w:t>%)</w:t>
      </w:r>
    </w:p>
    <w:p w14:paraId="5843B164" w14:textId="77777777" w:rsidR="0059398C" w:rsidRDefault="0059398C" w:rsidP="00787946">
      <w:pPr>
        <w:pStyle w:val="ListParagraph"/>
        <w:keepNext/>
        <w:numPr>
          <w:ilvl w:val="1"/>
          <w:numId w:val="25"/>
        </w:numPr>
        <w:rPr>
          <w:lang w:val="en-US"/>
        </w:rPr>
      </w:pPr>
      <w:r w:rsidRPr="0059398C">
        <w:rPr>
          <w:lang w:val="en-US"/>
        </w:rPr>
        <w:t>For those applications with no water use reports or initial statements, Face Value and Allowed DT were used to estimate diversions instead. For those applications that had both a Face Value and Allowed DT, the annual diversion total is set to the Face Value multiplied by the Rep: FV ratio of the BU group (discussed in section 3.4). These ratios were used to estimate the average proportion of the Face Value that is typically utilized by each application within the BU group. The monthly distribution was set to the average reported DT distribution of the BU group, adjusted according to the allowed dates specified in the Allowed DT. If the average reported DT distribution of the BU group multiplied by the Face Value and the ratio exceeds the Allowed DT for any month, the month’s DT was set to the Allowed DT instead. The remainder from this process was distributed among the other months proportionately according to the average reported DT distribution of the BU group.</w:t>
      </w:r>
    </w:p>
    <w:p w14:paraId="0511BA19" w14:textId="77777777" w:rsidR="0059398C" w:rsidRDefault="0059398C" w:rsidP="00787946">
      <w:pPr>
        <w:pStyle w:val="ListParagraph"/>
        <w:keepNext/>
        <w:numPr>
          <w:ilvl w:val="0"/>
          <w:numId w:val="25"/>
        </w:numPr>
        <w:rPr>
          <w:lang w:val="en-US"/>
        </w:rPr>
      </w:pPr>
      <w:r w:rsidRPr="0059398C">
        <w:rPr>
          <w:lang w:val="en-US"/>
        </w:rPr>
        <w:t>Face Value only (&lt;1%)</w:t>
      </w:r>
    </w:p>
    <w:p w14:paraId="4ABC46D3" w14:textId="3B30DB55" w:rsidR="0059398C" w:rsidRDefault="0059398C" w:rsidP="00787946">
      <w:pPr>
        <w:pStyle w:val="ListParagraph"/>
        <w:keepNext/>
        <w:numPr>
          <w:ilvl w:val="1"/>
          <w:numId w:val="25"/>
        </w:numPr>
        <w:rPr>
          <w:lang w:val="en-US"/>
        </w:rPr>
      </w:pPr>
      <w:r w:rsidRPr="0059398C">
        <w:rPr>
          <w:lang w:val="en-US"/>
        </w:rPr>
        <w:t xml:space="preserve">There were only </w:t>
      </w:r>
      <w:r>
        <w:rPr>
          <w:lang w:val="en-US"/>
        </w:rPr>
        <w:t>3</w:t>
      </w:r>
      <w:r w:rsidRPr="0059398C">
        <w:rPr>
          <w:lang w:val="en-US"/>
        </w:rPr>
        <w:t xml:space="preserve"> applications that had a Face Value, but did not have an Allowed DT or reported values. For these applications, the Face Value was used as the annual DT and the monthly distribution was set to the average reported DT distribution of the BU group (no Allowed DT data was available to adjust this distribution).</w:t>
      </w:r>
    </w:p>
    <w:p w14:paraId="2A3163DD" w14:textId="59CE39CE" w:rsidR="0059398C" w:rsidRDefault="0059398C" w:rsidP="00787946">
      <w:pPr>
        <w:pStyle w:val="ListParagraph"/>
        <w:keepNext/>
        <w:numPr>
          <w:ilvl w:val="0"/>
          <w:numId w:val="25"/>
        </w:numPr>
        <w:rPr>
          <w:lang w:val="en-US"/>
        </w:rPr>
      </w:pPr>
      <w:r w:rsidRPr="0059398C">
        <w:rPr>
          <w:lang w:val="en-US"/>
        </w:rPr>
        <w:t>Allowed DT only (</w:t>
      </w:r>
      <w:r>
        <w:rPr>
          <w:lang w:val="en-US"/>
        </w:rPr>
        <w:t>&lt;1</w:t>
      </w:r>
      <w:r w:rsidRPr="0059398C">
        <w:rPr>
          <w:lang w:val="en-US"/>
        </w:rPr>
        <w:t>%)</w:t>
      </w:r>
    </w:p>
    <w:p w14:paraId="3F963F48" w14:textId="2EF3FC92" w:rsidR="0059398C" w:rsidRPr="0059398C" w:rsidRDefault="0059398C" w:rsidP="00787946">
      <w:pPr>
        <w:pStyle w:val="ListParagraph"/>
        <w:keepNext/>
        <w:numPr>
          <w:ilvl w:val="1"/>
          <w:numId w:val="25"/>
        </w:numPr>
        <w:rPr>
          <w:lang w:val="en-US"/>
        </w:rPr>
      </w:pPr>
      <w:r w:rsidRPr="0059398C">
        <w:rPr>
          <w:lang w:val="en-US"/>
        </w:rPr>
        <w:t xml:space="preserve">There were </w:t>
      </w:r>
      <w:r>
        <w:rPr>
          <w:lang w:val="en-US"/>
        </w:rPr>
        <w:t>only 2</w:t>
      </w:r>
      <w:r w:rsidRPr="0059398C">
        <w:rPr>
          <w:lang w:val="en-US"/>
        </w:rPr>
        <w:t xml:space="preserve"> applications that had a Permitted DT, but did not have a Face Value. </w:t>
      </w:r>
      <w:r>
        <w:rPr>
          <w:lang w:val="en-US"/>
        </w:rPr>
        <w:t>For these applications</w:t>
      </w:r>
      <w:r w:rsidRPr="0059398C">
        <w:rPr>
          <w:lang w:val="en-US"/>
        </w:rPr>
        <w:t xml:space="preserve"> a similar process as Step 5 </w:t>
      </w:r>
      <w:r>
        <w:rPr>
          <w:lang w:val="en-US"/>
        </w:rPr>
        <w:t xml:space="preserve">was </w:t>
      </w:r>
      <w:r w:rsidRPr="0059398C">
        <w:rPr>
          <w:lang w:val="en-US"/>
        </w:rPr>
        <w:t xml:space="preserve">performed, only with the annual Allowed DT substituting for the Face Value.  The annual DT </w:t>
      </w:r>
      <w:r>
        <w:rPr>
          <w:lang w:val="en-US"/>
        </w:rPr>
        <w:t>was</w:t>
      </w:r>
      <w:r w:rsidRPr="0059398C">
        <w:rPr>
          <w:lang w:val="en-US"/>
        </w:rPr>
        <w:t xml:space="preserve"> set to the Allowed DT multiplied by the Reported to Face Value ratio of </w:t>
      </w:r>
      <w:r w:rsidRPr="0059398C">
        <w:rPr>
          <w:lang w:val="en-US"/>
        </w:rPr>
        <w:lastRenderedPageBreak/>
        <w:t xml:space="preserve">the BU group. The monthly distribution </w:t>
      </w:r>
      <w:r>
        <w:rPr>
          <w:lang w:val="en-US"/>
        </w:rPr>
        <w:t>was</w:t>
      </w:r>
      <w:r w:rsidRPr="0059398C">
        <w:rPr>
          <w:lang w:val="en-US"/>
        </w:rPr>
        <w:t xml:space="preserve"> set to the average reported DT distribution of the BU group, adjusted according to the allowed dates specified in the Allowed DT.</w:t>
      </w:r>
    </w:p>
    <w:p w14:paraId="3D8B5032" w14:textId="783FE41D" w:rsidR="00F04BCD" w:rsidRPr="00413282" w:rsidRDefault="00AA7394" w:rsidP="00F04BCD">
      <w:pPr>
        <w:rPr>
          <w:lang w:val="en-US"/>
        </w:rPr>
      </w:pPr>
      <w:r w:rsidRPr="00413282">
        <w:rPr>
          <w:lang w:val="en-US"/>
        </w:rPr>
        <w:fldChar w:fldCharType="begin"/>
      </w:r>
      <w:r w:rsidRPr="00413282">
        <w:rPr>
          <w:lang w:val="en-US"/>
        </w:rPr>
        <w:instrText xml:space="preserve"> REF _Ref14855740 \h </w:instrText>
      </w:r>
      <w:r w:rsidRPr="00413282">
        <w:rPr>
          <w:lang w:val="en-US"/>
        </w:rPr>
      </w:r>
      <w:r w:rsidRPr="00413282">
        <w:rPr>
          <w:lang w:val="en-US"/>
        </w:rPr>
        <w:fldChar w:fldCharType="separate"/>
      </w:r>
      <w:r w:rsidR="0067763F" w:rsidRPr="00413282">
        <w:rPr>
          <w:lang w:val="en-US"/>
        </w:rPr>
        <w:t xml:space="preserve">Figure </w:t>
      </w:r>
      <w:r w:rsidR="0067763F">
        <w:rPr>
          <w:noProof/>
          <w:lang w:val="en-US"/>
        </w:rPr>
        <w:t>7</w:t>
      </w:r>
      <w:r w:rsidR="0067763F">
        <w:rPr>
          <w:lang w:val="en-US"/>
        </w:rPr>
        <w:t>.</w:t>
      </w:r>
      <w:r w:rsidR="0067763F">
        <w:rPr>
          <w:noProof/>
          <w:lang w:val="en-US"/>
        </w:rPr>
        <w:t>7</w:t>
      </w:r>
      <w:r w:rsidRPr="00413282">
        <w:rPr>
          <w:lang w:val="en-US"/>
        </w:rPr>
        <w:fldChar w:fldCharType="end"/>
      </w:r>
      <w:r w:rsidRPr="00413282">
        <w:rPr>
          <w:lang w:val="en-US"/>
        </w:rPr>
        <w:t xml:space="preserve"> </w:t>
      </w:r>
      <w:r w:rsidR="00F04BCD" w:rsidRPr="00413282">
        <w:rPr>
          <w:lang w:val="en-US"/>
        </w:rPr>
        <w:t xml:space="preserve">shows the monthly DT values </w:t>
      </w:r>
      <w:r w:rsidR="00A502E1">
        <w:rPr>
          <w:lang w:val="en-US"/>
        </w:rPr>
        <w:t xml:space="preserve">for each eWRIMS data source </w:t>
      </w:r>
      <w:r w:rsidR="00F04BCD" w:rsidRPr="00413282">
        <w:rPr>
          <w:lang w:val="en-US"/>
        </w:rPr>
        <w:t xml:space="preserve">for the </w:t>
      </w:r>
      <w:r w:rsidR="004A0D99">
        <w:rPr>
          <w:lang w:val="en-US"/>
        </w:rPr>
        <w:t>r</w:t>
      </w:r>
      <w:r w:rsidR="00F04BCD" w:rsidRPr="00413282">
        <w:rPr>
          <w:lang w:val="en-US"/>
        </w:rPr>
        <w:t xml:space="preserve">eported </w:t>
      </w:r>
      <w:r w:rsidR="004A0D99">
        <w:rPr>
          <w:lang w:val="en-US"/>
        </w:rPr>
        <w:t>w</w:t>
      </w:r>
      <w:r w:rsidR="00F04BCD" w:rsidRPr="00413282">
        <w:rPr>
          <w:lang w:val="en-US"/>
        </w:rPr>
        <w:t xml:space="preserve">ater </w:t>
      </w:r>
      <w:r w:rsidR="004A0D99">
        <w:rPr>
          <w:lang w:val="en-US"/>
        </w:rPr>
        <w:t>u</w:t>
      </w:r>
      <w:r w:rsidR="00F04BCD" w:rsidRPr="00413282">
        <w:rPr>
          <w:lang w:val="en-US"/>
        </w:rPr>
        <w:t xml:space="preserve">se </w:t>
      </w:r>
      <w:r w:rsidR="004A0D99">
        <w:rPr>
          <w:lang w:val="en-US"/>
        </w:rPr>
        <w:t>s</w:t>
      </w:r>
      <w:r w:rsidR="00F04BCD" w:rsidRPr="00413282">
        <w:rPr>
          <w:lang w:val="en-US"/>
        </w:rPr>
        <w:t xml:space="preserve">cenario of each data source. This figure indicates that nearly all DT represented in the </w:t>
      </w:r>
      <w:r w:rsidR="004A0D99">
        <w:rPr>
          <w:lang w:val="en-US"/>
        </w:rPr>
        <w:t>r</w:t>
      </w:r>
      <w:r w:rsidR="00F04BCD" w:rsidRPr="00413282">
        <w:rPr>
          <w:lang w:val="en-US"/>
        </w:rPr>
        <w:t xml:space="preserve">eported </w:t>
      </w:r>
      <w:r w:rsidR="004A0D99">
        <w:rPr>
          <w:lang w:val="en-US"/>
        </w:rPr>
        <w:t>w</w:t>
      </w:r>
      <w:r w:rsidR="00F04BCD" w:rsidRPr="00413282">
        <w:rPr>
          <w:lang w:val="en-US"/>
        </w:rPr>
        <w:t xml:space="preserve">ater </w:t>
      </w:r>
      <w:r w:rsidR="004A0D99">
        <w:rPr>
          <w:lang w:val="en-US"/>
        </w:rPr>
        <w:t>u</w:t>
      </w:r>
      <w:r w:rsidR="00F04BCD" w:rsidRPr="00413282">
        <w:rPr>
          <w:lang w:val="en-US"/>
        </w:rPr>
        <w:t xml:space="preserve">se </w:t>
      </w:r>
      <w:r w:rsidR="004A0D99">
        <w:rPr>
          <w:lang w:val="en-US"/>
        </w:rPr>
        <w:t>s</w:t>
      </w:r>
      <w:r w:rsidR="00F04BCD" w:rsidRPr="00413282">
        <w:rPr>
          <w:lang w:val="en-US"/>
        </w:rPr>
        <w:t xml:space="preserve">cenario is calculated from Reported </w:t>
      </w:r>
      <w:r w:rsidR="00A502E1">
        <w:rPr>
          <w:lang w:val="en-US"/>
        </w:rPr>
        <w:t>DT</w:t>
      </w:r>
      <w:r w:rsidR="00F04BCD" w:rsidRPr="00413282">
        <w:rPr>
          <w:lang w:val="en-US"/>
        </w:rPr>
        <w:t xml:space="preserve">. </w:t>
      </w:r>
    </w:p>
    <w:p w14:paraId="51477C3B" w14:textId="00726DF0" w:rsidR="00087B25" w:rsidRPr="00413282" w:rsidRDefault="006B3F24" w:rsidP="00A502E1">
      <w:pPr>
        <w:pStyle w:val="FIgure"/>
        <w:jc w:val="center"/>
        <w:rPr>
          <w:lang w:val="en-US"/>
        </w:rPr>
      </w:pPr>
      <w:r>
        <w:rPr>
          <w:lang w:val="en-US"/>
        </w:rPr>
        <w:drawing>
          <wp:inline distT="0" distB="0" distL="0" distR="0" wp14:anchorId="40F03EDE" wp14:editId="4DB32AC1">
            <wp:extent cx="5205095" cy="3073400"/>
            <wp:effectExtent l="0" t="0" r="14605" b="12700"/>
            <wp:docPr id="33" name="Chart 33">
              <a:extLst xmlns:a="http://schemas.openxmlformats.org/drawingml/2006/main">
                <a:ext uri="{FF2B5EF4-FFF2-40B4-BE49-F238E27FC236}">
                  <a16:creationId xmlns:a16="http://schemas.microsoft.com/office/drawing/2014/main" id="{F89FA621-3661-4AD3-ACA0-49DEB04608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249050C7" w14:textId="051976D4" w:rsidR="00F04BCD" w:rsidRPr="00413282" w:rsidRDefault="001468BD" w:rsidP="00BE2196">
      <w:pPr>
        <w:pStyle w:val="TableFigureTitle"/>
        <w:rPr>
          <w:lang w:val="en-US"/>
        </w:rPr>
      </w:pPr>
      <w:bookmarkStart w:id="186" w:name="_Ref14855740"/>
      <w:r w:rsidRPr="00413282">
        <w:rPr>
          <w:lang w:val="en-US"/>
        </w:rPr>
        <w:t xml:space="preserve">Figure </w:t>
      </w:r>
      <w:r w:rsidR="00753F94">
        <w:rPr>
          <w:lang w:val="en-US"/>
        </w:rPr>
        <w:fldChar w:fldCharType="begin"/>
      </w:r>
      <w:r w:rsidR="00753F94">
        <w:rPr>
          <w:lang w:val="en-US"/>
        </w:rPr>
        <w:instrText xml:space="preserve"> STYLEREF 1 \s </w:instrText>
      </w:r>
      <w:r w:rsidR="00753F94">
        <w:rPr>
          <w:lang w:val="en-US"/>
        </w:rPr>
        <w:fldChar w:fldCharType="separate"/>
      </w:r>
      <w:r w:rsidR="00753F94">
        <w:rPr>
          <w:noProof/>
          <w:lang w:val="en-US"/>
        </w:rPr>
        <w:t>7</w:t>
      </w:r>
      <w:r w:rsidR="00753F94">
        <w:rPr>
          <w:lang w:val="en-US"/>
        </w:rPr>
        <w:fldChar w:fldCharType="end"/>
      </w:r>
      <w:r w:rsidR="00753F94">
        <w:rPr>
          <w:lang w:val="en-US"/>
        </w:rPr>
        <w:t>.</w:t>
      </w:r>
      <w:r w:rsidR="00753F94">
        <w:rPr>
          <w:lang w:val="en-US"/>
        </w:rPr>
        <w:fldChar w:fldCharType="begin"/>
      </w:r>
      <w:r w:rsidR="00753F94">
        <w:rPr>
          <w:lang w:val="en-US"/>
        </w:rPr>
        <w:instrText xml:space="preserve"> SEQ Figure \* ARABIC \s 1 </w:instrText>
      </w:r>
      <w:r w:rsidR="00753F94">
        <w:rPr>
          <w:lang w:val="en-US"/>
        </w:rPr>
        <w:fldChar w:fldCharType="separate"/>
      </w:r>
      <w:r w:rsidR="00753F94">
        <w:rPr>
          <w:noProof/>
          <w:lang w:val="en-US"/>
        </w:rPr>
        <w:t>7</w:t>
      </w:r>
      <w:r w:rsidR="00753F94">
        <w:rPr>
          <w:lang w:val="en-US"/>
        </w:rPr>
        <w:fldChar w:fldCharType="end"/>
      </w:r>
      <w:bookmarkEnd w:id="186"/>
      <w:r w:rsidRPr="00413282">
        <w:rPr>
          <w:lang w:val="en-US"/>
        </w:rPr>
        <w:t xml:space="preserve"> </w:t>
      </w:r>
      <w:r w:rsidR="00AA7394" w:rsidRPr="00413282">
        <w:rPr>
          <w:lang w:val="en-US"/>
        </w:rPr>
        <w:t>M</w:t>
      </w:r>
      <w:r w:rsidRPr="00413282">
        <w:rPr>
          <w:lang w:val="en-US"/>
        </w:rPr>
        <w:t xml:space="preserve">onthly </w:t>
      </w:r>
      <w:r w:rsidR="00A502E1">
        <w:rPr>
          <w:lang w:val="en-US"/>
        </w:rPr>
        <w:t xml:space="preserve">eWRIMS </w:t>
      </w:r>
      <w:r w:rsidR="00BE6764" w:rsidRPr="00413282">
        <w:rPr>
          <w:lang w:val="en-US"/>
        </w:rPr>
        <w:t>diverted total</w:t>
      </w:r>
      <w:r w:rsidRPr="00413282">
        <w:rPr>
          <w:lang w:val="en-US"/>
        </w:rPr>
        <w:t xml:space="preserve"> by data source for reported </w:t>
      </w:r>
      <w:r w:rsidR="00204673">
        <w:rPr>
          <w:lang w:val="en-US"/>
        </w:rPr>
        <w:t>w</w:t>
      </w:r>
      <w:r w:rsidR="00BE6764" w:rsidRPr="00413282">
        <w:rPr>
          <w:lang w:val="en-US"/>
        </w:rPr>
        <w:t xml:space="preserve">ater </w:t>
      </w:r>
      <w:r w:rsidR="00204673">
        <w:rPr>
          <w:lang w:val="en-US"/>
        </w:rPr>
        <w:t>u</w:t>
      </w:r>
      <w:r w:rsidR="00BE6764" w:rsidRPr="00413282">
        <w:rPr>
          <w:lang w:val="en-US"/>
        </w:rPr>
        <w:t xml:space="preserve">se </w:t>
      </w:r>
      <w:r w:rsidR="00204673">
        <w:rPr>
          <w:lang w:val="en-US"/>
        </w:rPr>
        <w:t>s</w:t>
      </w:r>
      <w:r w:rsidR="00BE6764" w:rsidRPr="00413282">
        <w:rPr>
          <w:lang w:val="en-US"/>
        </w:rPr>
        <w:t>cenario</w:t>
      </w:r>
      <w:r w:rsidR="00AA7394" w:rsidRPr="00413282">
        <w:rPr>
          <w:lang w:val="en-US"/>
        </w:rPr>
        <w:t>.</w:t>
      </w:r>
    </w:p>
    <w:p w14:paraId="24A9ECC4" w14:textId="75ED9F45" w:rsidR="00F04BCD" w:rsidRPr="00413282" w:rsidRDefault="00F04BCD" w:rsidP="006B3F24">
      <w:pPr>
        <w:pStyle w:val="Heading4"/>
        <w:rPr>
          <w:lang w:val="en-US"/>
        </w:rPr>
      </w:pPr>
      <w:bookmarkStart w:id="187" w:name="_Ref15572401"/>
      <w:r w:rsidRPr="00413282">
        <w:rPr>
          <w:lang w:val="en-US"/>
        </w:rPr>
        <w:t xml:space="preserve">Permitted </w:t>
      </w:r>
      <w:r w:rsidR="000A4999">
        <w:rPr>
          <w:lang w:val="en-US"/>
        </w:rPr>
        <w:t>w</w:t>
      </w:r>
      <w:r w:rsidR="00BE6764" w:rsidRPr="00413282">
        <w:rPr>
          <w:lang w:val="en-US"/>
        </w:rPr>
        <w:t xml:space="preserve">ater </w:t>
      </w:r>
      <w:r w:rsidR="000A4999">
        <w:rPr>
          <w:lang w:val="en-US"/>
        </w:rPr>
        <w:t>u</w:t>
      </w:r>
      <w:r w:rsidR="00BE6764" w:rsidRPr="00413282">
        <w:rPr>
          <w:lang w:val="en-US"/>
        </w:rPr>
        <w:t xml:space="preserve">se </w:t>
      </w:r>
      <w:r w:rsidR="000A4999">
        <w:rPr>
          <w:lang w:val="en-US"/>
        </w:rPr>
        <w:t>s</w:t>
      </w:r>
      <w:r w:rsidR="00BE6764" w:rsidRPr="00413282">
        <w:rPr>
          <w:lang w:val="en-US"/>
        </w:rPr>
        <w:t>cenario</w:t>
      </w:r>
      <w:r w:rsidRPr="00413282">
        <w:rPr>
          <w:lang w:val="en-US"/>
        </w:rPr>
        <w:t xml:space="preserve"> </w:t>
      </w:r>
      <w:r w:rsidR="000A4999">
        <w:rPr>
          <w:lang w:val="en-US"/>
        </w:rPr>
        <w:t>diverted total</w:t>
      </w:r>
      <w:r w:rsidRPr="00413282">
        <w:rPr>
          <w:lang w:val="en-US"/>
        </w:rPr>
        <w:t xml:space="preserve"> logic tree</w:t>
      </w:r>
      <w:bookmarkEnd w:id="187"/>
    </w:p>
    <w:p w14:paraId="25ECD221" w14:textId="42A974F8" w:rsidR="00F04BCD" w:rsidRPr="00413282" w:rsidRDefault="00F04BCD" w:rsidP="00F04BCD">
      <w:pPr>
        <w:rPr>
          <w:lang w:val="en-US"/>
        </w:rPr>
      </w:pPr>
      <w:r w:rsidRPr="00413282">
        <w:rPr>
          <w:lang w:val="en-US"/>
        </w:rPr>
        <w:t xml:space="preserve">The logic tree for generating the monthly DT values for each </w:t>
      </w:r>
      <w:r w:rsidR="00A502E1">
        <w:rPr>
          <w:lang w:val="en-US"/>
        </w:rPr>
        <w:t xml:space="preserve">eWRIMS </w:t>
      </w:r>
      <w:r w:rsidRPr="00413282">
        <w:rPr>
          <w:lang w:val="en-US"/>
        </w:rPr>
        <w:t xml:space="preserve">application in the </w:t>
      </w:r>
      <w:r w:rsidR="00EF1175">
        <w:rPr>
          <w:lang w:val="en-US"/>
        </w:rPr>
        <w:t>p</w:t>
      </w:r>
      <w:r w:rsidRPr="00413282">
        <w:rPr>
          <w:lang w:val="en-US"/>
        </w:rPr>
        <w:t xml:space="preserve">ermitted </w:t>
      </w:r>
      <w:r w:rsidR="00EF1175">
        <w:rPr>
          <w:lang w:val="en-US"/>
        </w:rPr>
        <w:t>w</w:t>
      </w:r>
      <w:r w:rsidRPr="00413282">
        <w:rPr>
          <w:lang w:val="en-US"/>
        </w:rPr>
        <w:t xml:space="preserve">ater </w:t>
      </w:r>
      <w:r w:rsidR="00EF1175">
        <w:rPr>
          <w:lang w:val="en-US"/>
        </w:rPr>
        <w:t>u</w:t>
      </w:r>
      <w:r w:rsidRPr="00413282">
        <w:rPr>
          <w:lang w:val="en-US"/>
        </w:rPr>
        <w:t xml:space="preserve">se </w:t>
      </w:r>
      <w:r w:rsidR="00EF1175">
        <w:rPr>
          <w:lang w:val="en-US"/>
        </w:rPr>
        <w:t>s</w:t>
      </w:r>
      <w:r w:rsidRPr="00413282">
        <w:rPr>
          <w:lang w:val="en-US"/>
        </w:rPr>
        <w:t xml:space="preserve">cenario is shown in </w:t>
      </w:r>
      <w:r w:rsidR="00AA7394" w:rsidRPr="00413282">
        <w:rPr>
          <w:lang w:val="en-US"/>
        </w:rPr>
        <w:fldChar w:fldCharType="begin"/>
      </w:r>
      <w:r w:rsidR="00AA7394" w:rsidRPr="00413282">
        <w:rPr>
          <w:lang w:val="en-US"/>
        </w:rPr>
        <w:instrText xml:space="preserve"> REF _Ref14855817 \h </w:instrText>
      </w:r>
      <w:r w:rsidR="00AA7394" w:rsidRPr="00413282">
        <w:rPr>
          <w:lang w:val="en-US"/>
        </w:rPr>
      </w:r>
      <w:r w:rsidR="00AA7394" w:rsidRPr="00413282">
        <w:rPr>
          <w:lang w:val="en-US"/>
        </w:rPr>
        <w:fldChar w:fldCharType="separate"/>
      </w:r>
      <w:r w:rsidR="0067763F" w:rsidRPr="00413282">
        <w:rPr>
          <w:lang w:val="en-US"/>
        </w:rPr>
        <w:t xml:space="preserve">Figure </w:t>
      </w:r>
      <w:r w:rsidR="0067763F">
        <w:rPr>
          <w:noProof/>
          <w:lang w:val="en-US"/>
        </w:rPr>
        <w:t>7</w:t>
      </w:r>
      <w:r w:rsidR="0067763F">
        <w:rPr>
          <w:lang w:val="en-US"/>
        </w:rPr>
        <w:t>.</w:t>
      </w:r>
      <w:r w:rsidR="0067763F">
        <w:rPr>
          <w:noProof/>
          <w:lang w:val="en-US"/>
        </w:rPr>
        <w:t>8</w:t>
      </w:r>
      <w:r w:rsidR="00AA7394" w:rsidRPr="00413282">
        <w:rPr>
          <w:lang w:val="en-US"/>
        </w:rPr>
        <w:fldChar w:fldCharType="end"/>
      </w:r>
      <w:r w:rsidRPr="00413282">
        <w:rPr>
          <w:lang w:val="en-US"/>
        </w:rPr>
        <w:t>. A description of each branch of the logic tree is provided after the figure.</w:t>
      </w:r>
    </w:p>
    <w:p w14:paraId="154A1F8A" w14:textId="54BC0015" w:rsidR="00087B25" w:rsidRPr="00413282" w:rsidRDefault="00A502E1" w:rsidP="00087B25">
      <w:pPr>
        <w:pStyle w:val="FIgure"/>
        <w:rPr>
          <w:lang w:val="en-US"/>
        </w:rPr>
      </w:pPr>
      <w:r w:rsidRPr="00A502E1">
        <w:rPr>
          <w:lang w:val="en-US"/>
        </w:rPr>
        <w:lastRenderedPageBreak/>
        <w:drawing>
          <wp:inline distT="0" distB="0" distL="0" distR="0" wp14:anchorId="368668E2" wp14:editId="02E5D531">
            <wp:extent cx="5459238" cy="7496810"/>
            <wp:effectExtent l="19050" t="19050" r="27305" b="27940"/>
            <wp:docPr id="27" name="Picture 27" descr="Logic tree for determining Diverted Total for Permitted Water Use Scenario. Updated 11.04.2020. Based on 12.6.2018 eWRIMS data&#10;(For each question, if the answer is &quot;No,&quot; go to the next question. If yes, designation--and number of applications meeting this criterion--follows question)&#10;1. Have Override Values been assigned? (14, or 2% )Monthly Diverted Total (DT)= Override Values&#10;2. Is the application an outdated duplicate? (81,or 10%) Monthly DT= 0&#10;3. Is the application an ineligible type (cancelled, closed, inactive, pending, rejected, or revoked)? (15, or 2%) Monthly DT= 0&#10;4. Does both Face Value (FV) and Allowed DT exist? (199, or 23%) Annual DT= Face Value; Monthly Distribution= Average reported DT distribution for BU group, reweighted by Allowed DT&#10;5. Does Face Value exist? (No Allowed DT) (40, or 5%) Annual DT= Face Value; Monthly Distribution= Average permitted DT distribution for BU group&#10;6. Does Allowed DT exist? (No FV) (7, or &lt;1%) Monthly DT = Allowed DT&#10;7. Does a Reported DT exist? (501, or 58%) Monthly DT = Maximum Reported Year DT monthly values&#10;&#10;(For question 4, Monthly Distribution equation is connected by an arrow to the following:)&#10;(Same graph as shown in Figure: Average reported diverted total distributions by beneficial use group.)&#10;&#10;(For question 5, Monthly Distribution equation is connected by an arrow to the following:)&#10;(Same graph as shown in Figure: Average monthly permitted diverted total distributions by beneficial use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Logic tree for determining Diverted Total for Permitted Water Use Scenario. Updated 11.04.2020. Based on 12.6.2018 eWRIMS data&#10;(For each question, if the answer is &quot;No,&quot; go to the next question. If yes, designation--and number of applications meeting this criterion--follows question)&#10;1. Have Override Values been assigned? (14, or 2% )Monthly Diverted Total (DT)= Override Values&#10;2. Is the application an outdated duplicate? (81,or 10%) Monthly DT= 0&#10;3. Is the application an ineligible type (cancelled, closed, inactive, pending, rejected, or revoked)? (15, or 2%) Monthly DT= 0&#10;4. Does both Face Value (FV) and Allowed DT exist? (199, or 23%) Annual DT= Face Value; Monthly Distribution= Average reported DT distribution for BU group, reweighted by Allowed DT&#10;5. Does Face Value exist? (No Allowed DT) (40, or 5%) Annual DT= Face Value; Monthly Distribution= Average permitted DT distribution for BU group&#10;6. Does Allowed DT exist? (No FV) (7, or &lt;1%) Monthly DT = Allowed DT&#10;7. Does a Reported DT exist? (501, or 58%) Monthly DT = Maximum Reported Year DT monthly values&#10;&#10;(For question 4, Monthly Distribution equation is connected by an arrow to the following:)&#10;(Same graph as shown in Figure: Average reported diverted total distributions by beneficial use group.)&#10;&#10;(For question 5, Monthly Distribution equation is connected by an arrow to the following:)&#10;(Same graph as shown in Figure: Average monthly permitted diverted total distributions by beneficial use group.)"/>
                    <pic:cNvPicPr>
                      <a:picLocks noChangeAspect="1" noChangeArrowheads="1"/>
                    </pic:cNvPicPr>
                  </pic:nvPicPr>
                  <pic:blipFill>
                    <a:blip r:embed="rId42"/>
                    <a:stretch>
                      <a:fillRect/>
                    </a:stretch>
                  </pic:blipFill>
                  <pic:spPr bwMode="auto">
                    <a:xfrm>
                      <a:off x="0" y="0"/>
                      <a:ext cx="5459238" cy="7496810"/>
                    </a:xfrm>
                    <a:prstGeom prst="rect">
                      <a:avLst/>
                    </a:prstGeom>
                    <a:noFill/>
                    <a:ln>
                      <a:solidFill>
                        <a:schemeClr val="tx1"/>
                      </a:solidFill>
                    </a:ln>
                  </pic:spPr>
                </pic:pic>
              </a:graphicData>
            </a:graphic>
          </wp:inline>
        </w:drawing>
      </w:r>
    </w:p>
    <w:p w14:paraId="0945F4F0" w14:textId="06D6F2FE" w:rsidR="00F04BCD" w:rsidRDefault="001468BD" w:rsidP="00B43E21">
      <w:pPr>
        <w:pStyle w:val="TableFigureTitle"/>
        <w:spacing w:after="0"/>
        <w:rPr>
          <w:lang w:val="en-US"/>
        </w:rPr>
      </w:pPr>
      <w:bookmarkStart w:id="188" w:name="_Ref14855817"/>
      <w:r w:rsidRPr="00413282">
        <w:rPr>
          <w:lang w:val="en-US"/>
        </w:rPr>
        <w:t xml:space="preserve">Figure </w:t>
      </w:r>
      <w:r w:rsidR="00753F94">
        <w:rPr>
          <w:lang w:val="en-US"/>
        </w:rPr>
        <w:fldChar w:fldCharType="begin"/>
      </w:r>
      <w:r w:rsidR="00753F94">
        <w:rPr>
          <w:lang w:val="en-US"/>
        </w:rPr>
        <w:instrText xml:space="preserve"> STYLEREF 1 \s </w:instrText>
      </w:r>
      <w:r w:rsidR="00753F94">
        <w:rPr>
          <w:lang w:val="en-US"/>
        </w:rPr>
        <w:fldChar w:fldCharType="separate"/>
      </w:r>
      <w:r w:rsidR="00753F94">
        <w:rPr>
          <w:noProof/>
          <w:lang w:val="en-US"/>
        </w:rPr>
        <w:t>7</w:t>
      </w:r>
      <w:r w:rsidR="00753F94">
        <w:rPr>
          <w:lang w:val="en-US"/>
        </w:rPr>
        <w:fldChar w:fldCharType="end"/>
      </w:r>
      <w:r w:rsidR="00753F94">
        <w:rPr>
          <w:lang w:val="en-US"/>
        </w:rPr>
        <w:t>.</w:t>
      </w:r>
      <w:r w:rsidR="00753F94">
        <w:rPr>
          <w:lang w:val="en-US"/>
        </w:rPr>
        <w:fldChar w:fldCharType="begin"/>
      </w:r>
      <w:r w:rsidR="00753F94">
        <w:rPr>
          <w:lang w:val="en-US"/>
        </w:rPr>
        <w:instrText xml:space="preserve"> SEQ Figure \* ARABIC \s 1 </w:instrText>
      </w:r>
      <w:r w:rsidR="00753F94">
        <w:rPr>
          <w:lang w:val="en-US"/>
        </w:rPr>
        <w:fldChar w:fldCharType="separate"/>
      </w:r>
      <w:r w:rsidR="00753F94">
        <w:rPr>
          <w:noProof/>
          <w:lang w:val="en-US"/>
        </w:rPr>
        <w:t>8</w:t>
      </w:r>
      <w:r w:rsidR="00753F94">
        <w:rPr>
          <w:lang w:val="en-US"/>
        </w:rPr>
        <w:fldChar w:fldCharType="end"/>
      </w:r>
      <w:bookmarkEnd w:id="188"/>
      <w:r w:rsidRPr="00413282">
        <w:rPr>
          <w:lang w:val="en-US"/>
        </w:rPr>
        <w:t xml:space="preserve"> </w:t>
      </w:r>
      <w:r w:rsidR="00AA7394" w:rsidRPr="00413282">
        <w:rPr>
          <w:lang w:val="en-US"/>
        </w:rPr>
        <w:t>P</w:t>
      </w:r>
      <w:r w:rsidRPr="00413282">
        <w:rPr>
          <w:lang w:val="en-US"/>
        </w:rPr>
        <w:t xml:space="preserve">ermitted </w:t>
      </w:r>
      <w:r w:rsidR="00EF1175">
        <w:rPr>
          <w:lang w:val="en-US"/>
        </w:rPr>
        <w:t>w</w:t>
      </w:r>
      <w:r w:rsidR="00BE6764" w:rsidRPr="00413282">
        <w:rPr>
          <w:lang w:val="en-US"/>
        </w:rPr>
        <w:t xml:space="preserve">ater </w:t>
      </w:r>
      <w:r w:rsidR="00EF1175">
        <w:rPr>
          <w:lang w:val="en-US"/>
        </w:rPr>
        <w:t>u</w:t>
      </w:r>
      <w:r w:rsidR="00BE6764" w:rsidRPr="00413282">
        <w:rPr>
          <w:lang w:val="en-US"/>
        </w:rPr>
        <w:t xml:space="preserve">se </w:t>
      </w:r>
      <w:r w:rsidR="00EF1175">
        <w:rPr>
          <w:lang w:val="en-US"/>
        </w:rPr>
        <w:t>s</w:t>
      </w:r>
      <w:r w:rsidR="00BE6764" w:rsidRPr="00413282">
        <w:rPr>
          <w:lang w:val="en-US"/>
        </w:rPr>
        <w:t>cenario</w:t>
      </w:r>
      <w:r w:rsidRPr="00413282">
        <w:rPr>
          <w:lang w:val="en-US"/>
        </w:rPr>
        <w:t xml:space="preserve"> </w:t>
      </w:r>
      <w:r w:rsidR="00E9265B" w:rsidRPr="00413282">
        <w:rPr>
          <w:lang w:val="en-US"/>
        </w:rPr>
        <w:t>diverted total</w:t>
      </w:r>
      <w:r w:rsidRPr="00413282">
        <w:rPr>
          <w:lang w:val="en-US"/>
        </w:rPr>
        <w:t xml:space="preserve"> </w:t>
      </w:r>
      <w:r w:rsidR="00502C49">
        <w:rPr>
          <w:lang w:val="en-US"/>
        </w:rPr>
        <w:t xml:space="preserve">eWRIMS </w:t>
      </w:r>
      <w:r w:rsidRPr="00413282">
        <w:rPr>
          <w:lang w:val="en-US"/>
        </w:rPr>
        <w:t>logic tree</w:t>
      </w:r>
      <w:r w:rsidR="00AA7394" w:rsidRPr="00413282">
        <w:rPr>
          <w:lang w:val="en-US"/>
        </w:rPr>
        <w:t>.</w:t>
      </w:r>
    </w:p>
    <w:p w14:paraId="4161BDC7" w14:textId="77777777" w:rsidR="00BE2196" w:rsidRPr="00413282" w:rsidRDefault="00BE2196" w:rsidP="00BE2196">
      <w:pPr>
        <w:pStyle w:val="TableFigureSource"/>
        <w:rPr>
          <w:lang w:val="en-US"/>
        </w:rPr>
      </w:pPr>
      <w:r>
        <w:rPr>
          <w:lang w:val="en-US"/>
        </w:rPr>
        <w:t>Red circles represent the applications considered in each question. Green circles represent the applications meeting the criteria of the question.</w:t>
      </w:r>
    </w:p>
    <w:p w14:paraId="6E011E57" w14:textId="38247642" w:rsidR="00F04BCD" w:rsidRPr="00413282" w:rsidRDefault="00F04BCD" w:rsidP="00E9265B">
      <w:pPr>
        <w:rPr>
          <w:lang w:val="en-US"/>
        </w:rPr>
      </w:pPr>
      <w:r w:rsidRPr="00413282">
        <w:rPr>
          <w:lang w:val="en-US"/>
        </w:rPr>
        <w:lastRenderedPageBreak/>
        <w:t xml:space="preserve">The analysis performed at each step of the </w:t>
      </w:r>
      <w:r w:rsidR="00EF1175">
        <w:rPr>
          <w:lang w:val="en-US"/>
        </w:rPr>
        <w:t>p</w:t>
      </w:r>
      <w:r w:rsidRPr="00413282">
        <w:rPr>
          <w:lang w:val="en-US"/>
        </w:rPr>
        <w:t xml:space="preserve">ermitted </w:t>
      </w:r>
      <w:r w:rsidR="00EF1175">
        <w:rPr>
          <w:lang w:val="en-US"/>
        </w:rPr>
        <w:t>w</w:t>
      </w:r>
      <w:r w:rsidRPr="00413282">
        <w:rPr>
          <w:lang w:val="en-US"/>
        </w:rPr>
        <w:t xml:space="preserve">ater </w:t>
      </w:r>
      <w:r w:rsidR="00EF1175">
        <w:rPr>
          <w:lang w:val="en-US"/>
        </w:rPr>
        <w:t>u</w:t>
      </w:r>
      <w:r w:rsidRPr="00413282">
        <w:rPr>
          <w:lang w:val="en-US"/>
        </w:rPr>
        <w:t xml:space="preserve">se </w:t>
      </w:r>
      <w:r w:rsidR="00EF1175">
        <w:rPr>
          <w:lang w:val="en-US"/>
        </w:rPr>
        <w:t>s</w:t>
      </w:r>
      <w:r w:rsidRPr="00413282">
        <w:rPr>
          <w:lang w:val="en-US"/>
        </w:rPr>
        <w:t>cenario DT logic tree is described below.</w:t>
      </w:r>
    </w:p>
    <w:p w14:paraId="54688B44" w14:textId="77777777" w:rsidR="00502C49" w:rsidRDefault="00502C49" w:rsidP="008F697B">
      <w:pPr>
        <w:pStyle w:val="ListParagraph"/>
        <w:numPr>
          <w:ilvl w:val="0"/>
          <w:numId w:val="26"/>
        </w:numPr>
        <w:tabs>
          <w:tab w:val="clear" w:pos="360"/>
        </w:tabs>
        <w:ind w:right="0"/>
        <w:rPr>
          <w:rFonts w:cstheme="minorHAnsi"/>
        </w:rPr>
      </w:pPr>
      <w:r>
        <w:rPr>
          <w:rFonts w:cstheme="minorHAnsi"/>
        </w:rPr>
        <w:t>Override Values (2%)</w:t>
      </w:r>
    </w:p>
    <w:p w14:paraId="49B3A56A" w14:textId="77777777" w:rsidR="00502C49" w:rsidRDefault="00502C49" w:rsidP="008F697B">
      <w:pPr>
        <w:pStyle w:val="ListParagraph"/>
        <w:numPr>
          <w:ilvl w:val="1"/>
          <w:numId w:val="26"/>
        </w:numPr>
        <w:tabs>
          <w:tab w:val="clear" w:pos="360"/>
        </w:tabs>
        <w:ind w:right="0"/>
        <w:rPr>
          <w:rFonts w:cstheme="minorHAnsi"/>
        </w:rPr>
      </w:pPr>
      <w:r w:rsidRPr="002D5392">
        <w:rPr>
          <w:rFonts w:cstheme="minorHAnsi"/>
        </w:rPr>
        <w:t>For special cases of applications containing data that does not reflect their current use, override values of DT were entered in the eWRIMS Analyzer and used in place of the eWRIMS data.</w:t>
      </w:r>
    </w:p>
    <w:p w14:paraId="0BDDBB10" w14:textId="314FC7EA" w:rsidR="00502C49" w:rsidRDefault="00502C49" w:rsidP="008F697B">
      <w:pPr>
        <w:pStyle w:val="ListParagraph"/>
        <w:numPr>
          <w:ilvl w:val="0"/>
          <w:numId w:val="26"/>
        </w:numPr>
        <w:tabs>
          <w:tab w:val="clear" w:pos="360"/>
        </w:tabs>
        <w:ind w:right="0"/>
        <w:rPr>
          <w:rFonts w:cstheme="minorHAnsi"/>
        </w:rPr>
      </w:pPr>
      <w:r>
        <w:rPr>
          <w:rFonts w:cstheme="minorHAnsi"/>
        </w:rPr>
        <w:t>Outdated Duplicates (10%)</w:t>
      </w:r>
    </w:p>
    <w:p w14:paraId="545E0956" w14:textId="77777777" w:rsidR="00502C49" w:rsidRDefault="00502C49" w:rsidP="008F697B">
      <w:pPr>
        <w:pStyle w:val="ListParagraph"/>
        <w:numPr>
          <w:ilvl w:val="1"/>
          <w:numId w:val="26"/>
        </w:numPr>
        <w:tabs>
          <w:tab w:val="clear" w:pos="360"/>
        </w:tabs>
        <w:ind w:right="0"/>
        <w:rPr>
          <w:rFonts w:cstheme="minorHAnsi"/>
        </w:rPr>
      </w:pPr>
      <w:r w:rsidRPr="002D5392">
        <w:rPr>
          <w:rFonts w:cstheme="minorHAnsi"/>
        </w:rPr>
        <w:t>A duplicate analysis revealed many instances of statement of use water rights that have since transitioned into becoming a permanent registration application (see duplicates logic tree). In order to not double-count these water rights, the reported data from the statement was migrated to the registration application and the DT of the statement was then set to 0.</w:t>
      </w:r>
    </w:p>
    <w:p w14:paraId="36990EBF" w14:textId="7ED41081" w:rsidR="00502C49" w:rsidRDefault="00502C49" w:rsidP="008F697B">
      <w:pPr>
        <w:pStyle w:val="ListParagraph"/>
        <w:numPr>
          <w:ilvl w:val="0"/>
          <w:numId w:val="26"/>
        </w:numPr>
        <w:tabs>
          <w:tab w:val="clear" w:pos="360"/>
        </w:tabs>
        <w:ind w:right="0"/>
        <w:rPr>
          <w:rFonts w:cstheme="minorHAnsi"/>
        </w:rPr>
      </w:pPr>
      <w:r>
        <w:rPr>
          <w:rFonts w:cstheme="minorHAnsi"/>
        </w:rPr>
        <w:t>Ineligible Application Types (2%)</w:t>
      </w:r>
    </w:p>
    <w:p w14:paraId="28D77B72" w14:textId="77777777" w:rsidR="00502C49" w:rsidRDefault="00502C49" w:rsidP="008F697B">
      <w:pPr>
        <w:pStyle w:val="ListParagraph"/>
        <w:numPr>
          <w:ilvl w:val="1"/>
          <w:numId w:val="26"/>
        </w:numPr>
        <w:tabs>
          <w:tab w:val="clear" w:pos="360"/>
        </w:tabs>
        <w:ind w:right="0"/>
        <w:rPr>
          <w:rFonts w:cstheme="minorHAnsi"/>
        </w:rPr>
      </w:pPr>
      <w:r w:rsidRPr="002D5392">
        <w:rPr>
          <w:rFonts w:cstheme="minorHAnsi"/>
        </w:rPr>
        <w:t>While present in the eWRIMS database, applications that were cancelled, closed, inactive, pending, rejected, or revoked reflect no current diversions and were set to 0.</w:t>
      </w:r>
    </w:p>
    <w:p w14:paraId="6DA797E2" w14:textId="03764254" w:rsidR="00502C49" w:rsidRDefault="00502C49" w:rsidP="008F697B">
      <w:pPr>
        <w:pStyle w:val="ListParagraph"/>
        <w:numPr>
          <w:ilvl w:val="0"/>
          <w:numId w:val="26"/>
        </w:numPr>
        <w:tabs>
          <w:tab w:val="clear" w:pos="360"/>
        </w:tabs>
        <w:ind w:right="0"/>
        <w:rPr>
          <w:rFonts w:cstheme="minorHAnsi"/>
        </w:rPr>
      </w:pPr>
      <w:r>
        <w:rPr>
          <w:rFonts w:cstheme="minorHAnsi"/>
        </w:rPr>
        <w:t>Face Value and Allowed DT (23%)</w:t>
      </w:r>
    </w:p>
    <w:p w14:paraId="517AA047" w14:textId="77777777" w:rsidR="00502C49" w:rsidRPr="002D5392" w:rsidRDefault="00502C49" w:rsidP="008F697B">
      <w:pPr>
        <w:pStyle w:val="ListParagraph"/>
        <w:numPr>
          <w:ilvl w:val="1"/>
          <w:numId w:val="26"/>
        </w:numPr>
        <w:tabs>
          <w:tab w:val="clear" w:pos="360"/>
        </w:tabs>
        <w:ind w:right="0"/>
        <w:rPr>
          <w:rFonts w:cstheme="minorHAnsi"/>
        </w:rPr>
      </w:pPr>
      <w:r w:rsidRPr="002D5392">
        <w:rPr>
          <w:rFonts w:cstheme="minorHAnsi"/>
        </w:rPr>
        <w:t>For those applications that had both a Face Value and Allowed DT, the annual DT was set to the Face Value. The Face Value may be lower than the annual Allowed DT. This means that the water rights holder exceeds their Face Value if they divert their maximum monthly allowed DT for every month. The monthly distribution was set to the average reported DT distribution of the BU group, adjusted according to the allowed dates specified in the Allowed DT. If the average reported DT distribution of the BU group multiplied by the Face Value exceeded the Allowed DT for any month, the month’s DT was set to the Allowed DT instead. The remainder from this process was distributed among the other months proportionately according to the average reported DT distribution of the BU group. The average reported monthly DT distribution was used for this purpose because it more closely reflects when the users desire to divert the water. The average allowed monthly DT distribution was not used here because it more closely reflects the allowed DT dates for a given BU group, which is data already present for these applications.</w:t>
      </w:r>
    </w:p>
    <w:p w14:paraId="6863A247" w14:textId="0622CF45" w:rsidR="00502C49" w:rsidRDefault="00502C49" w:rsidP="008F697B">
      <w:pPr>
        <w:pStyle w:val="ListParagraph"/>
        <w:numPr>
          <w:ilvl w:val="0"/>
          <w:numId w:val="26"/>
        </w:numPr>
        <w:tabs>
          <w:tab w:val="clear" w:pos="360"/>
        </w:tabs>
        <w:ind w:right="0"/>
        <w:rPr>
          <w:rFonts w:cstheme="minorHAnsi"/>
        </w:rPr>
      </w:pPr>
      <w:r>
        <w:rPr>
          <w:rFonts w:cstheme="minorHAnsi"/>
        </w:rPr>
        <w:t>Face Value only (5%)</w:t>
      </w:r>
    </w:p>
    <w:p w14:paraId="51555981" w14:textId="77777777" w:rsidR="00502C49" w:rsidRDefault="00502C49" w:rsidP="008F697B">
      <w:pPr>
        <w:pStyle w:val="ListParagraph"/>
        <w:numPr>
          <w:ilvl w:val="1"/>
          <w:numId w:val="26"/>
        </w:numPr>
        <w:tabs>
          <w:tab w:val="clear" w:pos="360"/>
        </w:tabs>
        <w:ind w:right="0"/>
        <w:rPr>
          <w:rFonts w:cstheme="minorHAnsi"/>
        </w:rPr>
      </w:pPr>
      <w:r w:rsidRPr="002D5392">
        <w:rPr>
          <w:rFonts w:cstheme="minorHAnsi"/>
        </w:rPr>
        <w:t>For those applications with a Face Value, but not an Allowed DT, the annual DT was set to the Face Value. Since the Face Value does not contain any data on the timing of the water use, the monthly distribution was set to the average allowed DT monthly distribution for the BU group.</w:t>
      </w:r>
    </w:p>
    <w:p w14:paraId="5257904A" w14:textId="77777777" w:rsidR="00502C49" w:rsidRDefault="00502C49" w:rsidP="008F697B">
      <w:pPr>
        <w:pStyle w:val="ListParagraph"/>
        <w:numPr>
          <w:ilvl w:val="0"/>
          <w:numId w:val="26"/>
        </w:numPr>
        <w:tabs>
          <w:tab w:val="clear" w:pos="360"/>
        </w:tabs>
        <w:ind w:right="0"/>
        <w:rPr>
          <w:rFonts w:cstheme="minorHAnsi"/>
        </w:rPr>
      </w:pPr>
      <w:r>
        <w:rPr>
          <w:rFonts w:cstheme="minorHAnsi"/>
        </w:rPr>
        <w:t>Allowed DT only (&lt;1%)</w:t>
      </w:r>
    </w:p>
    <w:p w14:paraId="04474C57" w14:textId="77777777" w:rsidR="00502C49" w:rsidRDefault="00502C49" w:rsidP="008F697B">
      <w:pPr>
        <w:pStyle w:val="ListParagraph"/>
        <w:numPr>
          <w:ilvl w:val="1"/>
          <w:numId w:val="26"/>
        </w:numPr>
        <w:tabs>
          <w:tab w:val="clear" w:pos="360"/>
        </w:tabs>
        <w:ind w:right="0"/>
        <w:rPr>
          <w:rFonts w:cstheme="minorHAnsi"/>
        </w:rPr>
      </w:pPr>
      <w:r w:rsidRPr="002D5392">
        <w:rPr>
          <w:rFonts w:cstheme="minorHAnsi"/>
        </w:rPr>
        <w:t>For those applications an Allowed DT, but no Face Value, the monthly DT values were set to the monthly Allowed DT values.</w:t>
      </w:r>
    </w:p>
    <w:p w14:paraId="3E4856D5" w14:textId="699109E0" w:rsidR="00502C49" w:rsidRDefault="00502C49" w:rsidP="008F697B">
      <w:pPr>
        <w:pStyle w:val="ListParagraph"/>
        <w:numPr>
          <w:ilvl w:val="0"/>
          <w:numId w:val="26"/>
        </w:numPr>
        <w:tabs>
          <w:tab w:val="clear" w:pos="360"/>
        </w:tabs>
        <w:ind w:right="0"/>
        <w:rPr>
          <w:rFonts w:cstheme="minorHAnsi"/>
        </w:rPr>
      </w:pPr>
      <w:r>
        <w:rPr>
          <w:rFonts w:cstheme="minorHAnsi"/>
        </w:rPr>
        <w:t>Reported DT (58%)</w:t>
      </w:r>
    </w:p>
    <w:p w14:paraId="7838102D" w14:textId="226C3A51" w:rsidR="00502C49" w:rsidRPr="002D5392" w:rsidRDefault="00502C49" w:rsidP="008F697B">
      <w:pPr>
        <w:pStyle w:val="ListParagraph"/>
        <w:numPr>
          <w:ilvl w:val="1"/>
          <w:numId w:val="26"/>
        </w:numPr>
        <w:tabs>
          <w:tab w:val="clear" w:pos="360"/>
        </w:tabs>
        <w:ind w:right="0"/>
        <w:rPr>
          <w:rFonts w:cstheme="minorHAnsi"/>
        </w:rPr>
      </w:pPr>
      <w:r w:rsidRPr="002D5392">
        <w:rPr>
          <w:rFonts w:cstheme="minorHAnsi"/>
        </w:rPr>
        <w:t xml:space="preserve">Applications classified as Statement of Use did not contain Face Value or Allowed DT data. Therefore, even in the Permitted Scenario, </w:t>
      </w:r>
      <w:r>
        <w:rPr>
          <w:rFonts w:cstheme="minorHAnsi"/>
        </w:rPr>
        <w:t>58</w:t>
      </w:r>
      <w:r w:rsidRPr="002D5392">
        <w:rPr>
          <w:rFonts w:cstheme="minorHAnsi"/>
        </w:rPr>
        <w:t>% of applications still used the reported DT from the water use reports, if present, or the initial statement to represent the diversion. The reported values represent the reported diverted total data of the application. If an application had reports for multiple years, the year with the largest annual DT was used as a conservative estimate of DT.</w:t>
      </w:r>
    </w:p>
    <w:p w14:paraId="684F815E" w14:textId="6DC12FC5" w:rsidR="006E5C91" w:rsidRDefault="00AA7394" w:rsidP="00F04BCD">
      <w:pPr>
        <w:rPr>
          <w:lang w:val="en-US"/>
        </w:rPr>
      </w:pPr>
      <w:r w:rsidRPr="00413282">
        <w:rPr>
          <w:lang w:val="en-US"/>
        </w:rPr>
        <w:lastRenderedPageBreak/>
        <w:fldChar w:fldCharType="begin"/>
      </w:r>
      <w:r w:rsidRPr="00413282">
        <w:rPr>
          <w:lang w:val="en-US"/>
        </w:rPr>
        <w:instrText xml:space="preserve"> REF _Ref14855844 \h </w:instrText>
      </w:r>
      <w:r w:rsidRPr="00413282">
        <w:rPr>
          <w:lang w:val="en-US"/>
        </w:rPr>
      </w:r>
      <w:r w:rsidRPr="00413282">
        <w:rPr>
          <w:lang w:val="en-US"/>
        </w:rPr>
        <w:fldChar w:fldCharType="separate"/>
      </w:r>
      <w:r w:rsidR="0067763F" w:rsidRPr="00413282">
        <w:rPr>
          <w:lang w:val="en-US"/>
        </w:rPr>
        <w:t xml:space="preserve">Figure </w:t>
      </w:r>
      <w:r w:rsidR="0067763F">
        <w:rPr>
          <w:noProof/>
          <w:lang w:val="en-US"/>
        </w:rPr>
        <w:t>7</w:t>
      </w:r>
      <w:r w:rsidR="0067763F">
        <w:rPr>
          <w:lang w:val="en-US"/>
        </w:rPr>
        <w:t>.</w:t>
      </w:r>
      <w:r w:rsidR="0067763F">
        <w:rPr>
          <w:noProof/>
          <w:lang w:val="en-US"/>
        </w:rPr>
        <w:t>9</w:t>
      </w:r>
      <w:r w:rsidRPr="00413282">
        <w:rPr>
          <w:lang w:val="en-US"/>
        </w:rPr>
        <w:fldChar w:fldCharType="end"/>
      </w:r>
      <w:r w:rsidR="00F04BCD" w:rsidRPr="00413282">
        <w:rPr>
          <w:lang w:val="en-US"/>
        </w:rPr>
        <w:t xml:space="preserve"> shows the cumulative monthly DT values for the</w:t>
      </w:r>
      <w:r w:rsidR="006E5C91">
        <w:rPr>
          <w:lang w:val="en-US"/>
        </w:rPr>
        <w:t xml:space="preserve"> eWRIMS applications in the</w:t>
      </w:r>
      <w:r w:rsidR="00F04BCD" w:rsidRPr="00413282">
        <w:rPr>
          <w:lang w:val="en-US"/>
        </w:rPr>
        <w:t xml:space="preserve"> </w:t>
      </w:r>
      <w:r w:rsidR="00EF1175">
        <w:rPr>
          <w:lang w:val="en-US"/>
        </w:rPr>
        <w:t>p</w:t>
      </w:r>
      <w:r w:rsidR="00F04BCD" w:rsidRPr="00413282">
        <w:rPr>
          <w:lang w:val="en-US"/>
        </w:rPr>
        <w:t xml:space="preserve">ermitted </w:t>
      </w:r>
      <w:r w:rsidR="00EF1175">
        <w:rPr>
          <w:lang w:val="en-US"/>
        </w:rPr>
        <w:t>w</w:t>
      </w:r>
      <w:r w:rsidR="00F04BCD" w:rsidRPr="00413282">
        <w:rPr>
          <w:lang w:val="en-US"/>
        </w:rPr>
        <w:t xml:space="preserve">ater </w:t>
      </w:r>
      <w:r w:rsidR="00EF1175">
        <w:rPr>
          <w:lang w:val="en-US"/>
        </w:rPr>
        <w:t>u</w:t>
      </w:r>
      <w:r w:rsidR="00F04BCD" w:rsidRPr="00413282">
        <w:rPr>
          <w:lang w:val="en-US"/>
        </w:rPr>
        <w:t xml:space="preserve">se </w:t>
      </w:r>
      <w:r w:rsidR="00EF1175">
        <w:rPr>
          <w:lang w:val="en-US"/>
        </w:rPr>
        <w:t>s</w:t>
      </w:r>
      <w:r w:rsidR="00F04BCD" w:rsidRPr="00413282">
        <w:rPr>
          <w:lang w:val="en-US"/>
        </w:rPr>
        <w:t>cenario, with the volumetric contributions of each data source. This figure indicates that</w:t>
      </w:r>
      <w:r w:rsidR="006E5C91">
        <w:rPr>
          <w:lang w:val="en-US"/>
        </w:rPr>
        <w:t xml:space="preserve"> the DT estimates come in significant amounts from different sources of data, including overrides, Reported DT, FV, and Allowed DT.</w:t>
      </w:r>
    </w:p>
    <w:p w14:paraId="29F6EBA1" w14:textId="6EF2BBFE" w:rsidR="00087B25" w:rsidRPr="00413282" w:rsidRDefault="006B3F24" w:rsidP="006B3F24">
      <w:pPr>
        <w:jc w:val="center"/>
        <w:rPr>
          <w:lang w:val="en-US"/>
        </w:rPr>
      </w:pPr>
      <w:r>
        <w:rPr>
          <w:noProof/>
          <w:lang w:val="en-US"/>
        </w:rPr>
        <w:drawing>
          <wp:inline distT="0" distB="0" distL="0" distR="0" wp14:anchorId="71230458" wp14:editId="057A5CDC">
            <wp:extent cx="5122756" cy="3022600"/>
            <wp:effectExtent l="0" t="0" r="1905" b="6350"/>
            <wp:docPr id="34" name="Chart 34">
              <a:extLst xmlns:a="http://schemas.openxmlformats.org/drawingml/2006/main">
                <a:ext uri="{FF2B5EF4-FFF2-40B4-BE49-F238E27FC236}">
                  <a16:creationId xmlns:a16="http://schemas.microsoft.com/office/drawing/2014/main" id="{F709B694-E538-4A05-8C66-30CC467D5B1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68351429" w14:textId="5654B39F" w:rsidR="00204673" w:rsidRPr="00F77D9D" w:rsidRDefault="001468BD" w:rsidP="00F77D9D">
      <w:pPr>
        <w:pStyle w:val="TableFigureTitle"/>
        <w:rPr>
          <w:lang w:val="en-US"/>
        </w:rPr>
      </w:pPr>
      <w:bookmarkStart w:id="189" w:name="_Ref14855844"/>
      <w:r w:rsidRPr="00413282">
        <w:rPr>
          <w:lang w:val="en-US"/>
        </w:rPr>
        <w:t xml:space="preserve">Figure </w:t>
      </w:r>
      <w:r w:rsidR="00753F94">
        <w:rPr>
          <w:lang w:val="en-US"/>
        </w:rPr>
        <w:fldChar w:fldCharType="begin"/>
      </w:r>
      <w:r w:rsidR="00753F94">
        <w:rPr>
          <w:lang w:val="en-US"/>
        </w:rPr>
        <w:instrText xml:space="preserve"> STYLEREF 1 \s </w:instrText>
      </w:r>
      <w:r w:rsidR="00753F94">
        <w:rPr>
          <w:lang w:val="en-US"/>
        </w:rPr>
        <w:fldChar w:fldCharType="separate"/>
      </w:r>
      <w:r w:rsidR="00753F94">
        <w:rPr>
          <w:noProof/>
          <w:lang w:val="en-US"/>
        </w:rPr>
        <w:t>7</w:t>
      </w:r>
      <w:r w:rsidR="00753F94">
        <w:rPr>
          <w:lang w:val="en-US"/>
        </w:rPr>
        <w:fldChar w:fldCharType="end"/>
      </w:r>
      <w:r w:rsidR="00753F94">
        <w:rPr>
          <w:lang w:val="en-US"/>
        </w:rPr>
        <w:t>.</w:t>
      </w:r>
      <w:r w:rsidR="00753F94">
        <w:rPr>
          <w:lang w:val="en-US"/>
        </w:rPr>
        <w:fldChar w:fldCharType="begin"/>
      </w:r>
      <w:r w:rsidR="00753F94">
        <w:rPr>
          <w:lang w:val="en-US"/>
        </w:rPr>
        <w:instrText xml:space="preserve"> SEQ Figure \* ARABIC \s 1 </w:instrText>
      </w:r>
      <w:r w:rsidR="00753F94">
        <w:rPr>
          <w:lang w:val="en-US"/>
        </w:rPr>
        <w:fldChar w:fldCharType="separate"/>
      </w:r>
      <w:r w:rsidR="00753F94">
        <w:rPr>
          <w:noProof/>
          <w:lang w:val="en-US"/>
        </w:rPr>
        <w:t>9</w:t>
      </w:r>
      <w:r w:rsidR="00753F94">
        <w:rPr>
          <w:lang w:val="en-US"/>
        </w:rPr>
        <w:fldChar w:fldCharType="end"/>
      </w:r>
      <w:bookmarkEnd w:id="189"/>
      <w:r w:rsidRPr="00413282">
        <w:rPr>
          <w:lang w:val="en-US"/>
        </w:rPr>
        <w:t xml:space="preserve"> </w:t>
      </w:r>
      <w:r w:rsidR="00AA7394" w:rsidRPr="00413282">
        <w:rPr>
          <w:lang w:val="en-US"/>
        </w:rPr>
        <w:t>M</w:t>
      </w:r>
      <w:r w:rsidRPr="00413282">
        <w:rPr>
          <w:lang w:val="en-US"/>
        </w:rPr>
        <w:t xml:space="preserve">onthly </w:t>
      </w:r>
      <w:r w:rsidR="006E5C91">
        <w:rPr>
          <w:lang w:val="en-US"/>
        </w:rPr>
        <w:t xml:space="preserve">eWRIMS </w:t>
      </w:r>
      <w:r w:rsidR="00BE6764" w:rsidRPr="00413282">
        <w:rPr>
          <w:lang w:val="en-US"/>
        </w:rPr>
        <w:t>diverted total</w:t>
      </w:r>
      <w:r w:rsidR="006E5C91">
        <w:rPr>
          <w:lang w:val="en-US"/>
        </w:rPr>
        <w:t xml:space="preserve"> </w:t>
      </w:r>
      <w:r w:rsidRPr="00413282">
        <w:rPr>
          <w:lang w:val="en-US"/>
        </w:rPr>
        <w:t xml:space="preserve">by data source for </w:t>
      </w:r>
      <w:r w:rsidR="00FD0F07">
        <w:rPr>
          <w:lang w:val="en-US"/>
        </w:rPr>
        <w:t>p</w:t>
      </w:r>
      <w:r w:rsidRPr="00413282">
        <w:rPr>
          <w:lang w:val="en-US"/>
        </w:rPr>
        <w:t xml:space="preserve">ermitted </w:t>
      </w:r>
      <w:r w:rsidR="00FD0F07">
        <w:rPr>
          <w:lang w:val="en-US"/>
        </w:rPr>
        <w:t>w</w:t>
      </w:r>
      <w:r w:rsidR="00BE6764" w:rsidRPr="00413282">
        <w:rPr>
          <w:lang w:val="en-US"/>
        </w:rPr>
        <w:t xml:space="preserve">ater </w:t>
      </w:r>
      <w:r w:rsidR="00FD0F07">
        <w:rPr>
          <w:lang w:val="en-US"/>
        </w:rPr>
        <w:t>u</w:t>
      </w:r>
      <w:r w:rsidR="00BE6764" w:rsidRPr="00413282">
        <w:rPr>
          <w:lang w:val="en-US"/>
        </w:rPr>
        <w:t xml:space="preserve">se </w:t>
      </w:r>
      <w:r w:rsidR="00FD0F07">
        <w:rPr>
          <w:lang w:val="en-US"/>
        </w:rPr>
        <w:t>s</w:t>
      </w:r>
      <w:r w:rsidR="00BE6764" w:rsidRPr="00413282">
        <w:rPr>
          <w:lang w:val="en-US"/>
        </w:rPr>
        <w:t>cenario</w:t>
      </w:r>
      <w:r w:rsidR="00AA7394" w:rsidRPr="00413282">
        <w:rPr>
          <w:lang w:val="en-US"/>
        </w:rPr>
        <w:t>.</w:t>
      </w:r>
    </w:p>
    <w:p w14:paraId="22B2428C" w14:textId="588669CE" w:rsidR="00CD4C07" w:rsidRPr="00413282" w:rsidRDefault="00CD4C07" w:rsidP="006E3299">
      <w:pPr>
        <w:pStyle w:val="Heading3"/>
        <w:rPr>
          <w:lang w:val="en-US"/>
        </w:rPr>
      </w:pPr>
      <w:bookmarkStart w:id="190" w:name="_Ref61596176"/>
      <w:bookmarkStart w:id="191" w:name="_Toc62220803"/>
      <w:r w:rsidRPr="00413282">
        <w:rPr>
          <w:lang w:val="en-US"/>
        </w:rPr>
        <w:t>Estimating</w:t>
      </w:r>
      <w:r w:rsidR="00584C0D">
        <w:rPr>
          <w:lang w:val="en-US"/>
        </w:rPr>
        <w:t xml:space="preserve"> eWRIMS</w:t>
      </w:r>
      <w:r w:rsidRPr="00413282">
        <w:rPr>
          <w:lang w:val="en-US"/>
        </w:rPr>
        <w:t xml:space="preserve"> </w:t>
      </w:r>
      <w:r>
        <w:rPr>
          <w:lang w:val="en-US"/>
        </w:rPr>
        <w:t>amount used</w:t>
      </w:r>
      <w:r w:rsidRPr="00413282">
        <w:rPr>
          <w:lang w:val="en-US"/>
        </w:rPr>
        <w:t xml:space="preserve"> and return flows</w:t>
      </w:r>
      <w:bookmarkEnd w:id="190"/>
      <w:bookmarkEnd w:id="191"/>
    </w:p>
    <w:p w14:paraId="485060BC" w14:textId="77052C4F" w:rsidR="00F77D9D" w:rsidRPr="00413282" w:rsidRDefault="00CD4C07" w:rsidP="00F77D9D">
      <w:pPr>
        <w:rPr>
          <w:lang w:val="en-US"/>
        </w:rPr>
      </w:pPr>
      <w:r w:rsidRPr="00413282">
        <w:rPr>
          <w:lang w:val="en-US"/>
        </w:rPr>
        <w:t xml:space="preserve">While the previous analysis focused on diversions (when water is withdrawn from the river), it is necessary to model the monthly </w:t>
      </w:r>
      <w:r>
        <w:rPr>
          <w:lang w:val="en-US"/>
        </w:rPr>
        <w:t>AU</w:t>
      </w:r>
      <w:r w:rsidRPr="00413282">
        <w:rPr>
          <w:lang w:val="en-US"/>
        </w:rPr>
        <w:t xml:space="preserve"> in order to correctly simulate the timing of return flows. For instance, water diverted during the winter months is often used during the summer months to irrigate crops and it is during this period that return flows are generated. In the SFER model the return flow is calculated as:  </w:t>
      </w:r>
    </w:p>
    <w:p w14:paraId="69122485" w14:textId="0210301E" w:rsidR="00F77D9D" w:rsidRDefault="00F77D9D" w:rsidP="002F32E7">
      <w:pPr>
        <w:pStyle w:val="TableFigureTitle"/>
        <w:jc w:val="center"/>
      </w:pPr>
      <w:bookmarkStart w:id="192" w:name="_Ref61605592"/>
      <w:r>
        <w:t xml:space="preserve">Equation </w:t>
      </w:r>
      <w:fldSimple w:instr=" STYLEREF 1 \s ">
        <w:r w:rsidR="0067763F">
          <w:rPr>
            <w:noProof/>
          </w:rPr>
          <w:t>7</w:t>
        </w:r>
      </w:fldSimple>
      <w:r>
        <w:t>.</w:t>
      </w:r>
      <w:fldSimple w:instr=" SEQ Equation \* ARABIC \s 1 ">
        <w:r w:rsidR="0067763F">
          <w:rPr>
            <w:noProof/>
          </w:rPr>
          <w:t>1</w:t>
        </w:r>
      </w:fldSimple>
      <w:bookmarkEnd w:id="192"/>
      <w:r>
        <w:t xml:space="preserve"> Calculating return flow</w:t>
      </w:r>
      <w:r w:rsidR="0017020E">
        <w:t>.</w:t>
      </w:r>
    </w:p>
    <w:p w14:paraId="15AEC0CD" w14:textId="77777777" w:rsidR="00CD4C07" w:rsidRPr="00413282" w:rsidRDefault="00CD4C07" w:rsidP="00CD4C07">
      <w:pPr>
        <w:jc w:val="center"/>
        <w:rPr>
          <w:i/>
          <w:lang w:val="en-US"/>
        </w:rPr>
      </w:pPr>
      <w:r w:rsidRPr="00413282">
        <w:rPr>
          <w:i/>
          <w:lang w:val="en-US"/>
        </w:rPr>
        <w:t>Return Flow=</w:t>
      </w:r>
      <w:r>
        <w:rPr>
          <w:i/>
          <w:lang w:val="en-US"/>
        </w:rPr>
        <w:t>Amount Used</w:t>
      </w:r>
      <w:r w:rsidRPr="00413282">
        <w:rPr>
          <w:i/>
          <w:lang w:val="en-US"/>
        </w:rPr>
        <w:t>*(1-Consumptive Use Fraction)</w:t>
      </w:r>
    </w:p>
    <w:p w14:paraId="6C273FE0" w14:textId="669421FA" w:rsidR="00CD4C07" w:rsidRPr="00413282" w:rsidRDefault="000A4999" w:rsidP="00CD4C07">
      <w:pPr>
        <w:pStyle w:val="Heading4"/>
        <w:rPr>
          <w:lang w:val="en-US"/>
        </w:rPr>
      </w:pPr>
      <w:r>
        <w:rPr>
          <w:lang w:val="en-US"/>
        </w:rPr>
        <w:t>Amount used</w:t>
      </w:r>
      <w:r w:rsidR="00C63791">
        <w:rPr>
          <w:lang w:val="en-US"/>
        </w:rPr>
        <w:t xml:space="preserve"> </w:t>
      </w:r>
      <w:r w:rsidR="00CD4C07" w:rsidRPr="00413282">
        <w:rPr>
          <w:lang w:val="en-US"/>
        </w:rPr>
        <w:t>logic tree</w:t>
      </w:r>
    </w:p>
    <w:p w14:paraId="38CA788D" w14:textId="4B68622A" w:rsidR="00CD4C07" w:rsidRPr="00413282" w:rsidRDefault="00CD4C07" w:rsidP="00CD4C07">
      <w:pPr>
        <w:rPr>
          <w:lang w:val="en-US"/>
        </w:rPr>
      </w:pPr>
      <w:bookmarkStart w:id="193" w:name="_Hlk62135428"/>
      <w:r w:rsidRPr="00413282">
        <w:rPr>
          <w:lang w:val="en-US"/>
        </w:rPr>
        <w:t xml:space="preserve">Annual </w:t>
      </w:r>
      <w:r>
        <w:rPr>
          <w:lang w:val="en-US"/>
        </w:rPr>
        <w:t>AU</w:t>
      </w:r>
      <w:r w:rsidRPr="00413282">
        <w:rPr>
          <w:lang w:val="en-US"/>
        </w:rPr>
        <w:t xml:space="preserve"> is defined as the total amount of </w:t>
      </w:r>
      <w:r>
        <w:rPr>
          <w:lang w:val="en-US"/>
        </w:rPr>
        <w:t>AU</w:t>
      </w:r>
      <w:r w:rsidRPr="00413282">
        <w:rPr>
          <w:lang w:val="en-US"/>
        </w:rPr>
        <w:t xml:space="preserve"> per year for a given water user. For each application, the </w:t>
      </w:r>
      <w:r w:rsidR="00DE4003">
        <w:rPr>
          <w:lang w:val="en-US"/>
        </w:rPr>
        <w:t>annual</w:t>
      </w:r>
      <w:r w:rsidRPr="00413282">
        <w:rPr>
          <w:lang w:val="en-US"/>
        </w:rPr>
        <w:t xml:space="preserve"> </w:t>
      </w:r>
      <w:r>
        <w:rPr>
          <w:lang w:val="en-US"/>
        </w:rPr>
        <w:t>AU</w:t>
      </w:r>
      <w:r w:rsidRPr="00413282">
        <w:rPr>
          <w:lang w:val="en-US"/>
        </w:rPr>
        <w:t xml:space="preserve"> </w:t>
      </w:r>
      <w:r>
        <w:rPr>
          <w:lang w:val="en-US"/>
        </w:rPr>
        <w:t>was</w:t>
      </w:r>
      <w:r w:rsidRPr="00413282">
        <w:rPr>
          <w:lang w:val="en-US"/>
        </w:rPr>
        <w:t xml:space="preserve"> set equal to the </w:t>
      </w:r>
      <w:r w:rsidR="00DE4003">
        <w:rPr>
          <w:lang w:val="en-US"/>
        </w:rPr>
        <w:t>annual</w:t>
      </w:r>
      <w:r w:rsidRPr="00413282">
        <w:rPr>
          <w:lang w:val="en-US"/>
        </w:rPr>
        <w:t xml:space="preserve"> DT from </w:t>
      </w:r>
      <w:r w:rsidR="00FA5321">
        <w:rPr>
          <w:lang w:val="en-US"/>
        </w:rPr>
        <w:t>section</w:t>
      </w:r>
      <w:r w:rsidRPr="00413282">
        <w:rPr>
          <w:lang w:val="en-US"/>
        </w:rPr>
        <w:t xml:space="preserve">s </w:t>
      </w:r>
      <w:r>
        <w:rPr>
          <w:lang w:val="en-US"/>
        </w:rPr>
        <w:fldChar w:fldCharType="begin"/>
      </w:r>
      <w:r>
        <w:rPr>
          <w:lang w:val="en-US"/>
        </w:rPr>
        <w:instrText xml:space="preserve"> REF _Ref15572393 \r \h </w:instrText>
      </w:r>
      <w:r>
        <w:rPr>
          <w:lang w:val="en-US"/>
        </w:rPr>
      </w:r>
      <w:r>
        <w:rPr>
          <w:lang w:val="en-US"/>
        </w:rPr>
        <w:fldChar w:fldCharType="separate"/>
      </w:r>
      <w:r w:rsidR="0067763F">
        <w:rPr>
          <w:lang w:val="en-US"/>
        </w:rPr>
        <w:t>7.3.1.1</w:t>
      </w:r>
      <w:r>
        <w:rPr>
          <w:lang w:val="en-US"/>
        </w:rPr>
        <w:fldChar w:fldCharType="end"/>
      </w:r>
      <w:r>
        <w:rPr>
          <w:lang w:val="en-US"/>
        </w:rPr>
        <w:t xml:space="preserve"> </w:t>
      </w:r>
      <w:r w:rsidRPr="00413282">
        <w:rPr>
          <w:lang w:val="en-US"/>
        </w:rPr>
        <w:t xml:space="preserve">and </w:t>
      </w:r>
      <w:r>
        <w:rPr>
          <w:lang w:val="en-US"/>
        </w:rPr>
        <w:fldChar w:fldCharType="begin"/>
      </w:r>
      <w:r>
        <w:rPr>
          <w:lang w:val="en-US"/>
        </w:rPr>
        <w:instrText xml:space="preserve"> REF _Ref15572401 \r \h </w:instrText>
      </w:r>
      <w:r>
        <w:rPr>
          <w:lang w:val="en-US"/>
        </w:rPr>
      </w:r>
      <w:r>
        <w:rPr>
          <w:lang w:val="en-US"/>
        </w:rPr>
        <w:fldChar w:fldCharType="separate"/>
      </w:r>
      <w:r w:rsidR="0067763F">
        <w:rPr>
          <w:lang w:val="en-US"/>
        </w:rPr>
        <w:t>7.3.1.2</w:t>
      </w:r>
      <w:r>
        <w:rPr>
          <w:lang w:val="en-US"/>
        </w:rPr>
        <w:fldChar w:fldCharType="end"/>
      </w:r>
      <w:r w:rsidRPr="00413282">
        <w:rPr>
          <w:lang w:val="en-US"/>
        </w:rPr>
        <w:t xml:space="preserve">. In reality, there may be some differences between </w:t>
      </w:r>
      <w:r>
        <w:rPr>
          <w:lang w:val="en-US"/>
        </w:rPr>
        <w:t>AU</w:t>
      </w:r>
      <w:r w:rsidRPr="00413282">
        <w:rPr>
          <w:lang w:val="en-US"/>
        </w:rPr>
        <w:t xml:space="preserve"> and DT due to seepage losses from reservoirs, evaporation, and fluctuations in storage. However, on an annual scale it was assumed these losses are negligible. The timing of monthly DT and </w:t>
      </w:r>
      <w:r>
        <w:rPr>
          <w:lang w:val="en-US"/>
        </w:rPr>
        <w:t>AU</w:t>
      </w:r>
      <w:r w:rsidRPr="00413282">
        <w:rPr>
          <w:lang w:val="en-US"/>
        </w:rPr>
        <w:t xml:space="preserve">, however, </w:t>
      </w:r>
      <w:r>
        <w:rPr>
          <w:lang w:val="en-US"/>
        </w:rPr>
        <w:t>were</w:t>
      </w:r>
      <w:r w:rsidRPr="00413282">
        <w:rPr>
          <w:lang w:val="en-US"/>
        </w:rPr>
        <w:t xml:space="preserve"> not assumed to be the same. Many water rights applications allow for diversions to storage, </w:t>
      </w:r>
      <w:r>
        <w:rPr>
          <w:lang w:val="en-US"/>
        </w:rPr>
        <w:t>with</w:t>
      </w:r>
      <w:r w:rsidRPr="00413282">
        <w:rPr>
          <w:lang w:val="en-US"/>
        </w:rPr>
        <w:t xml:space="preserve"> water diverted to storage during wet winter months and then applied during dry summer months. Modeling this timing of the </w:t>
      </w:r>
      <w:r>
        <w:rPr>
          <w:lang w:val="en-US"/>
        </w:rPr>
        <w:t>AU</w:t>
      </w:r>
      <w:r w:rsidRPr="00413282">
        <w:rPr>
          <w:lang w:val="en-US"/>
        </w:rPr>
        <w:t xml:space="preserve"> is important because it affects the timing of the return flows during the critical summer months. The logic tree for determining the monthly </w:t>
      </w:r>
      <w:r>
        <w:rPr>
          <w:lang w:val="en-US"/>
        </w:rPr>
        <w:lastRenderedPageBreak/>
        <w:t>AU</w:t>
      </w:r>
      <w:r w:rsidRPr="00413282">
        <w:rPr>
          <w:lang w:val="en-US"/>
        </w:rPr>
        <w:t xml:space="preserve"> distribution for each </w:t>
      </w:r>
      <w:r w:rsidR="006E3299">
        <w:rPr>
          <w:lang w:val="en-US"/>
        </w:rPr>
        <w:t xml:space="preserve">eWRIMS </w:t>
      </w:r>
      <w:r w:rsidRPr="00413282">
        <w:rPr>
          <w:lang w:val="en-US"/>
        </w:rPr>
        <w:t xml:space="preserve">application, for both the </w:t>
      </w:r>
      <w:r w:rsidR="004A0D99">
        <w:rPr>
          <w:lang w:val="en-US"/>
        </w:rPr>
        <w:t>r</w:t>
      </w:r>
      <w:r w:rsidRPr="00413282">
        <w:rPr>
          <w:lang w:val="en-US"/>
        </w:rPr>
        <w:t xml:space="preserve">eported </w:t>
      </w:r>
      <w:r w:rsidR="004A0D99">
        <w:rPr>
          <w:lang w:val="en-US"/>
        </w:rPr>
        <w:t>w</w:t>
      </w:r>
      <w:r w:rsidRPr="00413282">
        <w:rPr>
          <w:lang w:val="en-US"/>
        </w:rPr>
        <w:t xml:space="preserve">ater </w:t>
      </w:r>
      <w:r w:rsidR="004A0D99">
        <w:rPr>
          <w:lang w:val="en-US"/>
        </w:rPr>
        <w:t>u</w:t>
      </w:r>
      <w:r w:rsidRPr="00413282">
        <w:rPr>
          <w:lang w:val="en-US"/>
        </w:rPr>
        <w:t xml:space="preserve">se and </w:t>
      </w:r>
      <w:r w:rsidR="004A0D99">
        <w:rPr>
          <w:lang w:val="en-US"/>
        </w:rPr>
        <w:t>p</w:t>
      </w:r>
      <w:r w:rsidRPr="00413282">
        <w:rPr>
          <w:lang w:val="en-US"/>
        </w:rPr>
        <w:t xml:space="preserve">ermitted </w:t>
      </w:r>
      <w:r w:rsidR="004A0D99">
        <w:rPr>
          <w:lang w:val="en-US"/>
        </w:rPr>
        <w:t>w</w:t>
      </w:r>
      <w:r w:rsidRPr="00413282">
        <w:rPr>
          <w:lang w:val="en-US"/>
        </w:rPr>
        <w:t xml:space="preserve">ater </w:t>
      </w:r>
      <w:r w:rsidR="004A0D99">
        <w:rPr>
          <w:lang w:val="en-US"/>
        </w:rPr>
        <w:t>u</w:t>
      </w:r>
      <w:r w:rsidRPr="00413282">
        <w:rPr>
          <w:lang w:val="en-US"/>
        </w:rPr>
        <w:t xml:space="preserve">se </w:t>
      </w:r>
      <w:r w:rsidR="004A0D99">
        <w:rPr>
          <w:lang w:val="en-US"/>
        </w:rPr>
        <w:t>s</w:t>
      </w:r>
      <w:r w:rsidRPr="00413282">
        <w:rPr>
          <w:lang w:val="en-US"/>
        </w:rPr>
        <w:t xml:space="preserve">cenarios, is presented in </w:t>
      </w:r>
      <w:r w:rsidRPr="00413282">
        <w:rPr>
          <w:lang w:val="en-US"/>
        </w:rPr>
        <w:fldChar w:fldCharType="begin"/>
      </w:r>
      <w:r w:rsidRPr="00413282">
        <w:rPr>
          <w:lang w:val="en-US"/>
        </w:rPr>
        <w:instrText xml:space="preserve"> REF _Ref14856921 \h </w:instrText>
      </w:r>
      <w:r w:rsidRPr="00413282">
        <w:rPr>
          <w:lang w:val="en-US"/>
        </w:rPr>
      </w:r>
      <w:r w:rsidRPr="00413282">
        <w:rPr>
          <w:lang w:val="en-US"/>
        </w:rPr>
        <w:fldChar w:fldCharType="separate"/>
      </w:r>
      <w:r w:rsidR="0067763F" w:rsidRPr="00413282">
        <w:rPr>
          <w:lang w:val="en-US"/>
        </w:rPr>
        <w:t xml:space="preserve">Figure </w:t>
      </w:r>
      <w:r w:rsidR="0067763F">
        <w:rPr>
          <w:noProof/>
          <w:lang w:val="en-US"/>
        </w:rPr>
        <w:t>7</w:t>
      </w:r>
      <w:r w:rsidR="0067763F">
        <w:rPr>
          <w:lang w:val="en-US"/>
        </w:rPr>
        <w:t>.</w:t>
      </w:r>
      <w:r w:rsidR="0067763F">
        <w:rPr>
          <w:noProof/>
          <w:lang w:val="en-US"/>
        </w:rPr>
        <w:t>10</w:t>
      </w:r>
      <w:r w:rsidRPr="00413282">
        <w:rPr>
          <w:lang w:val="en-US"/>
        </w:rPr>
        <w:fldChar w:fldCharType="end"/>
      </w:r>
      <w:r w:rsidRPr="00413282">
        <w:rPr>
          <w:lang w:val="en-US"/>
        </w:rPr>
        <w:t>.</w:t>
      </w:r>
    </w:p>
    <w:bookmarkEnd w:id="193"/>
    <w:p w14:paraId="4A7F7C95" w14:textId="61A60EA8" w:rsidR="00CD4C07" w:rsidRPr="00413282" w:rsidRDefault="00CB798C" w:rsidP="00CD4C07">
      <w:pPr>
        <w:pStyle w:val="FIgure"/>
        <w:rPr>
          <w:lang w:val="en-US"/>
        </w:rPr>
      </w:pPr>
      <w:r w:rsidRPr="00CB798C">
        <w:rPr>
          <w:lang w:val="en-US"/>
        </w:rPr>
        <w:drawing>
          <wp:inline distT="0" distB="0" distL="0" distR="0" wp14:anchorId="1440A8D8" wp14:editId="73ACC6BD">
            <wp:extent cx="5541010" cy="7332980"/>
            <wp:effectExtent l="19050" t="19050" r="21590" b="20320"/>
            <wp:docPr id="55" name="Picture 55" descr="Logic tree for determining Monthly Distribution for Reported and Permitted Water Use Scenario. Updated 11.04.2020. Based on 12.6.2018 eWRIMS data&#10;(For each question, if the answer is &quot;No,&quot; go to the next question. If yes, designation--and number of applications meeting this criterion--follows question)&#10;(For all 867 Applications:) Annual Amount Used (AU)= Annual Diverted Total (DT) for given Scenario (Making assumption that annual diversions match annual use)&#10;1. Have Override Values been assigned? (3, or &lt;1% ) Monthly Distribution= Override Values&#10;2. Is the application an outdated Duplicate? (91,or 10%) Monthly Distribution= 0&#10;3. Is the application an ineligible type (cancelled, closed, inactive, pending, rejected, or revoked)? (15, or 2%) Monthly Distribution= 0&#10;4. Does a reported AU exist? (573, or 66%) Monthly Distribution= Reported AU distribution from year of max DT&#10;5. Does the Application have storage? (118, or 14%) Monthly Distribution = Average reported AU distribution for BU group (with storage)&#10;6. Monthly Distribution  = Matches monthly DT distribution from given scenario.&#10;&#10;(For question 5, Monthly Distribution equation is connected by an arrow to the following:)&#10;(Same graph as shown in Figure: Average reported amount used by beneficial use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Logic tree for determining Monthly Distribution for Reported and Permitted Water Use Scenario. Updated 11.04.2020. Based on 12.6.2018 eWRIMS data&#10;(For each question, if the answer is &quot;No,&quot; go to the next question. If yes, designation--and number of applications meeting this criterion--follows question)&#10;(For all 867 Applications:) Annual Amount Used (AU)= Annual Diverted Total (DT) for given Scenario (Making assumption that annual diversions match annual use)&#10;1. Have Override Values been assigned? (3, or &lt;1% ) Monthly Distribution= Override Values&#10;2. Is the application an outdated Duplicate? (91,or 10%) Monthly Distribution= 0&#10;3. Is the application an ineligible type (cancelled, closed, inactive, pending, rejected, or revoked)? (15, or 2%) Monthly Distribution= 0&#10;4. Does a reported AU exist? (573, or 66%) Monthly Distribution= Reported AU distribution from year of max DT&#10;5. Does the Application have storage? (118, or 14%) Monthly Distribution = Average reported AU distribution for BU group (with storage)&#10;6. Monthly Distribution  = Matches monthly DT distribution from given scenario.&#10;&#10;(For question 5, Monthly Distribution equation is connected by an arrow to the following:)&#10;(Same graph as shown in Figure: Average reported amount used by beneficial use grou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41010" cy="7332980"/>
                    </a:xfrm>
                    <a:prstGeom prst="rect">
                      <a:avLst/>
                    </a:prstGeom>
                    <a:noFill/>
                    <a:ln>
                      <a:solidFill>
                        <a:schemeClr val="tx1"/>
                      </a:solidFill>
                    </a:ln>
                  </pic:spPr>
                </pic:pic>
              </a:graphicData>
            </a:graphic>
          </wp:inline>
        </w:drawing>
      </w:r>
    </w:p>
    <w:p w14:paraId="17DB4549" w14:textId="788E5C43" w:rsidR="00CD4C07" w:rsidRDefault="00CD4C07" w:rsidP="00CD4C07">
      <w:pPr>
        <w:pStyle w:val="TableFigureTitle"/>
        <w:spacing w:after="0"/>
        <w:rPr>
          <w:lang w:val="en-US"/>
        </w:rPr>
      </w:pPr>
      <w:bookmarkStart w:id="194" w:name="_Ref14856921"/>
      <w:r w:rsidRPr="00413282">
        <w:rPr>
          <w:lang w:val="en-US"/>
        </w:rPr>
        <w:t xml:space="preserve">Figure </w:t>
      </w:r>
      <w:r w:rsidR="00753F94">
        <w:rPr>
          <w:lang w:val="en-US"/>
        </w:rPr>
        <w:fldChar w:fldCharType="begin"/>
      </w:r>
      <w:r w:rsidR="00753F94">
        <w:rPr>
          <w:lang w:val="en-US"/>
        </w:rPr>
        <w:instrText xml:space="preserve"> STYLEREF 1 \s </w:instrText>
      </w:r>
      <w:r w:rsidR="00753F94">
        <w:rPr>
          <w:lang w:val="en-US"/>
        </w:rPr>
        <w:fldChar w:fldCharType="separate"/>
      </w:r>
      <w:r w:rsidR="00753F94">
        <w:rPr>
          <w:noProof/>
          <w:lang w:val="en-US"/>
        </w:rPr>
        <w:t>7</w:t>
      </w:r>
      <w:r w:rsidR="00753F94">
        <w:rPr>
          <w:lang w:val="en-US"/>
        </w:rPr>
        <w:fldChar w:fldCharType="end"/>
      </w:r>
      <w:r w:rsidR="00753F94">
        <w:rPr>
          <w:lang w:val="en-US"/>
        </w:rPr>
        <w:t>.</w:t>
      </w:r>
      <w:r w:rsidR="00753F94">
        <w:rPr>
          <w:lang w:val="en-US"/>
        </w:rPr>
        <w:fldChar w:fldCharType="begin"/>
      </w:r>
      <w:r w:rsidR="00753F94">
        <w:rPr>
          <w:lang w:val="en-US"/>
        </w:rPr>
        <w:instrText xml:space="preserve"> SEQ Figure \* ARABIC \s 1 </w:instrText>
      </w:r>
      <w:r w:rsidR="00753F94">
        <w:rPr>
          <w:lang w:val="en-US"/>
        </w:rPr>
        <w:fldChar w:fldCharType="separate"/>
      </w:r>
      <w:r w:rsidR="00753F94">
        <w:rPr>
          <w:noProof/>
          <w:lang w:val="en-US"/>
        </w:rPr>
        <w:t>10</w:t>
      </w:r>
      <w:r w:rsidR="00753F94">
        <w:rPr>
          <w:lang w:val="en-US"/>
        </w:rPr>
        <w:fldChar w:fldCharType="end"/>
      </w:r>
      <w:bookmarkEnd w:id="194"/>
      <w:r w:rsidRPr="00413282">
        <w:rPr>
          <w:lang w:val="en-US"/>
        </w:rPr>
        <w:t xml:space="preserve"> </w:t>
      </w:r>
      <w:r>
        <w:rPr>
          <w:lang w:val="en-US"/>
        </w:rPr>
        <w:t>Amount used</w:t>
      </w:r>
      <w:r w:rsidRPr="00413282">
        <w:rPr>
          <w:lang w:val="en-US"/>
        </w:rPr>
        <w:t xml:space="preserve"> </w:t>
      </w:r>
      <w:r w:rsidR="00CB798C">
        <w:rPr>
          <w:lang w:val="en-US"/>
        </w:rPr>
        <w:t xml:space="preserve">eWRIMS </w:t>
      </w:r>
      <w:r w:rsidRPr="00413282">
        <w:rPr>
          <w:lang w:val="en-US"/>
        </w:rPr>
        <w:t>monthly distribution logic tree for the reported</w:t>
      </w:r>
      <w:r>
        <w:rPr>
          <w:lang w:val="en-US"/>
        </w:rPr>
        <w:t xml:space="preserve"> </w:t>
      </w:r>
      <w:r w:rsidRPr="00413282">
        <w:rPr>
          <w:lang w:val="en-US"/>
        </w:rPr>
        <w:t xml:space="preserve">and permitted </w:t>
      </w:r>
      <w:r>
        <w:rPr>
          <w:lang w:val="en-US"/>
        </w:rPr>
        <w:t>s</w:t>
      </w:r>
      <w:r w:rsidRPr="00413282">
        <w:rPr>
          <w:lang w:val="en-US"/>
        </w:rPr>
        <w:t>cenarios.</w:t>
      </w:r>
    </w:p>
    <w:p w14:paraId="51FDBD3D" w14:textId="77777777" w:rsidR="00CD4C07" w:rsidRPr="00413282" w:rsidRDefault="00CD4C07" w:rsidP="00CD4C07">
      <w:pPr>
        <w:pStyle w:val="TableFigureSource"/>
        <w:rPr>
          <w:lang w:val="en-US"/>
        </w:rPr>
      </w:pPr>
      <w:bookmarkStart w:id="195" w:name="_Hlk62135777"/>
      <w:r>
        <w:rPr>
          <w:lang w:val="en-US"/>
        </w:rPr>
        <w:lastRenderedPageBreak/>
        <w:t>Red circles represent the applications considered in each question. Green circles represent the applications meeting the criteria of the question.</w:t>
      </w:r>
    </w:p>
    <w:bookmarkEnd w:id="195"/>
    <w:p w14:paraId="0E519E16" w14:textId="77777777" w:rsidR="00CD4C07" w:rsidRPr="00413282" w:rsidRDefault="00CD4C07" w:rsidP="00CD4C07">
      <w:pPr>
        <w:keepNext/>
        <w:rPr>
          <w:lang w:val="en-US"/>
        </w:rPr>
      </w:pPr>
      <w:r w:rsidRPr="00413282">
        <w:rPr>
          <w:lang w:val="en-US"/>
        </w:rPr>
        <w:t xml:space="preserve">The analysis performed at each step of the </w:t>
      </w:r>
      <w:r>
        <w:rPr>
          <w:lang w:val="en-US"/>
        </w:rPr>
        <w:t>AU</w:t>
      </w:r>
      <w:r w:rsidRPr="00413282">
        <w:rPr>
          <w:lang w:val="en-US"/>
        </w:rPr>
        <w:t xml:space="preserve"> logic tree is described below.</w:t>
      </w:r>
    </w:p>
    <w:p w14:paraId="04698E07" w14:textId="7145B1E3" w:rsidR="00CB798C" w:rsidRPr="00CB798C" w:rsidRDefault="00CB798C" w:rsidP="008F697B">
      <w:pPr>
        <w:pStyle w:val="ListParagraph"/>
        <w:numPr>
          <w:ilvl w:val="0"/>
          <w:numId w:val="27"/>
        </w:numPr>
        <w:spacing w:line="240" w:lineRule="auto"/>
        <w:rPr>
          <w:lang w:val="en-US"/>
        </w:rPr>
      </w:pPr>
      <w:r w:rsidRPr="00CB798C">
        <w:rPr>
          <w:lang w:val="en-US"/>
        </w:rPr>
        <w:t>Override Values (</w:t>
      </w:r>
      <w:r>
        <w:rPr>
          <w:lang w:val="en-US"/>
        </w:rPr>
        <w:t>&lt;1</w:t>
      </w:r>
      <w:r w:rsidRPr="00CB798C">
        <w:rPr>
          <w:lang w:val="en-US"/>
        </w:rPr>
        <w:t>%)</w:t>
      </w:r>
    </w:p>
    <w:p w14:paraId="607A54D1" w14:textId="77777777" w:rsidR="00CB798C" w:rsidRPr="008F697B" w:rsidRDefault="00CB798C" w:rsidP="008F697B">
      <w:pPr>
        <w:pStyle w:val="ListParagraph"/>
        <w:numPr>
          <w:ilvl w:val="0"/>
          <w:numId w:val="43"/>
        </w:numPr>
        <w:spacing w:line="240" w:lineRule="auto"/>
        <w:rPr>
          <w:lang w:val="en-US"/>
        </w:rPr>
      </w:pPr>
      <w:r w:rsidRPr="008F697B">
        <w:rPr>
          <w:lang w:val="en-US"/>
        </w:rPr>
        <w:t>For special cases of applications containing data that does not reflect their current use, override values of AU were entered in the eWRIMS Analyzer and used in place of the eWRIMS data.</w:t>
      </w:r>
    </w:p>
    <w:p w14:paraId="5014D18F" w14:textId="1B1517A4" w:rsidR="00CB798C" w:rsidRPr="00CB798C" w:rsidRDefault="00CB798C" w:rsidP="008F697B">
      <w:pPr>
        <w:pStyle w:val="ListParagraph"/>
        <w:numPr>
          <w:ilvl w:val="0"/>
          <w:numId w:val="27"/>
        </w:numPr>
        <w:spacing w:line="240" w:lineRule="auto"/>
        <w:rPr>
          <w:lang w:val="en-US"/>
        </w:rPr>
      </w:pPr>
      <w:r w:rsidRPr="00CB798C">
        <w:rPr>
          <w:lang w:val="en-US"/>
        </w:rPr>
        <w:t>Outdated Duplicates (</w:t>
      </w:r>
      <w:r>
        <w:rPr>
          <w:lang w:val="en-US"/>
        </w:rPr>
        <w:t>10</w:t>
      </w:r>
      <w:r w:rsidRPr="00CB798C">
        <w:rPr>
          <w:lang w:val="en-US"/>
        </w:rPr>
        <w:t>%)</w:t>
      </w:r>
    </w:p>
    <w:p w14:paraId="49B8298C" w14:textId="77777777" w:rsidR="00CB798C" w:rsidRPr="008F697B" w:rsidRDefault="00CB798C" w:rsidP="008F697B">
      <w:pPr>
        <w:pStyle w:val="ListParagraph"/>
        <w:numPr>
          <w:ilvl w:val="0"/>
          <w:numId w:val="43"/>
        </w:numPr>
        <w:spacing w:line="240" w:lineRule="auto"/>
        <w:rPr>
          <w:lang w:val="en-US"/>
        </w:rPr>
      </w:pPr>
      <w:r w:rsidRPr="008F697B">
        <w:rPr>
          <w:lang w:val="en-US"/>
        </w:rPr>
        <w:t>A duplicate analysis revealed many instances of statement of use water rights that have since transitioned into becoming a permanent registration application (see duplicates logic tree). In order to not double-count these water rights, the reported data from the statement was migrated to the registration application and the AU of the statement was then set to 0.</w:t>
      </w:r>
    </w:p>
    <w:p w14:paraId="391ECE74" w14:textId="1E69C3EB" w:rsidR="00CB798C" w:rsidRPr="00CB798C" w:rsidRDefault="00CB798C" w:rsidP="008F697B">
      <w:pPr>
        <w:pStyle w:val="ListParagraph"/>
        <w:numPr>
          <w:ilvl w:val="0"/>
          <w:numId w:val="27"/>
        </w:numPr>
        <w:spacing w:line="240" w:lineRule="auto"/>
        <w:rPr>
          <w:lang w:val="en-US"/>
        </w:rPr>
      </w:pPr>
      <w:r w:rsidRPr="00CB798C">
        <w:rPr>
          <w:lang w:val="en-US"/>
        </w:rPr>
        <w:t>Ineligible Application Types (</w:t>
      </w:r>
      <w:r>
        <w:rPr>
          <w:lang w:val="en-US"/>
        </w:rPr>
        <w:t>2</w:t>
      </w:r>
      <w:r w:rsidRPr="00CB798C">
        <w:rPr>
          <w:lang w:val="en-US"/>
        </w:rPr>
        <w:t>%)</w:t>
      </w:r>
    </w:p>
    <w:p w14:paraId="6DE315E0" w14:textId="77777777" w:rsidR="00CB798C" w:rsidRPr="008F697B" w:rsidRDefault="00CB798C" w:rsidP="008F697B">
      <w:pPr>
        <w:pStyle w:val="ListParagraph"/>
        <w:numPr>
          <w:ilvl w:val="0"/>
          <w:numId w:val="43"/>
        </w:numPr>
        <w:spacing w:line="240" w:lineRule="auto"/>
        <w:rPr>
          <w:lang w:val="en-US"/>
        </w:rPr>
      </w:pPr>
      <w:r w:rsidRPr="008F697B">
        <w:rPr>
          <w:lang w:val="en-US"/>
        </w:rPr>
        <w:t>While present in the eWRIMS database, applications that were cancelled, closed, inactive, pending, rejected, or revoked reflect no current use and were set to 0.</w:t>
      </w:r>
    </w:p>
    <w:p w14:paraId="3BCB1522" w14:textId="29AC89AC" w:rsidR="00CB798C" w:rsidRPr="00CB798C" w:rsidRDefault="00CB798C" w:rsidP="008F697B">
      <w:pPr>
        <w:pStyle w:val="ListParagraph"/>
        <w:numPr>
          <w:ilvl w:val="0"/>
          <w:numId w:val="27"/>
        </w:numPr>
        <w:spacing w:line="240" w:lineRule="auto"/>
        <w:rPr>
          <w:lang w:val="en-US"/>
        </w:rPr>
      </w:pPr>
      <w:r w:rsidRPr="00CB798C">
        <w:rPr>
          <w:lang w:val="en-US"/>
        </w:rPr>
        <w:t>Reported AU (</w:t>
      </w:r>
      <w:r>
        <w:rPr>
          <w:lang w:val="en-US"/>
        </w:rPr>
        <w:t>66</w:t>
      </w:r>
      <w:r w:rsidRPr="00CB798C">
        <w:rPr>
          <w:lang w:val="en-US"/>
        </w:rPr>
        <w:t>%)</w:t>
      </w:r>
    </w:p>
    <w:p w14:paraId="78F67C69" w14:textId="77777777" w:rsidR="00CB798C" w:rsidRPr="008F697B" w:rsidRDefault="00CB798C" w:rsidP="008F697B">
      <w:pPr>
        <w:pStyle w:val="ListParagraph"/>
        <w:numPr>
          <w:ilvl w:val="0"/>
          <w:numId w:val="43"/>
        </w:numPr>
        <w:spacing w:line="240" w:lineRule="auto"/>
        <w:rPr>
          <w:lang w:val="en-US"/>
        </w:rPr>
      </w:pPr>
      <w:r w:rsidRPr="008F697B">
        <w:rPr>
          <w:lang w:val="en-US"/>
        </w:rPr>
        <w:t>The reported AU data of the applications contain monthly values. This data comes from the water use report of eWRIMS, if present, or the initial statements associated with the application. The AU distribution was taken from the year with the highest annual DT. If the annual DT and AU values differed, the monthly AU values were scaled so that the annual AU total was equal to the annual DT.AU values were scaled so that the annual AU total was equal to the annual DT.</w:t>
      </w:r>
    </w:p>
    <w:p w14:paraId="230FB7CA" w14:textId="7F482ED4" w:rsidR="00CB798C" w:rsidRPr="00CB798C" w:rsidRDefault="00CB798C" w:rsidP="008F697B">
      <w:pPr>
        <w:pStyle w:val="ListParagraph"/>
        <w:numPr>
          <w:ilvl w:val="0"/>
          <w:numId w:val="27"/>
        </w:numPr>
        <w:spacing w:line="240" w:lineRule="auto"/>
        <w:rPr>
          <w:lang w:val="en-US"/>
        </w:rPr>
      </w:pPr>
      <w:r w:rsidRPr="00CB798C">
        <w:rPr>
          <w:lang w:val="en-US"/>
        </w:rPr>
        <w:t>Average reported monthly AU Distributions by BU Group (with Storage) (1</w:t>
      </w:r>
      <w:r>
        <w:rPr>
          <w:lang w:val="en-US"/>
        </w:rPr>
        <w:t>4</w:t>
      </w:r>
      <w:r w:rsidRPr="00CB798C">
        <w:rPr>
          <w:lang w:val="en-US"/>
        </w:rPr>
        <w:t>%)</w:t>
      </w:r>
    </w:p>
    <w:p w14:paraId="2D0A8CBC" w14:textId="77777777" w:rsidR="00CB798C" w:rsidRPr="008F697B" w:rsidRDefault="00CB798C" w:rsidP="008F697B">
      <w:pPr>
        <w:pStyle w:val="ListParagraph"/>
        <w:numPr>
          <w:ilvl w:val="0"/>
          <w:numId w:val="43"/>
        </w:numPr>
        <w:spacing w:line="240" w:lineRule="auto"/>
        <w:rPr>
          <w:lang w:val="en-US"/>
        </w:rPr>
      </w:pPr>
      <w:r w:rsidRPr="008F697B">
        <w:rPr>
          <w:lang w:val="en-US"/>
        </w:rPr>
        <w:t>For those applications with no reported data, but that contain storage, the average reported monthly AU distribution (with storage) for the BU group was used. This distribution was generated from reported data from only from those applications that contain storage.</w:t>
      </w:r>
    </w:p>
    <w:p w14:paraId="08C5E5A9" w14:textId="2A41B037" w:rsidR="00CB798C" w:rsidRPr="00CB798C" w:rsidRDefault="00CB798C" w:rsidP="008F697B">
      <w:pPr>
        <w:pStyle w:val="ListParagraph"/>
        <w:numPr>
          <w:ilvl w:val="0"/>
          <w:numId w:val="27"/>
        </w:numPr>
        <w:spacing w:line="240" w:lineRule="auto"/>
        <w:rPr>
          <w:lang w:val="en-US"/>
        </w:rPr>
      </w:pPr>
      <w:r w:rsidRPr="00CB798C">
        <w:rPr>
          <w:lang w:val="en-US"/>
        </w:rPr>
        <w:t>Matches DT Distribution (</w:t>
      </w:r>
      <w:r>
        <w:rPr>
          <w:lang w:val="en-US"/>
        </w:rPr>
        <w:t>8</w:t>
      </w:r>
      <w:r w:rsidRPr="00CB798C">
        <w:rPr>
          <w:lang w:val="en-US"/>
        </w:rPr>
        <w:t>%)</w:t>
      </w:r>
    </w:p>
    <w:p w14:paraId="2B08444F" w14:textId="77777777" w:rsidR="00CB798C" w:rsidRPr="008F697B" w:rsidRDefault="00CB798C" w:rsidP="008F697B">
      <w:pPr>
        <w:pStyle w:val="ListParagraph"/>
        <w:numPr>
          <w:ilvl w:val="0"/>
          <w:numId w:val="43"/>
        </w:numPr>
        <w:spacing w:line="240" w:lineRule="auto"/>
        <w:rPr>
          <w:lang w:val="en-US"/>
        </w:rPr>
      </w:pPr>
      <w:r w:rsidRPr="008F697B">
        <w:rPr>
          <w:lang w:val="en-US"/>
        </w:rPr>
        <w:t>For those applications with no reported data and do not contain storage, the monthly AU was set to match the monthly DT for the given scenario. It was assumed for the applications without storage that all DT would be direct diversion. Therefore, the timing of the AU should match the timing of the DT.</w:t>
      </w:r>
    </w:p>
    <w:p w14:paraId="4020444F" w14:textId="77777777" w:rsidR="0067763F" w:rsidRDefault="00CD4C07">
      <w:pPr>
        <w:spacing w:before="0" w:after="0" w:line="240" w:lineRule="auto"/>
        <w:ind w:right="0"/>
        <w:rPr>
          <w:b/>
          <w:color w:val="303B41" w:themeColor="text2"/>
          <w:sz w:val="19"/>
        </w:rPr>
      </w:pPr>
      <w:r w:rsidRPr="00413282">
        <w:rPr>
          <w:lang w:val="en-US"/>
        </w:rPr>
        <w:t xml:space="preserve">The total </w:t>
      </w:r>
      <w:r>
        <w:rPr>
          <w:lang w:val="en-US"/>
        </w:rPr>
        <w:t>AU</w:t>
      </w:r>
      <w:r w:rsidRPr="00413282">
        <w:rPr>
          <w:lang w:val="en-US"/>
        </w:rPr>
        <w:t xml:space="preserve"> and DT for</w:t>
      </w:r>
      <w:r w:rsidR="0017394C">
        <w:rPr>
          <w:lang w:val="en-US"/>
        </w:rPr>
        <w:t xml:space="preserve"> the eWRIMS applications for</w:t>
      </w:r>
      <w:r w:rsidRPr="00413282">
        <w:rPr>
          <w:lang w:val="en-US"/>
        </w:rPr>
        <w:t xml:space="preserve"> each scenario are shown in </w:t>
      </w:r>
      <w:r w:rsidRPr="00413282">
        <w:rPr>
          <w:lang w:val="en-US"/>
        </w:rPr>
        <w:fldChar w:fldCharType="begin"/>
      </w:r>
      <w:r w:rsidRPr="00413282">
        <w:rPr>
          <w:lang w:val="en-US"/>
        </w:rPr>
        <w:instrText xml:space="preserve"> REF _Ref14856953 \h </w:instrText>
      </w:r>
      <w:r w:rsidRPr="00413282">
        <w:rPr>
          <w:lang w:val="en-US"/>
        </w:rPr>
      </w:r>
      <w:r w:rsidRPr="00413282">
        <w:rPr>
          <w:lang w:val="en-US"/>
        </w:rPr>
        <w:fldChar w:fldCharType="separate"/>
      </w:r>
      <w:r w:rsidR="0067763F" w:rsidRPr="00413282">
        <w:rPr>
          <w:lang w:val="en-US"/>
        </w:rPr>
        <w:t xml:space="preserve">Figure </w:t>
      </w:r>
      <w:r w:rsidR="0067763F">
        <w:rPr>
          <w:noProof/>
          <w:lang w:val="en-US"/>
        </w:rPr>
        <w:t>7</w:t>
      </w:r>
      <w:r w:rsidR="0067763F">
        <w:rPr>
          <w:lang w:val="en-US"/>
        </w:rPr>
        <w:t>.</w:t>
      </w:r>
      <w:r w:rsidR="0067763F">
        <w:rPr>
          <w:noProof/>
          <w:lang w:val="en-US"/>
        </w:rPr>
        <w:t>11</w:t>
      </w:r>
      <w:r w:rsidRPr="00413282">
        <w:rPr>
          <w:lang w:val="en-US"/>
        </w:rPr>
        <w:fldChar w:fldCharType="end"/>
      </w:r>
      <w:r w:rsidR="0017394C">
        <w:rPr>
          <w:lang w:val="en-US"/>
        </w:rPr>
        <w:t xml:space="preserve">, </w:t>
      </w:r>
      <w:r w:rsidRPr="00413282">
        <w:rPr>
          <w:lang w:val="en-US"/>
        </w:rPr>
        <w:fldChar w:fldCharType="begin"/>
      </w:r>
      <w:r w:rsidRPr="00413282">
        <w:rPr>
          <w:lang w:val="en-US"/>
        </w:rPr>
        <w:instrText xml:space="preserve"> REF _Ref14856979 \h </w:instrText>
      </w:r>
      <w:r w:rsidRPr="00413282">
        <w:rPr>
          <w:lang w:val="en-US"/>
        </w:rPr>
      </w:r>
      <w:r w:rsidRPr="00413282">
        <w:rPr>
          <w:lang w:val="en-US"/>
        </w:rPr>
        <w:fldChar w:fldCharType="separate"/>
      </w:r>
      <w:r w:rsidR="0067763F" w:rsidRPr="00413282">
        <w:rPr>
          <w:lang w:val="en-US"/>
        </w:rPr>
        <w:t xml:space="preserve">Figure </w:t>
      </w:r>
      <w:r w:rsidR="0067763F">
        <w:rPr>
          <w:noProof/>
          <w:lang w:val="en-US"/>
        </w:rPr>
        <w:t>7</w:t>
      </w:r>
      <w:r w:rsidR="0067763F">
        <w:rPr>
          <w:lang w:val="en-US"/>
        </w:rPr>
        <w:t>.</w:t>
      </w:r>
      <w:r w:rsidR="0067763F">
        <w:rPr>
          <w:noProof/>
          <w:lang w:val="en-US"/>
        </w:rPr>
        <w:t>12</w:t>
      </w:r>
      <w:r w:rsidRPr="00413282">
        <w:rPr>
          <w:lang w:val="en-US"/>
        </w:rPr>
        <w:fldChar w:fldCharType="end"/>
      </w:r>
      <w:r w:rsidR="0017394C">
        <w:rPr>
          <w:lang w:val="en-US"/>
        </w:rPr>
        <w:t>, and</w:t>
      </w:r>
      <w:r w:rsidR="008F697B">
        <w:rPr>
          <w:lang w:val="en-US"/>
        </w:rPr>
        <w:t xml:space="preserve"> </w:t>
      </w:r>
      <w:r w:rsidR="0017394C">
        <w:rPr>
          <w:lang w:val="en-US"/>
        </w:rPr>
        <w:fldChar w:fldCharType="begin"/>
      </w:r>
      <w:r w:rsidR="0017394C">
        <w:rPr>
          <w:lang w:val="en-US"/>
        </w:rPr>
        <w:instrText xml:space="preserve"> REF _Ref57905399 \h </w:instrText>
      </w:r>
      <w:r w:rsidR="0017394C">
        <w:rPr>
          <w:lang w:val="en-US"/>
        </w:rPr>
      </w:r>
      <w:r w:rsidR="0017394C">
        <w:rPr>
          <w:lang w:val="en-US"/>
        </w:rPr>
        <w:fldChar w:fldCharType="separate"/>
      </w:r>
      <w:r w:rsidR="0067763F">
        <w:br w:type="page"/>
      </w:r>
    </w:p>
    <w:p w14:paraId="530BFF6B" w14:textId="065541B4" w:rsidR="00CD4C07" w:rsidRPr="008F697B" w:rsidRDefault="0067763F" w:rsidP="008F697B">
      <w:pPr>
        <w:spacing w:before="0" w:after="0" w:line="240" w:lineRule="auto"/>
        <w:ind w:right="0"/>
        <w:rPr>
          <w:b/>
          <w:color w:val="303B41" w:themeColor="text2"/>
          <w:sz w:val="19"/>
        </w:rPr>
      </w:pPr>
      <w:r>
        <w:lastRenderedPageBreak/>
        <w:t xml:space="preserve">Table </w:t>
      </w:r>
      <w:r>
        <w:rPr>
          <w:noProof/>
        </w:rPr>
        <w:t>7</w:t>
      </w:r>
      <w:r>
        <w:t>.</w:t>
      </w:r>
      <w:r>
        <w:rPr>
          <w:noProof/>
        </w:rPr>
        <w:t>4</w:t>
      </w:r>
      <w:r w:rsidR="0017394C">
        <w:rPr>
          <w:lang w:val="en-US"/>
        </w:rPr>
        <w:fldChar w:fldCharType="end"/>
      </w:r>
      <w:r w:rsidR="00CD4C07" w:rsidRPr="00413282">
        <w:rPr>
          <w:lang w:val="en-US"/>
        </w:rPr>
        <w:t>.</w:t>
      </w:r>
    </w:p>
    <w:p w14:paraId="0E527F1F" w14:textId="2202345A" w:rsidR="00CD4C07" w:rsidRPr="00413282" w:rsidRDefault="00CB798C" w:rsidP="00CD4C07">
      <w:pPr>
        <w:pStyle w:val="FIgure"/>
        <w:rPr>
          <w:lang w:val="en-US"/>
        </w:rPr>
      </w:pPr>
      <w:r>
        <w:rPr>
          <w:lang w:val="en-US"/>
        </w:rPr>
        <w:drawing>
          <wp:inline distT="0" distB="0" distL="0" distR="0" wp14:anchorId="499F185E" wp14:editId="424911EE">
            <wp:extent cx="4588164" cy="2770909"/>
            <wp:effectExtent l="0" t="0" r="3175" b="10795"/>
            <wp:docPr id="57" name="Chart 57">
              <a:extLst xmlns:a="http://schemas.openxmlformats.org/drawingml/2006/main">
                <a:ext uri="{FF2B5EF4-FFF2-40B4-BE49-F238E27FC236}">
                  <a16:creationId xmlns:a16="http://schemas.microsoft.com/office/drawing/2014/main" id="{9117C1B8-232D-4E51-81DE-AD5532C2FDB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281168DD" w14:textId="3D7A0A00" w:rsidR="0017394C" w:rsidRPr="00413282" w:rsidRDefault="00CD4C07" w:rsidP="00CD4C07">
      <w:pPr>
        <w:pStyle w:val="TableFigureTitle"/>
        <w:rPr>
          <w:lang w:val="en-US"/>
        </w:rPr>
      </w:pPr>
      <w:bookmarkStart w:id="196" w:name="_Ref14856953"/>
      <w:r w:rsidRPr="00413282">
        <w:rPr>
          <w:lang w:val="en-US"/>
        </w:rPr>
        <w:t xml:space="preserve">Figure </w:t>
      </w:r>
      <w:r w:rsidR="00753F94">
        <w:rPr>
          <w:lang w:val="en-US"/>
        </w:rPr>
        <w:fldChar w:fldCharType="begin"/>
      </w:r>
      <w:r w:rsidR="00753F94">
        <w:rPr>
          <w:lang w:val="en-US"/>
        </w:rPr>
        <w:instrText xml:space="preserve"> STYLEREF 1 \s </w:instrText>
      </w:r>
      <w:r w:rsidR="00753F94">
        <w:rPr>
          <w:lang w:val="en-US"/>
        </w:rPr>
        <w:fldChar w:fldCharType="separate"/>
      </w:r>
      <w:r w:rsidR="00753F94">
        <w:rPr>
          <w:noProof/>
          <w:lang w:val="en-US"/>
        </w:rPr>
        <w:t>7</w:t>
      </w:r>
      <w:r w:rsidR="00753F94">
        <w:rPr>
          <w:lang w:val="en-US"/>
        </w:rPr>
        <w:fldChar w:fldCharType="end"/>
      </w:r>
      <w:r w:rsidR="00753F94">
        <w:rPr>
          <w:lang w:val="en-US"/>
        </w:rPr>
        <w:t>.</w:t>
      </w:r>
      <w:r w:rsidR="00753F94">
        <w:rPr>
          <w:lang w:val="en-US"/>
        </w:rPr>
        <w:fldChar w:fldCharType="begin"/>
      </w:r>
      <w:r w:rsidR="00753F94">
        <w:rPr>
          <w:lang w:val="en-US"/>
        </w:rPr>
        <w:instrText xml:space="preserve"> SEQ Figure \* ARABIC \s 1 </w:instrText>
      </w:r>
      <w:r w:rsidR="00753F94">
        <w:rPr>
          <w:lang w:val="en-US"/>
        </w:rPr>
        <w:fldChar w:fldCharType="separate"/>
      </w:r>
      <w:r w:rsidR="00753F94">
        <w:rPr>
          <w:noProof/>
          <w:lang w:val="en-US"/>
        </w:rPr>
        <w:t>11</w:t>
      </w:r>
      <w:r w:rsidR="00753F94">
        <w:rPr>
          <w:lang w:val="en-US"/>
        </w:rPr>
        <w:fldChar w:fldCharType="end"/>
      </w:r>
      <w:bookmarkEnd w:id="196"/>
      <w:r w:rsidRPr="00413282">
        <w:rPr>
          <w:lang w:val="en-US"/>
        </w:rPr>
        <w:t xml:space="preserve"> </w:t>
      </w:r>
      <w:r w:rsidR="009B5A69">
        <w:rPr>
          <w:lang w:val="en-US"/>
        </w:rPr>
        <w:t>A</w:t>
      </w:r>
      <w:r w:rsidR="00FD0F07">
        <w:rPr>
          <w:lang w:val="en-US"/>
        </w:rPr>
        <w:t>mount used</w:t>
      </w:r>
      <w:r w:rsidR="009B5A69">
        <w:rPr>
          <w:lang w:val="en-US"/>
        </w:rPr>
        <w:t xml:space="preserve"> and </w:t>
      </w:r>
      <w:r w:rsidR="00FD0F07">
        <w:rPr>
          <w:lang w:val="en-US"/>
        </w:rPr>
        <w:t>diverted total</w:t>
      </w:r>
      <w:r w:rsidR="009B5A69">
        <w:rPr>
          <w:lang w:val="en-US"/>
        </w:rPr>
        <w:t xml:space="preserve"> for reported water use scenario</w:t>
      </w:r>
      <w:r w:rsidR="004A0D99">
        <w:rPr>
          <w:lang w:val="en-US"/>
        </w:rPr>
        <w:t>.</w:t>
      </w:r>
    </w:p>
    <w:p w14:paraId="69EC8064" w14:textId="26CE201A" w:rsidR="00CD4C07" w:rsidRPr="00413282" w:rsidRDefault="00CB798C" w:rsidP="00CD4C07">
      <w:pPr>
        <w:pStyle w:val="FIgure"/>
        <w:rPr>
          <w:lang w:val="en-US"/>
        </w:rPr>
      </w:pPr>
      <w:r>
        <w:rPr>
          <w:lang w:val="en-US"/>
        </w:rPr>
        <w:drawing>
          <wp:inline distT="0" distB="0" distL="0" distR="0" wp14:anchorId="4CB25E03" wp14:editId="08419F2C">
            <wp:extent cx="4590473" cy="2770909"/>
            <wp:effectExtent l="0" t="0" r="635" b="10795"/>
            <wp:docPr id="58" name="Chart 58">
              <a:extLst xmlns:a="http://schemas.openxmlformats.org/drawingml/2006/main">
                <a:ext uri="{FF2B5EF4-FFF2-40B4-BE49-F238E27FC236}">
                  <a16:creationId xmlns:a16="http://schemas.microsoft.com/office/drawing/2014/main" id="{71D4A5B0-763C-4EA1-B1FB-DC99379DA9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31067650" w14:textId="0E50116C" w:rsidR="00CD4C07" w:rsidRDefault="00CD4C07" w:rsidP="00CD4C07">
      <w:pPr>
        <w:pStyle w:val="TableFigureTitle"/>
        <w:rPr>
          <w:lang w:val="en-US"/>
        </w:rPr>
      </w:pPr>
      <w:bookmarkStart w:id="197" w:name="_Ref14856979"/>
      <w:r w:rsidRPr="00413282">
        <w:rPr>
          <w:lang w:val="en-US"/>
        </w:rPr>
        <w:t xml:space="preserve">Figure </w:t>
      </w:r>
      <w:r w:rsidR="00753F94">
        <w:rPr>
          <w:lang w:val="en-US"/>
        </w:rPr>
        <w:fldChar w:fldCharType="begin"/>
      </w:r>
      <w:r w:rsidR="00753F94">
        <w:rPr>
          <w:lang w:val="en-US"/>
        </w:rPr>
        <w:instrText xml:space="preserve"> STYLEREF 1 \s </w:instrText>
      </w:r>
      <w:r w:rsidR="00753F94">
        <w:rPr>
          <w:lang w:val="en-US"/>
        </w:rPr>
        <w:fldChar w:fldCharType="separate"/>
      </w:r>
      <w:r w:rsidR="00753F94">
        <w:rPr>
          <w:noProof/>
          <w:lang w:val="en-US"/>
        </w:rPr>
        <w:t>7</w:t>
      </w:r>
      <w:r w:rsidR="00753F94">
        <w:rPr>
          <w:lang w:val="en-US"/>
        </w:rPr>
        <w:fldChar w:fldCharType="end"/>
      </w:r>
      <w:r w:rsidR="00753F94">
        <w:rPr>
          <w:lang w:val="en-US"/>
        </w:rPr>
        <w:t>.</w:t>
      </w:r>
      <w:r w:rsidR="00753F94">
        <w:rPr>
          <w:lang w:val="en-US"/>
        </w:rPr>
        <w:fldChar w:fldCharType="begin"/>
      </w:r>
      <w:r w:rsidR="00753F94">
        <w:rPr>
          <w:lang w:val="en-US"/>
        </w:rPr>
        <w:instrText xml:space="preserve"> SEQ Figure \* ARABIC \s 1 </w:instrText>
      </w:r>
      <w:r w:rsidR="00753F94">
        <w:rPr>
          <w:lang w:val="en-US"/>
        </w:rPr>
        <w:fldChar w:fldCharType="separate"/>
      </w:r>
      <w:r w:rsidR="00753F94">
        <w:rPr>
          <w:noProof/>
          <w:lang w:val="en-US"/>
        </w:rPr>
        <w:t>12</w:t>
      </w:r>
      <w:r w:rsidR="00753F94">
        <w:rPr>
          <w:lang w:val="en-US"/>
        </w:rPr>
        <w:fldChar w:fldCharType="end"/>
      </w:r>
      <w:bookmarkEnd w:id="197"/>
      <w:r w:rsidRPr="00413282">
        <w:rPr>
          <w:lang w:val="en-US"/>
        </w:rPr>
        <w:t xml:space="preserve"> </w:t>
      </w:r>
      <w:r w:rsidR="009B5A69">
        <w:rPr>
          <w:lang w:val="en-US"/>
        </w:rPr>
        <w:t>A</w:t>
      </w:r>
      <w:r w:rsidR="00FD0F07">
        <w:rPr>
          <w:lang w:val="en-US"/>
        </w:rPr>
        <w:t>mount used</w:t>
      </w:r>
      <w:r w:rsidR="009B5A69">
        <w:rPr>
          <w:lang w:val="en-US"/>
        </w:rPr>
        <w:t xml:space="preserve"> and </w:t>
      </w:r>
      <w:r w:rsidR="00FD0F07">
        <w:rPr>
          <w:lang w:val="en-US"/>
        </w:rPr>
        <w:t>diverted total</w:t>
      </w:r>
      <w:r w:rsidR="009B5A69">
        <w:rPr>
          <w:lang w:val="en-US"/>
        </w:rPr>
        <w:t xml:space="preserve"> for permitted water use scenario</w:t>
      </w:r>
      <w:r w:rsidR="00EF1175">
        <w:rPr>
          <w:lang w:val="en-US"/>
        </w:rPr>
        <w:t>.</w:t>
      </w:r>
    </w:p>
    <w:p w14:paraId="27732515" w14:textId="076265E9" w:rsidR="007A246F" w:rsidRDefault="007A246F" w:rsidP="00CD4C07">
      <w:pPr>
        <w:pStyle w:val="TableFigureTitle"/>
        <w:rPr>
          <w:lang w:val="en-US"/>
        </w:rPr>
      </w:pPr>
    </w:p>
    <w:p w14:paraId="285C394E" w14:textId="77777777" w:rsidR="007A246F" w:rsidRDefault="007A246F">
      <w:pPr>
        <w:spacing w:before="0" w:after="0" w:line="240" w:lineRule="auto"/>
        <w:ind w:right="0"/>
        <w:rPr>
          <w:b/>
          <w:color w:val="303B41" w:themeColor="text2"/>
          <w:sz w:val="19"/>
        </w:rPr>
      </w:pPr>
      <w:bookmarkStart w:id="198" w:name="_Ref57905399"/>
      <w:r>
        <w:br w:type="page"/>
      </w:r>
    </w:p>
    <w:p w14:paraId="1BDFF7E4" w14:textId="05377CF4" w:rsidR="007A246F" w:rsidRDefault="007A246F" w:rsidP="007A246F">
      <w:pPr>
        <w:pStyle w:val="TableFigureTitle"/>
        <w:jc w:val="center"/>
        <w:rPr>
          <w:lang w:val="en-US"/>
        </w:rPr>
      </w:pPr>
      <w:r>
        <w:lastRenderedPageBreak/>
        <w:t xml:space="preserve">Table </w:t>
      </w:r>
      <w:fldSimple w:instr=" STYLEREF 1 \s ">
        <w:r w:rsidR="006E011C">
          <w:rPr>
            <w:noProof/>
          </w:rPr>
          <w:t>7</w:t>
        </w:r>
      </w:fldSimple>
      <w:r w:rsidR="006E011C">
        <w:t>.</w:t>
      </w:r>
      <w:fldSimple w:instr=" SEQ Table \* ARABIC \s 1 ">
        <w:r w:rsidR="006E011C">
          <w:rPr>
            <w:noProof/>
          </w:rPr>
          <w:t>4</w:t>
        </w:r>
      </w:fldSimple>
      <w:bookmarkEnd w:id="198"/>
      <w:r>
        <w:t xml:space="preserve">. </w:t>
      </w:r>
      <w:bookmarkStart w:id="199" w:name="_Hlk62136164"/>
      <w:r>
        <w:rPr>
          <w:lang w:val="en-US"/>
        </w:rPr>
        <w:t>Amount used</w:t>
      </w:r>
      <w:r w:rsidRPr="00413282">
        <w:rPr>
          <w:lang w:val="en-US"/>
        </w:rPr>
        <w:t xml:space="preserve"> and diver</w:t>
      </w:r>
      <w:r w:rsidR="00204673">
        <w:rPr>
          <w:lang w:val="en-US"/>
        </w:rPr>
        <w:t>ted total</w:t>
      </w:r>
      <w:r w:rsidRPr="00413282">
        <w:rPr>
          <w:lang w:val="en-US"/>
        </w:rPr>
        <w:t xml:space="preserve"> </w:t>
      </w:r>
      <w:r>
        <w:rPr>
          <w:lang w:val="en-US"/>
        </w:rPr>
        <w:t xml:space="preserve">for eWRIMS </w:t>
      </w:r>
      <w:r w:rsidR="00723983">
        <w:rPr>
          <w:lang w:val="en-US"/>
        </w:rPr>
        <w:t>a</w:t>
      </w:r>
      <w:r>
        <w:rPr>
          <w:lang w:val="en-US"/>
        </w:rPr>
        <w:t>pplications</w:t>
      </w:r>
      <w:r w:rsidR="0017020E">
        <w:rPr>
          <w:lang w:val="en-US"/>
        </w:rPr>
        <w:t>.</w:t>
      </w:r>
      <w:bookmarkEnd w:id="199"/>
    </w:p>
    <w:tbl>
      <w:tblPr>
        <w:tblStyle w:val="TableGrid"/>
        <w:tblW w:w="0" w:type="auto"/>
        <w:jc w:val="center"/>
        <w:tblLook w:val="04A0" w:firstRow="1" w:lastRow="0" w:firstColumn="1" w:lastColumn="0" w:noHBand="0" w:noVBand="1"/>
      </w:tblPr>
      <w:tblGrid>
        <w:gridCol w:w="1384"/>
        <w:gridCol w:w="808"/>
        <w:gridCol w:w="521"/>
        <w:gridCol w:w="541"/>
        <w:gridCol w:w="524"/>
        <w:gridCol w:w="521"/>
        <w:gridCol w:w="521"/>
        <w:gridCol w:w="553"/>
        <w:gridCol w:w="521"/>
        <w:gridCol w:w="574"/>
        <w:gridCol w:w="521"/>
        <w:gridCol w:w="521"/>
        <w:gridCol w:w="531"/>
        <w:gridCol w:w="685"/>
      </w:tblGrid>
      <w:tr w:rsidR="007A246F" w:rsidRPr="009765ED" w14:paraId="4881AEB7" w14:textId="77777777" w:rsidTr="00B43311">
        <w:trPr>
          <w:cnfStyle w:val="100000000000" w:firstRow="1" w:lastRow="0" w:firstColumn="0" w:lastColumn="0" w:oddVBand="0" w:evenVBand="0" w:oddHBand="0" w:evenHBand="0" w:firstRowFirstColumn="0" w:firstRowLastColumn="0" w:lastRowFirstColumn="0" w:lastRowLastColumn="0"/>
          <w:jc w:val="center"/>
        </w:trPr>
        <w:tc>
          <w:tcPr>
            <w:tcW w:w="1440" w:type="dxa"/>
          </w:tcPr>
          <w:p w14:paraId="7A35A092" w14:textId="77777777" w:rsidR="007A246F" w:rsidRPr="009765ED" w:rsidRDefault="007A246F" w:rsidP="00B43311">
            <w:pPr>
              <w:pStyle w:val="StyleRight0"/>
              <w:keepNext/>
              <w:jc w:val="center"/>
              <w:rPr>
                <w:sz w:val="20"/>
                <w:szCs w:val="18"/>
                <w:lang w:val="en-US"/>
              </w:rPr>
            </w:pPr>
          </w:p>
        </w:tc>
        <w:tc>
          <w:tcPr>
            <w:tcW w:w="542" w:type="dxa"/>
          </w:tcPr>
          <w:p w14:paraId="765DEA76" w14:textId="77777777" w:rsidR="007A246F" w:rsidRPr="009765ED" w:rsidRDefault="007A246F" w:rsidP="00B43311">
            <w:pPr>
              <w:pStyle w:val="StyleRight0"/>
              <w:keepNext/>
              <w:jc w:val="center"/>
              <w:rPr>
                <w:b/>
                <w:bCs/>
                <w:sz w:val="20"/>
                <w:szCs w:val="18"/>
                <w:lang w:val="en-US"/>
              </w:rPr>
            </w:pPr>
            <w:r w:rsidRPr="009765ED">
              <w:rPr>
                <w:b/>
                <w:bCs/>
                <w:sz w:val="20"/>
                <w:szCs w:val="18"/>
                <w:lang w:val="en-US"/>
              </w:rPr>
              <w:t>Annual</w:t>
            </w:r>
          </w:p>
        </w:tc>
        <w:tc>
          <w:tcPr>
            <w:tcW w:w="0" w:type="auto"/>
          </w:tcPr>
          <w:p w14:paraId="0BF8A097" w14:textId="77777777" w:rsidR="007A246F" w:rsidRPr="009765ED" w:rsidRDefault="007A246F" w:rsidP="00B43311">
            <w:pPr>
              <w:pStyle w:val="StyleRight0"/>
              <w:keepNext/>
              <w:jc w:val="center"/>
              <w:rPr>
                <w:sz w:val="20"/>
                <w:szCs w:val="18"/>
                <w:lang w:val="en-US"/>
              </w:rPr>
            </w:pPr>
            <w:r w:rsidRPr="009765ED">
              <w:rPr>
                <w:sz w:val="20"/>
                <w:szCs w:val="18"/>
                <w:lang w:val="en-US"/>
              </w:rPr>
              <w:t>Oct</w:t>
            </w:r>
          </w:p>
        </w:tc>
        <w:tc>
          <w:tcPr>
            <w:tcW w:w="0" w:type="auto"/>
          </w:tcPr>
          <w:p w14:paraId="5C356DBC" w14:textId="77777777" w:rsidR="007A246F" w:rsidRPr="009765ED" w:rsidRDefault="007A246F" w:rsidP="00B43311">
            <w:pPr>
              <w:pStyle w:val="StyleRight0"/>
              <w:keepNext/>
              <w:jc w:val="center"/>
              <w:rPr>
                <w:sz w:val="20"/>
                <w:szCs w:val="18"/>
                <w:lang w:val="en-US"/>
              </w:rPr>
            </w:pPr>
            <w:r w:rsidRPr="009765ED">
              <w:rPr>
                <w:sz w:val="20"/>
                <w:szCs w:val="18"/>
                <w:lang w:val="en-US"/>
              </w:rPr>
              <w:t>Nov</w:t>
            </w:r>
          </w:p>
        </w:tc>
        <w:tc>
          <w:tcPr>
            <w:tcW w:w="0" w:type="auto"/>
          </w:tcPr>
          <w:p w14:paraId="08BFBDEF" w14:textId="77777777" w:rsidR="007A246F" w:rsidRPr="009765ED" w:rsidRDefault="007A246F" w:rsidP="00B43311">
            <w:pPr>
              <w:pStyle w:val="StyleRight0"/>
              <w:keepNext/>
              <w:jc w:val="center"/>
              <w:rPr>
                <w:sz w:val="20"/>
                <w:szCs w:val="18"/>
                <w:lang w:val="en-US"/>
              </w:rPr>
            </w:pPr>
            <w:r w:rsidRPr="009765ED">
              <w:rPr>
                <w:sz w:val="20"/>
                <w:szCs w:val="18"/>
                <w:lang w:val="en-US"/>
              </w:rPr>
              <w:t>Dec</w:t>
            </w:r>
          </w:p>
        </w:tc>
        <w:tc>
          <w:tcPr>
            <w:tcW w:w="0" w:type="auto"/>
          </w:tcPr>
          <w:p w14:paraId="3EE63E3C" w14:textId="77777777" w:rsidR="007A246F" w:rsidRPr="009765ED" w:rsidRDefault="007A246F" w:rsidP="00B43311">
            <w:pPr>
              <w:pStyle w:val="StyleRight0"/>
              <w:keepNext/>
              <w:jc w:val="center"/>
              <w:rPr>
                <w:sz w:val="20"/>
                <w:szCs w:val="18"/>
                <w:lang w:val="en-US"/>
              </w:rPr>
            </w:pPr>
            <w:r w:rsidRPr="009765ED">
              <w:rPr>
                <w:sz w:val="20"/>
                <w:szCs w:val="18"/>
                <w:lang w:val="en-US"/>
              </w:rPr>
              <w:t>Jan</w:t>
            </w:r>
          </w:p>
        </w:tc>
        <w:tc>
          <w:tcPr>
            <w:tcW w:w="0" w:type="auto"/>
          </w:tcPr>
          <w:p w14:paraId="21EE576B" w14:textId="77777777" w:rsidR="007A246F" w:rsidRPr="009765ED" w:rsidRDefault="007A246F" w:rsidP="00B43311">
            <w:pPr>
              <w:pStyle w:val="StyleRight0"/>
              <w:keepNext/>
              <w:jc w:val="center"/>
              <w:rPr>
                <w:sz w:val="20"/>
                <w:szCs w:val="18"/>
                <w:lang w:val="en-US"/>
              </w:rPr>
            </w:pPr>
            <w:r w:rsidRPr="009765ED">
              <w:rPr>
                <w:sz w:val="20"/>
                <w:szCs w:val="18"/>
                <w:lang w:val="en-US"/>
              </w:rPr>
              <w:t>Feb</w:t>
            </w:r>
          </w:p>
        </w:tc>
        <w:tc>
          <w:tcPr>
            <w:tcW w:w="0" w:type="auto"/>
          </w:tcPr>
          <w:p w14:paraId="4F9C729F" w14:textId="77777777" w:rsidR="007A246F" w:rsidRPr="009765ED" w:rsidRDefault="007A246F" w:rsidP="00B43311">
            <w:pPr>
              <w:pStyle w:val="StyleRight0"/>
              <w:keepNext/>
              <w:jc w:val="center"/>
              <w:rPr>
                <w:sz w:val="20"/>
                <w:szCs w:val="18"/>
                <w:lang w:val="en-US"/>
              </w:rPr>
            </w:pPr>
            <w:r w:rsidRPr="009765ED">
              <w:rPr>
                <w:sz w:val="20"/>
                <w:szCs w:val="18"/>
                <w:lang w:val="en-US"/>
              </w:rPr>
              <w:t>Mar</w:t>
            </w:r>
          </w:p>
        </w:tc>
        <w:tc>
          <w:tcPr>
            <w:tcW w:w="0" w:type="auto"/>
          </w:tcPr>
          <w:p w14:paraId="3FE613EE" w14:textId="77777777" w:rsidR="007A246F" w:rsidRPr="009765ED" w:rsidRDefault="007A246F" w:rsidP="00B43311">
            <w:pPr>
              <w:pStyle w:val="StyleRight0"/>
              <w:keepNext/>
              <w:jc w:val="center"/>
              <w:rPr>
                <w:sz w:val="20"/>
                <w:szCs w:val="18"/>
                <w:lang w:val="en-US"/>
              </w:rPr>
            </w:pPr>
            <w:r w:rsidRPr="009765ED">
              <w:rPr>
                <w:sz w:val="20"/>
                <w:szCs w:val="18"/>
                <w:lang w:val="en-US"/>
              </w:rPr>
              <w:t>Apr</w:t>
            </w:r>
          </w:p>
        </w:tc>
        <w:tc>
          <w:tcPr>
            <w:tcW w:w="0" w:type="auto"/>
          </w:tcPr>
          <w:p w14:paraId="789766F3" w14:textId="77777777" w:rsidR="007A246F" w:rsidRPr="009765ED" w:rsidRDefault="007A246F" w:rsidP="00B43311">
            <w:pPr>
              <w:pStyle w:val="StyleRight0"/>
              <w:keepNext/>
              <w:jc w:val="center"/>
              <w:rPr>
                <w:sz w:val="20"/>
                <w:szCs w:val="18"/>
                <w:lang w:val="en-US"/>
              </w:rPr>
            </w:pPr>
            <w:r w:rsidRPr="009765ED">
              <w:rPr>
                <w:sz w:val="20"/>
                <w:szCs w:val="18"/>
                <w:lang w:val="en-US"/>
              </w:rPr>
              <w:t>May</w:t>
            </w:r>
          </w:p>
        </w:tc>
        <w:tc>
          <w:tcPr>
            <w:tcW w:w="0" w:type="auto"/>
          </w:tcPr>
          <w:p w14:paraId="63558225" w14:textId="77777777" w:rsidR="007A246F" w:rsidRPr="009765ED" w:rsidRDefault="007A246F" w:rsidP="00B43311">
            <w:pPr>
              <w:pStyle w:val="StyleRight0"/>
              <w:keepNext/>
              <w:jc w:val="center"/>
              <w:rPr>
                <w:sz w:val="20"/>
                <w:szCs w:val="18"/>
                <w:lang w:val="en-US"/>
              </w:rPr>
            </w:pPr>
            <w:r w:rsidRPr="009765ED">
              <w:rPr>
                <w:sz w:val="20"/>
                <w:szCs w:val="18"/>
                <w:lang w:val="en-US"/>
              </w:rPr>
              <w:t>Jun</w:t>
            </w:r>
          </w:p>
        </w:tc>
        <w:tc>
          <w:tcPr>
            <w:tcW w:w="0" w:type="auto"/>
          </w:tcPr>
          <w:p w14:paraId="626EA7AC" w14:textId="77777777" w:rsidR="007A246F" w:rsidRPr="009765ED" w:rsidRDefault="007A246F" w:rsidP="00B43311">
            <w:pPr>
              <w:pStyle w:val="StyleRight0"/>
              <w:keepNext/>
              <w:jc w:val="center"/>
              <w:rPr>
                <w:sz w:val="20"/>
                <w:szCs w:val="18"/>
                <w:lang w:val="en-US"/>
              </w:rPr>
            </w:pPr>
            <w:r w:rsidRPr="009765ED">
              <w:rPr>
                <w:sz w:val="20"/>
                <w:szCs w:val="18"/>
                <w:lang w:val="en-US"/>
              </w:rPr>
              <w:t>Jul</w:t>
            </w:r>
          </w:p>
        </w:tc>
        <w:tc>
          <w:tcPr>
            <w:tcW w:w="0" w:type="auto"/>
          </w:tcPr>
          <w:p w14:paraId="4A235058" w14:textId="77777777" w:rsidR="007A246F" w:rsidRPr="009765ED" w:rsidRDefault="007A246F" w:rsidP="00B43311">
            <w:pPr>
              <w:pStyle w:val="StyleRight0"/>
              <w:keepNext/>
              <w:jc w:val="center"/>
              <w:rPr>
                <w:sz w:val="20"/>
                <w:szCs w:val="18"/>
                <w:lang w:val="en-US"/>
              </w:rPr>
            </w:pPr>
            <w:r w:rsidRPr="009765ED">
              <w:rPr>
                <w:sz w:val="20"/>
                <w:szCs w:val="18"/>
                <w:lang w:val="en-US"/>
              </w:rPr>
              <w:t>Aug</w:t>
            </w:r>
          </w:p>
        </w:tc>
        <w:tc>
          <w:tcPr>
            <w:tcW w:w="712" w:type="dxa"/>
          </w:tcPr>
          <w:p w14:paraId="47CE1829" w14:textId="77777777" w:rsidR="007A246F" w:rsidRPr="009765ED" w:rsidRDefault="007A246F" w:rsidP="00B43311">
            <w:pPr>
              <w:pStyle w:val="StyleRight0"/>
              <w:keepNext/>
              <w:jc w:val="center"/>
              <w:rPr>
                <w:sz w:val="20"/>
                <w:szCs w:val="18"/>
                <w:lang w:val="en-US"/>
              </w:rPr>
            </w:pPr>
            <w:r w:rsidRPr="009765ED">
              <w:rPr>
                <w:sz w:val="20"/>
                <w:szCs w:val="18"/>
                <w:lang w:val="en-US"/>
              </w:rPr>
              <w:t>Sep</w:t>
            </w:r>
          </w:p>
        </w:tc>
      </w:tr>
      <w:tr w:rsidR="007A246F" w:rsidRPr="009765ED" w14:paraId="79A88CA8" w14:textId="77777777" w:rsidTr="00B43311">
        <w:trPr>
          <w:jc w:val="center"/>
        </w:trPr>
        <w:tc>
          <w:tcPr>
            <w:tcW w:w="1440" w:type="dxa"/>
            <w:vAlign w:val="bottom"/>
          </w:tcPr>
          <w:p w14:paraId="321889CF" w14:textId="77777777" w:rsidR="007A246F" w:rsidRPr="009765ED" w:rsidRDefault="007A246F" w:rsidP="00B43311">
            <w:pPr>
              <w:pStyle w:val="StyleRight0"/>
              <w:keepNext/>
              <w:jc w:val="center"/>
              <w:rPr>
                <w:sz w:val="20"/>
                <w:szCs w:val="18"/>
                <w:lang w:val="en-US"/>
              </w:rPr>
            </w:pPr>
            <w:r w:rsidRPr="009765ED">
              <w:rPr>
                <w:rFonts w:ascii="Calibri" w:hAnsi="Calibri" w:cs="Calibri"/>
                <w:color w:val="000000"/>
                <w:sz w:val="20"/>
                <w:szCs w:val="18"/>
              </w:rPr>
              <w:t>Reported DT</w:t>
            </w:r>
          </w:p>
        </w:tc>
        <w:tc>
          <w:tcPr>
            <w:tcW w:w="542" w:type="dxa"/>
            <w:vAlign w:val="bottom"/>
          </w:tcPr>
          <w:p w14:paraId="726B902E" w14:textId="77777777" w:rsidR="007A246F" w:rsidRPr="009765ED" w:rsidRDefault="007A246F" w:rsidP="00B43311">
            <w:pPr>
              <w:pStyle w:val="StyleRight0"/>
              <w:keepNext/>
              <w:jc w:val="center"/>
              <w:rPr>
                <w:sz w:val="20"/>
                <w:szCs w:val="18"/>
                <w:lang w:val="en-US"/>
              </w:rPr>
            </w:pPr>
            <w:r w:rsidRPr="009765ED">
              <w:rPr>
                <w:rFonts w:ascii="Calibri" w:hAnsi="Calibri" w:cs="Calibri"/>
                <w:b/>
                <w:bCs/>
                <w:color w:val="000000"/>
                <w:sz w:val="20"/>
                <w:szCs w:val="18"/>
              </w:rPr>
              <w:t>3713</w:t>
            </w:r>
          </w:p>
        </w:tc>
        <w:tc>
          <w:tcPr>
            <w:tcW w:w="0" w:type="auto"/>
            <w:vAlign w:val="bottom"/>
          </w:tcPr>
          <w:p w14:paraId="23872794" w14:textId="77777777" w:rsidR="007A246F" w:rsidRPr="009765ED" w:rsidRDefault="007A246F" w:rsidP="00B43311">
            <w:pPr>
              <w:pStyle w:val="StyleRight0"/>
              <w:keepNext/>
              <w:jc w:val="center"/>
              <w:rPr>
                <w:sz w:val="20"/>
                <w:szCs w:val="18"/>
                <w:lang w:val="en-US"/>
              </w:rPr>
            </w:pPr>
            <w:r w:rsidRPr="009765ED">
              <w:rPr>
                <w:rFonts w:ascii="Calibri" w:hAnsi="Calibri" w:cs="Calibri"/>
                <w:color w:val="000000"/>
                <w:sz w:val="20"/>
                <w:szCs w:val="18"/>
              </w:rPr>
              <w:t>282</w:t>
            </w:r>
          </w:p>
        </w:tc>
        <w:tc>
          <w:tcPr>
            <w:tcW w:w="0" w:type="auto"/>
            <w:vAlign w:val="bottom"/>
          </w:tcPr>
          <w:p w14:paraId="13061DC7" w14:textId="77777777" w:rsidR="007A246F" w:rsidRPr="009765ED" w:rsidRDefault="007A246F" w:rsidP="00B43311">
            <w:pPr>
              <w:pStyle w:val="StyleRight0"/>
              <w:keepNext/>
              <w:jc w:val="center"/>
              <w:rPr>
                <w:sz w:val="20"/>
                <w:szCs w:val="18"/>
                <w:lang w:val="en-US"/>
              </w:rPr>
            </w:pPr>
            <w:r w:rsidRPr="009765ED">
              <w:rPr>
                <w:rFonts w:ascii="Calibri" w:hAnsi="Calibri" w:cs="Calibri"/>
                <w:color w:val="000000"/>
                <w:sz w:val="20"/>
                <w:szCs w:val="18"/>
              </w:rPr>
              <w:t>497</w:t>
            </w:r>
          </w:p>
        </w:tc>
        <w:tc>
          <w:tcPr>
            <w:tcW w:w="0" w:type="auto"/>
            <w:vAlign w:val="bottom"/>
          </w:tcPr>
          <w:p w14:paraId="6CB119EE" w14:textId="77777777" w:rsidR="007A246F" w:rsidRPr="009765ED" w:rsidRDefault="007A246F" w:rsidP="00B43311">
            <w:pPr>
              <w:pStyle w:val="StyleRight0"/>
              <w:keepNext/>
              <w:jc w:val="center"/>
              <w:rPr>
                <w:sz w:val="20"/>
                <w:szCs w:val="18"/>
                <w:lang w:val="en-US"/>
              </w:rPr>
            </w:pPr>
            <w:r w:rsidRPr="009765ED">
              <w:rPr>
                <w:rFonts w:ascii="Calibri" w:hAnsi="Calibri" w:cs="Calibri"/>
                <w:color w:val="000000"/>
                <w:sz w:val="20"/>
                <w:szCs w:val="18"/>
              </w:rPr>
              <w:t>231</w:t>
            </w:r>
          </w:p>
        </w:tc>
        <w:tc>
          <w:tcPr>
            <w:tcW w:w="0" w:type="auto"/>
            <w:vAlign w:val="bottom"/>
          </w:tcPr>
          <w:p w14:paraId="613CB9F8" w14:textId="77777777" w:rsidR="007A246F" w:rsidRPr="009765ED" w:rsidRDefault="007A246F" w:rsidP="00B43311">
            <w:pPr>
              <w:pStyle w:val="StyleRight0"/>
              <w:keepNext/>
              <w:jc w:val="center"/>
              <w:rPr>
                <w:sz w:val="20"/>
                <w:szCs w:val="18"/>
                <w:lang w:val="en-US"/>
              </w:rPr>
            </w:pPr>
            <w:r w:rsidRPr="009765ED">
              <w:rPr>
                <w:rFonts w:ascii="Calibri" w:hAnsi="Calibri" w:cs="Calibri"/>
                <w:color w:val="000000"/>
                <w:sz w:val="20"/>
                <w:szCs w:val="18"/>
              </w:rPr>
              <w:t>284</w:t>
            </w:r>
          </w:p>
        </w:tc>
        <w:tc>
          <w:tcPr>
            <w:tcW w:w="0" w:type="auto"/>
            <w:vAlign w:val="bottom"/>
          </w:tcPr>
          <w:p w14:paraId="71B73855" w14:textId="77777777" w:rsidR="007A246F" w:rsidRPr="009765ED" w:rsidRDefault="007A246F" w:rsidP="00B43311">
            <w:pPr>
              <w:pStyle w:val="StyleRight0"/>
              <w:keepNext/>
              <w:jc w:val="center"/>
              <w:rPr>
                <w:sz w:val="20"/>
                <w:szCs w:val="18"/>
                <w:lang w:val="en-US"/>
              </w:rPr>
            </w:pPr>
            <w:r w:rsidRPr="009765ED">
              <w:rPr>
                <w:rFonts w:ascii="Calibri" w:hAnsi="Calibri" w:cs="Calibri"/>
                <w:color w:val="000000"/>
                <w:sz w:val="20"/>
                <w:szCs w:val="18"/>
              </w:rPr>
              <w:t>271</w:t>
            </w:r>
          </w:p>
        </w:tc>
        <w:tc>
          <w:tcPr>
            <w:tcW w:w="0" w:type="auto"/>
            <w:vAlign w:val="bottom"/>
          </w:tcPr>
          <w:p w14:paraId="1CF8FB88" w14:textId="77777777" w:rsidR="007A246F" w:rsidRPr="009765ED" w:rsidRDefault="007A246F" w:rsidP="00B43311">
            <w:pPr>
              <w:pStyle w:val="StyleRight0"/>
              <w:keepNext/>
              <w:jc w:val="center"/>
              <w:rPr>
                <w:sz w:val="20"/>
                <w:szCs w:val="18"/>
                <w:lang w:val="en-US"/>
              </w:rPr>
            </w:pPr>
            <w:r w:rsidRPr="009765ED">
              <w:rPr>
                <w:rFonts w:ascii="Calibri" w:hAnsi="Calibri" w:cs="Calibri"/>
                <w:color w:val="000000"/>
                <w:sz w:val="20"/>
                <w:szCs w:val="18"/>
              </w:rPr>
              <w:t>267</w:t>
            </w:r>
          </w:p>
        </w:tc>
        <w:tc>
          <w:tcPr>
            <w:tcW w:w="0" w:type="auto"/>
            <w:vAlign w:val="bottom"/>
          </w:tcPr>
          <w:p w14:paraId="16D6648E" w14:textId="77777777" w:rsidR="007A246F" w:rsidRPr="009765ED" w:rsidRDefault="007A246F" w:rsidP="00B43311">
            <w:pPr>
              <w:pStyle w:val="StyleRight0"/>
              <w:keepNext/>
              <w:jc w:val="center"/>
              <w:rPr>
                <w:sz w:val="20"/>
                <w:szCs w:val="18"/>
                <w:lang w:val="en-US"/>
              </w:rPr>
            </w:pPr>
            <w:r w:rsidRPr="009765ED">
              <w:rPr>
                <w:rFonts w:ascii="Calibri" w:hAnsi="Calibri" w:cs="Calibri"/>
                <w:color w:val="000000"/>
                <w:sz w:val="20"/>
                <w:szCs w:val="18"/>
              </w:rPr>
              <w:t>225</w:t>
            </w:r>
          </w:p>
        </w:tc>
        <w:tc>
          <w:tcPr>
            <w:tcW w:w="0" w:type="auto"/>
            <w:vAlign w:val="bottom"/>
          </w:tcPr>
          <w:p w14:paraId="39DC4E63" w14:textId="77777777" w:rsidR="007A246F" w:rsidRPr="009765ED" w:rsidRDefault="007A246F" w:rsidP="00B43311">
            <w:pPr>
              <w:pStyle w:val="StyleRight0"/>
              <w:keepNext/>
              <w:jc w:val="center"/>
              <w:rPr>
                <w:sz w:val="20"/>
                <w:szCs w:val="18"/>
                <w:lang w:val="en-US"/>
              </w:rPr>
            </w:pPr>
            <w:r w:rsidRPr="009765ED">
              <w:rPr>
                <w:rFonts w:ascii="Calibri" w:hAnsi="Calibri" w:cs="Calibri"/>
                <w:color w:val="000000"/>
                <w:sz w:val="20"/>
                <w:szCs w:val="18"/>
              </w:rPr>
              <w:t>240</w:t>
            </w:r>
          </w:p>
        </w:tc>
        <w:tc>
          <w:tcPr>
            <w:tcW w:w="0" w:type="auto"/>
            <w:vAlign w:val="bottom"/>
          </w:tcPr>
          <w:p w14:paraId="53B80BA6" w14:textId="77777777" w:rsidR="007A246F" w:rsidRPr="009765ED" w:rsidRDefault="007A246F" w:rsidP="00B43311">
            <w:pPr>
              <w:pStyle w:val="StyleRight0"/>
              <w:keepNext/>
              <w:jc w:val="center"/>
              <w:rPr>
                <w:sz w:val="20"/>
                <w:szCs w:val="18"/>
                <w:lang w:val="en-US"/>
              </w:rPr>
            </w:pPr>
            <w:r w:rsidRPr="009765ED">
              <w:rPr>
                <w:rFonts w:ascii="Calibri" w:hAnsi="Calibri" w:cs="Calibri"/>
                <w:color w:val="000000"/>
                <w:sz w:val="20"/>
                <w:szCs w:val="18"/>
              </w:rPr>
              <w:t>333</w:t>
            </w:r>
          </w:p>
        </w:tc>
        <w:tc>
          <w:tcPr>
            <w:tcW w:w="0" w:type="auto"/>
            <w:vAlign w:val="bottom"/>
          </w:tcPr>
          <w:p w14:paraId="56A3B76B" w14:textId="77777777" w:rsidR="007A246F" w:rsidRPr="009765ED" w:rsidRDefault="007A246F" w:rsidP="00B43311">
            <w:pPr>
              <w:pStyle w:val="StyleRight0"/>
              <w:keepNext/>
              <w:jc w:val="center"/>
              <w:rPr>
                <w:sz w:val="20"/>
                <w:szCs w:val="18"/>
                <w:lang w:val="en-US"/>
              </w:rPr>
            </w:pPr>
            <w:r w:rsidRPr="009765ED">
              <w:rPr>
                <w:rFonts w:ascii="Calibri" w:hAnsi="Calibri" w:cs="Calibri"/>
                <w:color w:val="000000"/>
                <w:sz w:val="20"/>
                <w:szCs w:val="18"/>
              </w:rPr>
              <w:t>376</w:t>
            </w:r>
          </w:p>
        </w:tc>
        <w:tc>
          <w:tcPr>
            <w:tcW w:w="0" w:type="auto"/>
            <w:vAlign w:val="bottom"/>
          </w:tcPr>
          <w:p w14:paraId="61C07516" w14:textId="77777777" w:rsidR="007A246F" w:rsidRPr="009765ED" w:rsidRDefault="007A246F" w:rsidP="00B43311">
            <w:pPr>
              <w:pStyle w:val="StyleRight0"/>
              <w:keepNext/>
              <w:jc w:val="center"/>
              <w:rPr>
                <w:sz w:val="20"/>
                <w:szCs w:val="18"/>
                <w:lang w:val="en-US"/>
              </w:rPr>
            </w:pPr>
            <w:r w:rsidRPr="009765ED">
              <w:rPr>
                <w:rFonts w:ascii="Calibri" w:hAnsi="Calibri" w:cs="Calibri"/>
                <w:color w:val="000000"/>
                <w:sz w:val="20"/>
                <w:szCs w:val="18"/>
              </w:rPr>
              <w:t>384</w:t>
            </w:r>
          </w:p>
        </w:tc>
        <w:tc>
          <w:tcPr>
            <w:tcW w:w="712" w:type="dxa"/>
            <w:vAlign w:val="bottom"/>
          </w:tcPr>
          <w:p w14:paraId="2F58B871" w14:textId="77777777" w:rsidR="007A246F" w:rsidRPr="009765ED" w:rsidRDefault="007A246F" w:rsidP="00B43311">
            <w:pPr>
              <w:pStyle w:val="StyleRight0"/>
              <w:keepNext/>
              <w:jc w:val="center"/>
              <w:rPr>
                <w:sz w:val="20"/>
                <w:szCs w:val="18"/>
                <w:lang w:val="en-US"/>
              </w:rPr>
            </w:pPr>
            <w:r w:rsidRPr="009765ED">
              <w:rPr>
                <w:rFonts w:ascii="Calibri" w:hAnsi="Calibri" w:cs="Calibri"/>
                <w:color w:val="000000"/>
                <w:sz w:val="20"/>
                <w:szCs w:val="18"/>
              </w:rPr>
              <w:t>324</w:t>
            </w:r>
          </w:p>
        </w:tc>
      </w:tr>
      <w:tr w:rsidR="007A246F" w:rsidRPr="009765ED" w14:paraId="6D214627" w14:textId="77777777" w:rsidTr="00B43311">
        <w:trPr>
          <w:jc w:val="center"/>
        </w:trPr>
        <w:tc>
          <w:tcPr>
            <w:tcW w:w="1440" w:type="dxa"/>
            <w:vAlign w:val="bottom"/>
          </w:tcPr>
          <w:p w14:paraId="5228FF6B" w14:textId="77777777" w:rsidR="007A246F" w:rsidRPr="009765ED" w:rsidRDefault="007A246F" w:rsidP="00B43311">
            <w:pPr>
              <w:pStyle w:val="StyleRight0"/>
              <w:keepNext/>
              <w:jc w:val="center"/>
              <w:rPr>
                <w:sz w:val="20"/>
                <w:szCs w:val="18"/>
                <w:lang w:val="en-US"/>
              </w:rPr>
            </w:pPr>
            <w:r w:rsidRPr="009765ED">
              <w:rPr>
                <w:rFonts w:ascii="Calibri" w:hAnsi="Calibri" w:cs="Calibri"/>
                <w:color w:val="000000"/>
                <w:sz w:val="20"/>
                <w:szCs w:val="18"/>
              </w:rPr>
              <w:t>Reported AU</w:t>
            </w:r>
          </w:p>
        </w:tc>
        <w:tc>
          <w:tcPr>
            <w:tcW w:w="542" w:type="dxa"/>
            <w:vAlign w:val="bottom"/>
          </w:tcPr>
          <w:p w14:paraId="09DB856A" w14:textId="77777777" w:rsidR="007A246F" w:rsidRPr="009765ED" w:rsidRDefault="007A246F" w:rsidP="00B43311">
            <w:pPr>
              <w:pStyle w:val="StyleRight0"/>
              <w:keepNext/>
              <w:jc w:val="center"/>
              <w:rPr>
                <w:sz w:val="20"/>
                <w:szCs w:val="18"/>
                <w:lang w:val="en-US"/>
              </w:rPr>
            </w:pPr>
            <w:r w:rsidRPr="009765ED">
              <w:rPr>
                <w:rFonts w:ascii="Calibri" w:hAnsi="Calibri" w:cs="Calibri"/>
                <w:b/>
                <w:bCs/>
                <w:color w:val="000000"/>
                <w:sz w:val="20"/>
                <w:szCs w:val="18"/>
              </w:rPr>
              <w:t>3713</w:t>
            </w:r>
          </w:p>
        </w:tc>
        <w:tc>
          <w:tcPr>
            <w:tcW w:w="0" w:type="auto"/>
            <w:vAlign w:val="bottom"/>
          </w:tcPr>
          <w:p w14:paraId="4599E94E" w14:textId="77777777" w:rsidR="007A246F" w:rsidRPr="009765ED" w:rsidRDefault="007A246F" w:rsidP="00B43311">
            <w:pPr>
              <w:pStyle w:val="StyleRight0"/>
              <w:keepNext/>
              <w:jc w:val="center"/>
              <w:rPr>
                <w:sz w:val="20"/>
                <w:szCs w:val="18"/>
                <w:lang w:val="en-US"/>
              </w:rPr>
            </w:pPr>
            <w:r w:rsidRPr="009765ED">
              <w:rPr>
                <w:rFonts w:ascii="Calibri" w:hAnsi="Calibri" w:cs="Calibri"/>
                <w:color w:val="000000"/>
                <w:sz w:val="20"/>
                <w:szCs w:val="18"/>
              </w:rPr>
              <w:t>328</w:t>
            </w:r>
          </w:p>
        </w:tc>
        <w:tc>
          <w:tcPr>
            <w:tcW w:w="0" w:type="auto"/>
            <w:vAlign w:val="bottom"/>
          </w:tcPr>
          <w:p w14:paraId="3C983F36" w14:textId="77777777" w:rsidR="007A246F" w:rsidRPr="009765ED" w:rsidRDefault="007A246F" w:rsidP="00B43311">
            <w:pPr>
              <w:pStyle w:val="StyleRight0"/>
              <w:keepNext/>
              <w:jc w:val="center"/>
              <w:rPr>
                <w:sz w:val="20"/>
                <w:szCs w:val="18"/>
                <w:lang w:val="en-US"/>
              </w:rPr>
            </w:pPr>
            <w:r w:rsidRPr="009765ED">
              <w:rPr>
                <w:rFonts w:ascii="Calibri" w:hAnsi="Calibri" w:cs="Calibri"/>
                <w:color w:val="000000"/>
                <w:sz w:val="20"/>
                <w:szCs w:val="18"/>
              </w:rPr>
              <w:t>218</w:t>
            </w:r>
          </w:p>
        </w:tc>
        <w:tc>
          <w:tcPr>
            <w:tcW w:w="0" w:type="auto"/>
            <w:vAlign w:val="bottom"/>
          </w:tcPr>
          <w:p w14:paraId="37BDC758" w14:textId="77777777" w:rsidR="007A246F" w:rsidRPr="009765ED" w:rsidRDefault="007A246F" w:rsidP="00B43311">
            <w:pPr>
              <w:pStyle w:val="StyleRight0"/>
              <w:keepNext/>
              <w:jc w:val="center"/>
              <w:rPr>
                <w:sz w:val="20"/>
                <w:szCs w:val="18"/>
                <w:lang w:val="en-US"/>
              </w:rPr>
            </w:pPr>
            <w:r w:rsidRPr="009765ED">
              <w:rPr>
                <w:rFonts w:ascii="Calibri" w:hAnsi="Calibri" w:cs="Calibri"/>
                <w:color w:val="000000"/>
                <w:sz w:val="20"/>
                <w:szCs w:val="18"/>
              </w:rPr>
              <w:t>220</w:t>
            </w:r>
          </w:p>
        </w:tc>
        <w:tc>
          <w:tcPr>
            <w:tcW w:w="0" w:type="auto"/>
            <w:vAlign w:val="bottom"/>
          </w:tcPr>
          <w:p w14:paraId="069554D0" w14:textId="77777777" w:rsidR="007A246F" w:rsidRPr="009765ED" w:rsidRDefault="007A246F" w:rsidP="00B43311">
            <w:pPr>
              <w:pStyle w:val="StyleRight0"/>
              <w:keepNext/>
              <w:jc w:val="center"/>
              <w:rPr>
                <w:sz w:val="20"/>
                <w:szCs w:val="18"/>
                <w:lang w:val="en-US"/>
              </w:rPr>
            </w:pPr>
            <w:r w:rsidRPr="009765ED">
              <w:rPr>
                <w:rFonts w:ascii="Calibri" w:hAnsi="Calibri" w:cs="Calibri"/>
                <w:color w:val="000000"/>
                <w:sz w:val="20"/>
                <w:szCs w:val="18"/>
              </w:rPr>
              <w:t>227</w:t>
            </w:r>
          </w:p>
        </w:tc>
        <w:tc>
          <w:tcPr>
            <w:tcW w:w="0" w:type="auto"/>
            <w:vAlign w:val="bottom"/>
          </w:tcPr>
          <w:p w14:paraId="29E35ADF" w14:textId="77777777" w:rsidR="007A246F" w:rsidRPr="009765ED" w:rsidRDefault="007A246F" w:rsidP="00B43311">
            <w:pPr>
              <w:pStyle w:val="StyleRight0"/>
              <w:keepNext/>
              <w:jc w:val="center"/>
              <w:rPr>
                <w:sz w:val="20"/>
                <w:szCs w:val="18"/>
                <w:lang w:val="en-US"/>
              </w:rPr>
            </w:pPr>
            <w:r w:rsidRPr="009765ED">
              <w:rPr>
                <w:rFonts w:ascii="Calibri" w:hAnsi="Calibri" w:cs="Calibri"/>
                <w:color w:val="000000"/>
                <w:sz w:val="20"/>
                <w:szCs w:val="18"/>
              </w:rPr>
              <w:t>216</w:t>
            </w:r>
          </w:p>
        </w:tc>
        <w:tc>
          <w:tcPr>
            <w:tcW w:w="0" w:type="auto"/>
            <w:vAlign w:val="bottom"/>
          </w:tcPr>
          <w:p w14:paraId="1221F667" w14:textId="77777777" w:rsidR="007A246F" w:rsidRPr="009765ED" w:rsidRDefault="007A246F" w:rsidP="00B43311">
            <w:pPr>
              <w:pStyle w:val="StyleRight0"/>
              <w:keepNext/>
              <w:jc w:val="center"/>
              <w:rPr>
                <w:sz w:val="20"/>
                <w:szCs w:val="18"/>
                <w:lang w:val="en-US"/>
              </w:rPr>
            </w:pPr>
            <w:r w:rsidRPr="009765ED">
              <w:rPr>
                <w:rFonts w:ascii="Calibri" w:hAnsi="Calibri" w:cs="Calibri"/>
                <w:color w:val="000000"/>
                <w:sz w:val="20"/>
                <w:szCs w:val="18"/>
              </w:rPr>
              <w:t>228</w:t>
            </w:r>
          </w:p>
        </w:tc>
        <w:tc>
          <w:tcPr>
            <w:tcW w:w="0" w:type="auto"/>
            <w:vAlign w:val="bottom"/>
          </w:tcPr>
          <w:p w14:paraId="3BF69BA5" w14:textId="77777777" w:rsidR="007A246F" w:rsidRPr="009765ED" w:rsidRDefault="007A246F" w:rsidP="00B43311">
            <w:pPr>
              <w:pStyle w:val="StyleRight0"/>
              <w:keepNext/>
              <w:jc w:val="center"/>
              <w:rPr>
                <w:sz w:val="20"/>
                <w:szCs w:val="18"/>
                <w:lang w:val="en-US"/>
              </w:rPr>
            </w:pPr>
            <w:r w:rsidRPr="009765ED">
              <w:rPr>
                <w:rFonts w:ascii="Calibri" w:hAnsi="Calibri" w:cs="Calibri"/>
                <w:color w:val="000000"/>
                <w:sz w:val="20"/>
                <w:szCs w:val="18"/>
              </w:rPr>
              <w:t>205</w:t>
            </w:r>
          </w:p>
        </w:tc>
        <w:tc>
          <w:tcPr>
            <w:tcW w:w="0" w:type="auto"/>
            <w:vAlign w:val="bottom"/>
          </w:tcPr>
          <w:p w14:paraId="7EBDD4B1" w14:textId="77777777" w:rsidR="007A246F" w:rsidRPr="009765ED" w:rsidRDefault="007A246F" w:rsidP="00B43311">
            <w:pPr>
              <w:pStyle w:val="StyleRight0"/>
              <w:keepNext/>
              <w:jc w:val="center"/>
              <w:rPr>
                <w:sz w:val="20"/>
                <w:szCs w:val="18"/>
                <w:lang w:val="en-US"/>
              </w:rPr>
            </w:pPr>
            <w:r w:rsidRPr="009765ED">
              <w:rPr>
                <w:rFonts w:ascii="Calibri" w:hAnsi="Calibri" w:cs="Calibri"/>
                <w:color w:val="000000"/>
                <w:sz w:val="20"/>
                <w:szCs w:val="18"/>
              </w:rPr>
              <w:t>263</w:t>
            </w:r>
          </w:p>
        </w:tc>
        <w:tc>
          <w:tcPr>
            <w:tcW w:w="0" w:type="auto"/>
            <w:vAlign w:val="bottom"/>
          </w:tcPr>
          <w:p w14:paraId="53957CA4" w14:textId="77777777" w:rsidR="007A246F" w:rsidRPr="009765ED" w:rsidRDefault="007A246F" w:rsidP="00B43311">
            <w:pPr>
              <w:pStyle w:val="StyleRight0"/>
              <w:keepNext/>
              <w:jc w:val="center"/>
              <w:rPr>
                <w:sz w:val="20"/>
                <w:szCs w:val="18"/>
                <w:lang w:val="en-US"/>
              </w:rPr>
            </w:pPr>
            <w:r w:rsidRPr="009765ED">
              <w:rPr>
                <w:rFonts w:ascii="Calibri" w:hAnsi="Calibri" w:cs="Calibri"/>
                <w:color w:val="000000"/>
                <w:sz w:val="20"/>
                <w:szCs w:val="18"/>
              </w:rPr>
              <w:t>406</w:t>
            </w:r>
          </w:p>
        </w:tc>
        <w:tc>
          <w:tcPr>
            <w:tcW w:w="0" w:type="auto"/>
            <w:vAlign w:val="bottom"/>
          </w:tcPr>
          <w:p w14:paraId="28DB809D" w14:textId="77777777" w:rsidR="007A246F" w:rsidRPr="009765ED" w:rsidRDefault="007A246F" w:rsidP="00B43311">
            <w:pPr>
              <w:pStyle w:val="StyleRight0"/>
              <w:keepNext/>
              <w:jc w:val="center"/>
              <w:rPr>
                <w:sz w:val="20"/>
                <w:szCs w:val="18"/>
                <w:lang w:val="en-US"/>
              </w:rPr>
            </w:pPr>
            <w:r w:rsidRPr="009765ED">
              <w:rPr>
                <w:rFonts w:ascii="Calibri" w:hAnsi="Calibri" w:cs="Calibri"/>
                <w:color w:val="000000"/>
                <w:sz w:val="20"/>
                <w:szCs w:val="18"/>
              </w:rPr>
              <w:t>475</w:t>
            </w:r>
          </w:p>
        </w:tc>
        <w:tc>
          <w:tcPr>
            <w:tcW w:w="0" w:type="auto"/>
            <w:vAlign w:val="bottom"/>
          </w:tcPr>
          <w:p w14:paraId="07E1C322" w14:textId="77777777" w:rsidR="007A246F" w:rsidRPr="009765ED" w:rsidRDefault="007A246F" w:rsidP="00B43311">
            <w:pPr>
              <w:pStyle w:val="StyleRight0"/>
              <w:keepNext/>
              <w:jc w:val="center"/>
              <w:rPr>
                <w:sz w:val="20"/>
                <w:szCs w:val="18"/>
                <w:lang w:val="en-US"/>
              </w:rPr>
            </w:pPr>
            <w:r w:rsidRPr="009765ED">
              <w:rPr>
                <w:rFonts w:ascii="Calibri" w:hAnsi="Calibri" w:cs="Calibri"/>
                <w:color w:val="000000"/>
                <w:sz w:val="20"/>
                <w:szCs w:val="18"/>
              </w:rPr>
              <w:t>504</w:t>
            </w:r>
          </w:p>
        </w:tc>
        <w:tc>
          <w:tcPr>
            <w:tcW w:w="712" w:type="dxa"/>
            <w:vAlign w:val="bottom"/>
          </w:tcPr>
          <w:p w14:paraId="7B079663" w14:textId="77777777" w:rsidR="007A246F" w:rsidRPr="009765ED" w:rsidRDefault="007A246F" w:rsidP="00B43311">
            <w:pPr>
              <w:pStyle w:val="StyleRight0"/>
              <w:keepNext/>
              <w:jc w:val="center"/>
              <w:rPr>
                <w:sz w:val="20"/>
                <w:szCs w:val="18"/>
                <w:lang w:val="en-US"/>
              </w:rPr>
            </w:pPr>
            <w:r w:rsidRPr="009765ED">
              <w:rPr>
                <w:rFonts w:ascii="Calibri" w:hAnsi="Calibri" w:cs="Calibri"/>
                <w:color w:val="000000"/>
                <w:sz w:val="20"/>
                <w:szCs w:val="18"/>
              </w:rPr>
              <w:t>423</w:t>
            </w:r>
          </w:p>
        </w:tc>
      </w:tr>
      <w:tr w:rsidR="007A246F" w:rsidRPr="009765ED" w14:paraId="416CB632" w14:textId="77777777" w:rsidTr="00B43311">
        <w:trPr>
          <w:jc w:val="center"/>
        </w:trPr>
        <w:tc>
          <w:tcPr>
            <w:tcW w:w="1440" w:type="dxa"/>
            <w:vAlign w:val="bottom"/>
          </w:tcPr>
          <w:p w14:paraId="308D3F7A" w14:textId="77777777" w:rsidR="007A246F" w:rsidRPr="009765ED" w:rsidRDefault="007A246F" w:rsidP="00B43311">
            <w:pPr>
              <w:pStyle w:val="StyleRight0"/>
              <w:keepNext/>
              <w:jc w:val="center"/>
              <w:rPr>
                <w:sz w:val="20"/>
                <w:szCs w:val="18"/>
                <w:lang w:val="en-US"/>
              </w:rPr>
            </w:pPr>
            <w:r w:rsidRPr="009765ED">
              <w:rPr>
                <w:rFonts w:ascii="Calibri" w:hAnsi="Calibri" w:cs="Calibri"/>
                <w:color w:val="000000"/>
                <w:sz w:val="20"/>
                <w:szCs w:val="18"/>
              </w:rPr>
              <w:t>Permitted DT</w:t>
            </w:r>
          </w:p>
        </w:tc>
        <w:tc>
          <w:tcPr>
            <w:tcW w:w="542" w:type="dxa"/>
            <w:vAlign w:val="bottom"/>
          </w:tcPr>
          <w:p w14:paraId="35C90828" w14:textId="77777777" w:rsidR="007A246F" w:rsidRPr="009765ED" w:rsidRDefault="007A246F" w:rsidP="00B43311">
            <w:pPr>
              <w:pStyle w:val="StyleRight0"/>
              <w:keepNext/>
              <w:jc w:val="center"/>
              <w:rPr>
                <w:sz w:val="20"/>
                <w:szCs w:val="18"/>
                <w:lang w:val="en-US"/>
              </w:rPr>
            </w:pPr>
            <w:r w:rsidRPr="009765ED">
              <w:rPr>
                <w:rFonts w:ascii="Calibri" w:hAnsi="Calibri" w:cs="Calibri"/>
                <w:b/>
                <w:bCs/>
                <w:color w:val="000000"/>
                <w:sz w:val="20"/>
                <w:szCs w:val="18"/>
              </w:rPr>
              <w:t>5954</w:t>
            </w:r>
          </w:p>
        </w:tc>
        <w:tc>
          <w:tcPr>
            <w:tcW w:w="0" w:type="auto"/>
            <w:vAlign w:val="bottom"/>
          </w:tcPr>
          <w:p w14:paraId="7C4AC264" w14:textId="77777777" w:rsidR="007A246F" w:rsidRPr="009765ED" w:rsidRDefault="007A246F" w:rsidP="00B43311">
            <w:pPr>
              <w:pStyle w:val="StyleRight0"/>
              <w:keepNext/>
              <w:jc w:val="center"/>
              <w:rPr>
                <w:sz w:val="20"/>
                <w:szCs w:val="18"/>
                <w:lang w:val="en-US"/>
              </w:rPr>
            </w:pPr>
            <w:r w:rsidRPr="009765ED">
              <w:rPr>
                <w:rFonts w:ascii="Calibri" w:hAnsi="Calibri" w:cs="Calibri"/>
                <w:color w:val="000000"/>
                <w:sz w:val="20"/>
                <w:szCs w:val="18"/>
              </w:rPr>
              <w:t>366</w:t>
            </w:r>
          </w:p>
        </w:tc>
        <w:tc>
          <w:tcPr>
            <w:tcW w:w="0" w:type="auto"/>
            <w:vAlign w:val="bottom"/>
          </w:tcPr>
          <w:p w14:paraId="5B106AB1" w14:textId="77777777" w:rsidR="007A246F" w:rsidRPr="009765ED" w:rsidRDefault="007A246F" w:rsidP="00B43311">
            <w:pPr>
              <w:pStyle w:val="StyleRight0"/>
              <w:keepNext/>
              <w:jc w:val="center"/>
              <w:rPr>
                <w:sz w:val="20"/>
                <w:szCs w:val="18"/>
                <w:lang w:val="en-US"/>
              </w:rPr>
            </w:pPr>
            <w:r w:rsidRPr="009765ED">
              <w:rPr>
                <w:rFonts w:ascii="Calibri" w:hAnsi="Calibri" w:cs="Calibri"/>
                <w:color w:val="000000"/>
                <w:sz w:val="20"/>
                <w:szCs w:val="18"/>
              </w:rPr>
              <w:t>521</w:t>
            </w:r>
          </w:p>
        </w:tc>
        <w:tc>
          <w:tcPr>
            <w:tcW w:w="0" w:type="auto"/>
            <w:vAlign w:val="bottom"/>
          </w:tcPr>
          <w:p w14:paraId="1FD9E597" w14:textId="77777777" w:rsidR="007A246F" w:rsidRPr="009765ED" w:rsidRDefault="007A246F" w:rsidP="00B43311">
            <w:pPr>
              <w:pStyle w:val="StyleRight0"/>
              <w:keepNext/>
              <w:jc w:val="center"/>
              <w:rPr>
                <w:sz w:val="20"/>
                <w:szCs w:val="18"/>
                <w:lang w:val="en-US"/>
              </w:rPr>
            </w:pPr>
            <w:r w:rsidRPr="009765ED">
              <w:rPr>
                <w:rFonts w:ascii="Calibri" w:hAnsi="Calibri" w:cs="Calibri"/>
                <w:color w:val="000000"/>
                <w:sz w:val="20"/>
                <w:szCs w:val="18"/>
              </w:rPr>
              <w:t>523</w:t>
            </w:r>
          </w:p>
        </w:tc>
        <w:tc>
          <w:tcPr>
            <w:tcW w:w="0" w:type="auto"/>
            <w:vAlign w:val="bottom"/>
          </w:tcPr>
          <w:p w14:paraId="05498ACE" w14:textId="77777777" w:rsidR="007A246F" w:rsidRPr="009765ED" w:rsidRDefault="007A246F" w:rsidP="00B43311">
            <w:pPr>
              <w:pStyle w:val="StyleRight0"/>
              <w:keepNext/>
              <w:jc w:val="center"/>
              <w:rPr>
                <w:sz w:val="20"/>
                <w:szCs w:val="18"/>
                <w:lang w:val="en-US"/>
              </w:rPr>
            </w:pPr>
            <w:r w:rsidRPr="009765ED">
              <w:rPr>
                <w:rFonts w:ascii="Calibri" w:hAnsi="Calibri" w:cs="Calibri"/>
                <w:color w:val="000000"/>
                <w:sz w:val="20"/>
                <w:szCs w:val="18"/>
              </w:rPr>
              <w:t>553</w:t>
            </w:r>
          </w:p>
        </w:tc>
        <w:tc>
          <w:tcPr>
            <w:tcW w:w="0" w:type="auto"/>
            <w:vAlign w:val="bottom"/>
          </w:tcPr>
          <w:p w14:paraId="715EB61B" w14:textId="77777777" w:rsidR="007A246F" w:rsidRPr="009765ED" w:rsidRDefault="007A246F" w:rsidP="00B43311">
            <w:pPr>
              <w:pStyle w:val="StyleRight0"/>
              <w:keepNext/>
              <w:jc w:val="center"/>
              <w:rPr>
                <w:sz w:val="20"/>
                <w:szCs w:val="18"/>
                <w:lang w:val="en-US"/>
              </w:rPr>
            </w:pPr>
            <w:r w:rsidRPr="009765ED">
              <w:rPr>
                <w:rFonts w:ascii="Calibri" w:hAnsi="Calibri" w:cs="Calibri"/>
                <w:color w:val="000000"/>
                <w:sz w:val="20"/>
                <w:szCs w:val="18"/>
              </w:rPr>
              <w:t>516</w:t>
            </w:r>
          </w:p>
        </w:tc>
        <w:tc>
          <w:tcPr>
            <w:tcW w:w="0" w:type="auto"/>
            <w:vAlign w:val="bottom"/>
          </w:tcPr>
          <w:p w14:paraId="597D2FA1" w14:textId="77777777" w:rsidR="007A246F" w:rsidRPr="009765ED" w:rsidRDefault="007A246F" w:rsidP="00B43311">
            <w:pPr>
              <w:pStyle w:val="StyleRight0"/>
              <w:keepNext/>
              <w:jc w:val="center"/>
              <w:rPr>
                <w:sz w:val="20"/>
                <w:szCs w:val="18"/>
                <w:lang w:val="en-US"/>
              </w:rPr>
            </w:pPr>
            <w:r w:rsidRPr="009765ED">
              <w:rPr>
                <w:rFonts w:ascii="Calibri" w:hAnsi="Calibri" w:cs="Calibri"/>
                <w:color w:val="000000"/>
                <w:sz w:val="20"/>
                <w:szCs w:val="18"/>
              </w:rPr>
              <w:t>556</w:t>
            </w:r>
          </w:p>
        </w:tc>
        <w:tc>
          <w:tcPr>
            <w:tcW w:w="0" w:type="auto"/>
            <w:vAlign w:val="bottom"/>
          </w:tcPr>
          <w:p w14:paraId="32991D37" w14:textId="77777777" w:rsidR="007A246F" w:rsidRPr="009765ED" w:rsidRDefault="007A246F" w:rsidP="00B43311">
            <w:pPr>
              <w:pStyle w:val="StyleRight0"/>
              <w:keepNext/>
              <w:jc w:val="center"/>
              <w:rPr>
                <w:sz w:val="20"/>
                <w:szCs w:val="18"/>
                <w:lang w:val="en-US"/>
              </w:rPr>
            </w:pPr>
            <w:r w:rsidRPr="009765ED">
              <w:rPr>
                <w:rFonts w:ascii="Calibri" w:hAnsi="Calibri" w:cs="Calibri"/>
                <w:color w:val="000000"/>
                <w:sz w:val="20"/>
                <w:szCs w:val="18"/>
              </w:rPr>
              <w:t>315</w:t>
            </w:r>
          </w:p>
        </w:tc>
        <w:tc>
          <w:tcPr>
            <w:tcW w:w="0" w:type="auto"/>
            <w:vAlign w:val="bottom"/>
          </w:tcPr>
          <w:p w14:paraId="370285C5" w14:textId="77777777" w:rsidR="007A246F" w:rsidRPr="009765ED" w:rsidRDefault="007A246F" w:rsidP="00B43311">
            <w:pPr>
              <w:pStyle w:val="StyleRight0"/>
              <w:keepNext/>
              <w:jc w:val="center"/>
              <w:rPr>
                <w:sz w:val="20"/>
                <w:szCs w:val="18"/>
                <w:lang w:val="en-US"/>
              </w:rPr>
            </w:pPr>
            <w:r w:rsidRPr="009765ED">
              <w:rPr>
                <w:rFonts w:ascii="Calibri" w:hAnsi="Calibri" w:cs="Calibri"/>
                <w:color w:val="000000"/>
                <w:sz w:val="20"/>
                <w:szCs w:val="18"/>
              </w:rPr>
              <w:t>575</w:t>
            </w:r>
          </w:p>
        </w:tc>
        <w:tc>
          <w:tcPr>
            <w:tcW w:w="0" w:type="auto"/>
            <w:vAlign w:val="bottom"/>
          </w:tcPr>
          <w:p w14:paraId="76D2B8A5" w14:textId="77777777" w:rsidR="007A246F" w:rsidRPr="009765ED" w:rsidRDefault="007A246F" w:rsidP="00B43311">
            <w:pPr>
              <w:pStyle w:val="StyleRight0"/>
              <w:keepNext/>
              <w:jc w:val="center"/>
              <w:rPr>
                <w:sz w:val="20"/>
                <w:szCs w:val="18"/>
                <w:lang w:val="en-US"/>
              </w:rPr>
            </w:pPr>
            <w:r w:rsidRPr="009765ED">
              <w:rPr>
                <w:rFonts w:ascii="Calibri" w:hAnsi="Calibri" w:cs="Calibri"/>
                <w:color w:val="000000"/>
                <w:sz w:val="20"/>
                <w:szCs w:val="18"/>
              </w:rPr>
              <w:t>658</w:t>
            </w:r>
          </w:p>
        </w:tc>
        <w:tc>
          <w:tcPr>
            <w:tcW w:w="0" w:type="auto"/>
            <w:vAlign w:val="bottom"/>
          </w:tcPr>
          <w:p w14:paraId="0D02893B" w14:textId="77777777" w:rsidR="007A246F" w:rsidRPr="009765ED" w:rsidRDefault="007A246F" w:rsidP="00B43311">
            <w:pPr>
              <w:pStyle w:val="StyleRight0"/>
              <w:keepNext/>
              <w:jc w:val="center"/>
              <w:rPr>
                <w:sz w:val="20"/>
                <w:szCs w:val="18"/>
                <w:lang w:val="en-US"/>
              </w:rPr>
            </w:pPr>
            <w:r w:rsidRPr="009765ED">
              <w:rPr>
                <w:rFonts w:ascii="Calibri" w:hAnsi="Calibri" w:cs="Calibri"/>
                <w:color w:val="000000"/>
                <w:sz w:val="20"/>
                <w:szCs w:val="18"/>
              </w:rPr>
              <w:t>445</w:t>
            </w:r>
          </w:p>
        </w:tc>
        <w:tc>
          <w:tcPr>
            <w:tcW w:w="0" w:type="auto"/>
            <w:vAlign w:val="bottom"/>
          </w:tcPr>
          <w:p w14:paraId="35575681" w14:textId="77777777" w:rsidR="007A246F" w:rsidRPr="009765ED" w:rsidRDefault="007A246F" w:rsidP="00B43311">
            <w:pPr>
              <w:pStyle w:val="StyleRight0"/>
              <w:keepNext/>
              <w:jc w:val="center"/>
              <w:rPr>
                <w:sz w:val="20"/>
                <w:szCs w:val="18"/>
                <w:lang w:val="en-US"/>
              </w:rPr>
            </w:pPr>
            <w:r w:rsidRPr="009765ED">
              <w:rPr>
                <w:rFonts w:ascii="Calibri" w:hAnsi="Calibri" w:cs="Calibri"/>
                <w:color w:val="000000"/>
                <w:sz w:val="20"/>
                <w:szCs w:val="18"/>
              </w:rPr>
              <w:t>488</w:t>
            </w:r>
          </w:p>
        </w:tc>
        <w:tc>
          <w:tcPr>
            <w:tcW w:w="712" w:type="dxa"/>
            <w:vAlign w:val="bottom"/>
          </w:tcPr>
          <w:p w14:paraId="729E63EF" w14:textId="77777777" w:rsidR="007A246F" w:rsidRPr="009765ED" w:rsidRDefault="007A246F" w:rsidP="00B43311">
            <w:pPr>
              <w:pStyle w:val="StyleRight0"/>
              <w:keepNext/>
              <w:jc w:val="center"/>
              <w:rPr>
                <w:sz w:val="20"/>
                <w:szCs w:val="18"/>
                <w:lang w:val="en-US"/>
              </w:rPr>
            </w:pPr>
            <w:r w:rsidRPr="009765ED">
              <w:rPr>
                <w:rFonts w:ascii="Calibri" w:hAnsi="Calibri" w:cs="Calibri"/>
                <w:color w:val="000000"/>
                <w:sz w:val="20"/>
                <w:szCs w:val="18"/>
              </w:rPr>
              <w:t>437</w:t>
            </w:r>
          </w:p>
        </w:tc>
      </w:tr>
      <w:tr w:rsidR="007A246F" w:rsidRPr="009765ED" w14:paraId="32F2891B" w14:textId="77777777" w:rsidTr="00B43311">
        <w:trPr>
          <w:jc w:val="center"/>
        </w:trPr>
        <w:tc>
          <w:tcPr>
            <w:tcW w:w="1440" w:type="dxa"/>
            <w:vAlign w:val="bottom"/>
          </w:tcPr>
          <w:p w14:paraId="02966513" w14:textId="77777777" w:rsidR="007A246F" w:rsidRPr="009765ED" w:rsidRDefault="007A246F" w:rsidP="00B43311">
            <w:pPr>
              <w:pStyle w:val="StyleRight0"/>
              <w:keepNext/>
              <w:jc w:val="center"/>
              <w:rPr>
                <w:sz w:val="20"/>
                <w:szCs w:val="18"/>
                <w:lang w:val="en-US"/>
              </w:rPr>
            </w:pPr>
            <w:r w:rsidRPr="009765ED">
              <w:rPr>
                <w:rFonts w:ascii="Calibri" w:hAnsi="Calibri" w:cs="Calibri"/>
                <w:color w:val="000000"/>
                <w:sz w:val="20"/>
                <w:szCs w:val="18"/>
              </w:rPr>
              <w:t>Permitted AU</w:t>
            </w:r>
          </w:p>
        </w:tc>
        <w:tc>
          <w:tcPr>
            <w:tcW w:w="542" w:type="dxa"/>
            <w:vAlign w:val="bottom"/>
          </w:tcPr>
          <w:p w14:paraId="5EB03343" w14:textId="77777777" w:rsidR="007A246F" w:rsidRPr="009765ED" w:rsidRDefault="007A246F" w:rsidP="00B43311">
            <w:pPr>
              <w:pStyle w:val="StyleRight0"/>
              <w:keepNext/>
              <w:jc w:val="center"/>
              <w:rPr>
                <w:sz w:val="20"/>
                <w:szCs w:val="18"/>
                <w:lang w:val="en-US"/>
              </w:rPr>
            </w:pPr>
            <w:r w:rsidRPr="009765ED">
              <w:rPr>
                <w:rFonts w:ascii="Calibri" w:hAnsi="Calibri" w:cs="Calibri"/>
                <w:b/>
                <w:bCs/>
                <w:color w:val="000000"/>
                <w:sz w:val="20"/>
                <w:szCs w:val="18"/>
              </w:rPr>
              <w:t>5954</w:t>
            </w:r>
          </w:p>
        </w:tc>
        <w:tc>
          <w:tcPr>
            <w:tcW w:w="0" w:type="auto"/>
            <w:vAlign w:val="bottom"/>
          </w:tcPr>
          <w:p w14:paraId="28AB7560" w14:textId="77777777" w:rsidR="007A246F" w:rsidRPr="009765ED" w:rsidRDefault="007A246F" w:rsidP="00B43311">
            <w:pPr>
              <w:pStyle w:val="StyleRight0"/>
              <w:keepNext/>
              <w:jc w:val="center"/>
              <w:rPr>
                <w:sz w:val="20"/>
                <w:szCs w:val="18"/>
                <w:lang w:val="en-US"/>
              </w:rPr>
            </w:pPr>
            <w:r w:rsidRPr="009765ED">
              <w:rPr>
                <w:rFonts w:ascii="Calibri" w:hAnsi="Calibri" w:cs="Calibri"/>
                <w:color w:val="000000"/>
                <w:sz w:val="20"/>
                <w:szCs w:val="18"/>
              </w:rPr>
              <w:t>523</w:t>
            </w:r>
          </w:p>
        </w:tc>
        <w:tc>
          <w:tcPr>
            <w:tcW w:w="0" w:type="auto"/>
            <w:vAlign w:val="bottom"/>
          </w:tcPr>
          <w:p w14:paraId="54C29ACC" w14:textId="77777777" w:rsidR="007A246F" w:rsidRPr="009765ED" w:rsidRDefault="007A246F" w:rsidP="00B43311">
            <w:pPr>
              <w:pStyle w:val="StyleRight0"/>
              <w:keepNext/>
              <w:jc w:val="center"/>
              <w:rPr>
                <w:sz w:val="20"/>
                <w:szCs w:val="18"/>
                <w:lang w:val="en-US"/>
              </w:rPr>
            </w:pPr>
            <w:r w:rsidRPr="009765ED">
              <w:rPr>
                <w:rFonts w:ascii="Calibri" w:hAnsi="Calibri" w:cs="Calibri"/>
                <w:color w:val="000000"/>
                <w:sz w:val="20"/>
                <w:szCs w:val="18"/>
              </w:rPr>
              <w:t>355</w:t>
            </w:r>
          </w:p>
        </w:tc>
        <w:tc>
          <w:tcPr>
            <w:tcW w:w="0" w:type="auto"/>
            <w:vAlign w:val="bottom"/>
          </w:tcPr>
          <w:p w14:paraId="48B9636B" w14:textId="77777777" w:rsidR="007A246F" w:rsidRPr="009765ED" w:rsidRDefault="007A246F" w:rsidP="00B43311">
            <w:pPr>
              <w:pStyle w:val="StyleRight0"/>
              <w:keepNext/>
              <w:jc w:val="center"/>
              <w:rPr>
                <w:sz w:val="20"/>
                <w:szCs w:val="18"/>
                <w:lang w:val="en-US"/>
              </w:rPr>
            </w:pPr>
            <w:r w:rsidRPr="009765ED">
              <w:rPr>
                <w:rFonts w:ascii="Calibri" w:hAnsi="Calibri" w:cs="Calibri"/>
                <w:color w:val="000000"/>
                <w:sz w:val="20"/>
                <w:szCs w:val="18"/>
              </w:rPr>
              <w:t>339</w:t>
            </w:r>
          </w:p>
        </w:tc>
        <w:tc>
          <w:tcPr>
            <w:tcW w:w="0" w:type="auto"/>
            <w:vAlign w:val="bottom"/>
          </w:tcPr>
          <w:p w14:paraId="0B27DB83" w14:textId="77777777" w:rsidR="007A246F" w:rsidRPr="009765ED" w:rsidRDefault="007A246F" w:rsidP="00B43311">
            <w:pPr>
              <w:pStyle w:val="StyleRight0"/>
              <w:keepNext/>
              <w:jc w:val="center"/>
              <w:rPr>
                <w:sz w:val="20"/>
                <w:szCs w:val="18"/>
                <w:lang w:val="en-US"/>
              </w:rPr>
            </w:pPr>
            <w:r w:rsidRPr="009765ED">
              <w:rPr>
                <w:rFonts w:ascii="Calibri" w:hAnsi="Calibri" w:cs="Calibri"/>
                <w:color w:val="000000"/>
                <w:sz w:val="20"/>
                <w:szCs w:val="18"/>
              </w:rPr>
              <w:t>322</w:t>
            </w:r>
          </w:p>
        </w:tc>
        <w:tc>
          <w:tcPr>
            <w:tcW w:w="0" w:type="auto"/>
            <w:vAlign w:val="bottom"/>
          </w:tcPr>
          <w:p w14:paraId="131CE9B0" w14:textId="77777777" w:rsidR="007A246F" w:rsidRPr="009765ED" w:rsidRDefault="007A246F" w:rsidP="00B43311">
            <w:pPr>
              <w:pStyle w:val="StyleRight0"/>
              <w:keepNext/>
              <w:jc w:val="center"/>
              <w:rPr>
                <w:sz w:val="20"/>
                <w:szCs w:val="18"/>
                <w:lang w:val="en-US"/>
              </w:rPr>
            </w:pPr>
            <w:r w:rsidRPr="009765ED">
              <w:rPr>
                <w:rFonts w:ascii="Calibri" w:hAnsi="Calibri" w:cs="Calibri"/>
                <w:color w:val="000000"/>
                <w:sz w:val="20"/>
                <w:szCs w:val="18"/>
              </w:rPr>
              <w:t>316</w:t>
            </w:r>
          </w:p>
        </w:tc>
        <w:tc>
          <w:tcPr>
            <w:tcW w:w="0" w:type="auto"/>
            <w:vAlign w:val="bottom"/>
          </w:tcPr>
          <w:p w14:paraId="573DC826" w14:textId="77777777" w:rsidR="007A246F" w:rsidRPr="009765ED" w:rsidRDefault="007A246F" w:rsidP="00B43311">
            <w:pPr>
              <w:pStyle w:val="StyleRight0"/>
              <w:keepNext/>
              <w:jc w:val="center"/>
              <w:rPr>
                <w:sz w:val="20"/>
                <w:szCs w:val="18"/>
                <w:lang w:val="en-US"/>
              </w:rPr>
            </w:pPr>
            <w:r w:rsidRPr="009765ED">
              <w:rPr>
                <w:rFonts w:ascii="Calibri" w:hAnsi="Calibri" w:cs="Calibri"/>
                <w:color w:val="000000"/>
                <w:sz w:val="20"/>
                <w:szCs w:val="18"/>
              </w:rPr>
              <w:t>331</w:t>
            </w:r>
          </w:p>
        </w:tc>
        <w:tc>
          <w:tcPr>
            <w:tcW w:w="0" w:type="auto"/>
            <w:vAlign w:val="bottom"/>
          </w:tcPr>
          <w:p w14:paraId="78343105" w14:textId="77777777" w:rsidR="007A246F" w:rsidRPr="009765ED" w:rsidRDefault="007A246F" w:rsidP="00B43311">
            <w:pPr>
              <w:pStyle w:val="StyleRight0"/>
              <w:keepNext/>
              <w:jc w:val="center"/>
              <w:rPr>
                <w:sz w:val="20"/>
                <w:szCs w:val="18"/>
                <w:lang w:val="en-US"/>
              </w:rPr>
            </w:pPr>
            <w:r w:rsidRPr="009765ED">
              <w:rPr>
                <w:rFonts w:ascii="Calibri" w:hAnsi="Calibri" w:cs="Calibri"/>
                <w:color w:val="000000"/>
                <w:sz w:val="20"/>
                <w:szCs w:val="18"/>
              </w:rPr>
              <w:t>321</w:t>
            </w:r>
          </w:p>
        </w:tc>
        <w:tc>
          <w:tcPr>
            <w:tcW w:w="0" w:type="auto"/>
            <w:vAlign w:val="bottom"/>
          </w:tcPr>
          <w:p w14:paraId="05497725" w14:textId="77777777" w:rsidR="007A246F" w:rsidRPr="009765ED" w:rsidRDefault="007A246F" w:rsidP="00B43311">
            <w:pPr>
              <w:pStyle w:val="StyleRight0"/>
              <w:keepNext/>
              <w:jc w:val="center"/>
              <w:rPr>
                <w:sz w:val="20"/>
                <w:szCs w:val="18"/>
                <w:lang w:val="en-US"/>
              </w:rPr>
            </w:pPr>
            <w:r w:rsidRPr="009765ED">
              <w:rPr>
                <w:rFonts w:ascii="Calibri" w:hAnsi="Calibri" w:cs="Calibri"/>
                <w:color w:val="000000"/>
                <w:sz w:val="20"/>
                <w:szCs w:val="18"/>
              </w:rPr>
              <w:t>446</w:t>
            </w:r>
          </w:p>
        </w:tc>
        <w:tc>
          <w:tcPr>
            <w:tcW w:w="0" w:type="auto"/>
            <w:vAlign w:val="bottom"/>
          </w:tcPr>
          <w:p w14:paraId="6E6C7053" w14:textId="77777777" w:rsidR="007A246F" w:rsidRPr="009765ED" w:rsidRDefault="007A246F" w:rsidP="00B43311">
            <w:pPr>
              <w:pStyle w:val="StyleRight0"/>
              <w:keepNext/>
              <w:jc w:val="center"/>
              <w:rPr>
                <w:sz w:val="20"/>
                <w:szCs w:val="18"/>
                <w:lang w:val="en-US"/>
              </w:rPr>
            </w:pPr>
            <w:r w:rsidRPr="009765ED">
              <w:rPr>
                <w:rFonts w:ascii="Calibri" w:hAnsi="Calibri" w:cs="Calibri"/>
                <w:color w:val="000000"/>
                <w:sz w:val="20"/>
                <w:szCs w:val="18"/>
              </w:rPr>
              <w:t>658</w:t>
            </w:r>
          </w:p>
        </w:tc>
        <w:tc>
          <w:tcPr>
            <w:tcW w:w="0" w:type="auto"/>
            <w:vAlign w:val="bottom"/>
          </w:tcPr>
          <w:p w14:paraId="511E0E99" w14:textId="77777777" w:rsidR="007A246F" w:rsidRPr="009765ED" w:rsidRDefault="007A246F" w:rsidP="00B43311">
            <w:pPr>
              <w:pStyle w:val="StyleRight0"/>
              <w:keepNext/>
              <w:jc w:val="center"/>
              <w:rPr>
                <w:sz w:val="20"/>
                <w:szCs w:val="18"/>
                <w:lang w:val="en-US"/>
              </w:rPr>
            </w:pPr>
            <w:r w:rsidRPr="009765ED">
              <w:rPr>
                <w:rFonts w:ascii="Calibri" w:hAnsi="Calibri" w:cs="Calibri"/>
                <w:color w:val="000000"/>
                <w:sz w:val="20"/>
                <w:szCs w:val="18"/>
              </w:rPr>
              <w:t>789</w:t>
            </w:r>
          </w:p>
        </w:tc>
        <w:tc>
          <w:tcPr>
            <w:tcW w:w="0" w:type="auto"/>
            <w:vAlign w:val="bottom"/>
          </w:tcPr>
          <w:p w14:paraId="0922D389" w14:textId="77777777" w:rsidR="007A246F" w:rsidRPr="009765ED" w:rsidRDefault="007A246F" w:rsidP="00B43311">
            <w:pPr>
              <w:pStyle w:val="StyleRight0"/>
              <w:keepNext/>
              <w:jc w:val="center"/>
              <w:rPr>
                <w:sz w:val="20"/>
                <w:szCs w:val="18"/>
                <w:lang w:val="en-US"/>
              </w:rPr>
            </w:pPr>
            <w:r w:rsidRPr="009765ED">
              <w:rPr>
                <w:rFonts w:ascii="Calibri" w:hAnsi="Calibri" w:cs="Calibri"/>
                <w:color w:val="000000"/>
                <w:sz w:val="20"/>
                <w:szCs w:val="18"/>
              </w:rPr>
              <w:t>840</w:t>
            </w:r>
          </w:p>
        </w:tc>
        <w:tc>
          <w:tcPr>
            <w:tcW w:w="712" w:type="dxa"/>
            <w:vAlign w:val="bottom"/>
          </w:tcPr>
          <w:p w14:paraId="1819DAFB" w14:textId="77777777" w:rsidR="007A246F" w:rsidRPr="009765ED" w:rsidRDefault="007A246F" w:rsidP="00B43311">
            <w:pPr>
              <w:pStyle w:val="StyleRight0"/>
              <w:keepNext/>
              <w:jc w:val="center"/>
              <w:rPr>
                <w:sz w:val="20"/>
                <w:szCs w:val="18"/>
                <w:lang w:val="en-US"/>
              </w:rPr>
            </w:pPr>
            <w:r w:rsidRPr="009765ED">
              <w:rPr>
                <w:rFonts w:ascii="Calibri" w:hAnsi="Calibri" w:cs="Calibri"/>
                <w:color w:val="000000"/>
                <w:sz w:val="20"/>
                <w:szCs w:val="18"/>
              </w:rPr>
              <w:t>713</w:t>
            </w:r>
          </w:p>
        </w:tc>
      </w:tr>
    </w:tbl>
    <w:p w14:paraId="64EC4680" w14:textId="70199B13" w:rsidR="007A246F" w:rsidRPr="00723983" w:rsidRDefault="00723983" w:rsidP="00723983">
      <w:pPr>
        <w:pStyle w:val="BodyText"/>
        <w:spacing w:before="0"/>
        <w:rPr>
          <w:i/>
          <w:iCs/>
          <w:lang w:val="en-US"/>
        </w:rPr>
      </w:pPr>
      <w:bookmarkStart w:id="200" w:name="_Hlk62136226"/>
      <w:r w:rsidRPr="00723983">
        <w:rPr>
          <w:i/>
          <w:iCs/>
          <w:lang w:val="en-US"/>
        </w:rPr>
        <w:t>All estimates in AF</w:t>
      </w:r>
    </w:p>
    <w:p w14:paraId="19CBC4CA" w14:textId="77777777" w:rsidR="00CD4C07" w:rsidRPr="00413282" w:rsidRDefault="00CD4C07" w:rsidP="00CD4C07">
      <w:pPr>
        <w:pStyle w:val="Heading4"/>
        <w:rPr>
          <w:lang w:val="en-US"/>
        </w:rPr>
      </w:pPr>
      <w:bookmarkStart w:id="201" w:name="_Ref15573322"/>
      <w:bookmarkEnd w:id="200"/>
      <w:r w:rsidRPr="00413282">
        <w:rPr>
          <w:lang w:val="en-US"/>
        </w:rPr>
        <w:t>Consumptive use fractions</w:t>
      </w:r>
      <w:bookmarkEnd w:id="201"/>
    </w:p>
    <w:p w14:paraId="39493387" w14:textId="758D639F" w:rsidR="00CD4C07" w:rsidRPr="00413282" w:rsidRDefault="00CD4C07" w:rsidP="00CD4C07">
      <w:pPr>
        <w:rPr>
          <w:lang w:val="en-US"/>
        </w:rPr>
      </w:pPr>
      <w:bookmarkStart w:id="202" w:name="_Hlk62136500"/>
      <w:r w:rsidRPr="00413282">
        <w:rPr>
          <w:lang w:val="en-US"/>
        </w:rPr>
        <w:t xml:space="preserve">Estimating the consumptive use for water diverted is important when modeling return flows. In WEAP, the percent of water that is not consumptively used returns to the watershed in the same time step. </w:t>
      </w:r>
      <w:r w:rsidRPr="00413282">
        <w:rPr>
          <w:lang w:val="en-US"/>
        </w:rPr>
        <w:fldChar w:fldCharType="begin"/>
      </w:r>
      <w:r w:rsidRPr="00413282">
        <w:rPr>
          <w:lang w:val="en-US"/>
        </w:rPr>
        <w:instrText xml:space="preserve"> REF _Ref14859557 \h </w:instrText>
      </w:r>
      <w:r w:rsidRPr="00413282">
        <w:rPr>
          <w:lang w:val="en-US"/>
        </w:rPr>
      </w:r>
      <w:r w:rsidRPr="00413282">
        <w:rPr>
          <w:lang w:val="en-US"/>
        </w:rPr>
        <w:fldChar w:fldCharType="separate"/>
      </w:r>
      <w:r w:rsidR="0067763F" w:rsidRPr="00413282">
        <w:rPr>
          <w:lang w:val="en-US"/>
        </w:rPr>
        <w:t xml:space="preserve">Table </w:t>
      </w:r>
      <w:r w:rsidR="0067763F">
        <w:rPr>
          <w:noProof/>
          <w:lang w:val="en-US"/>
        </w:rPr>
        <w:t>7</w:t>
      </w:r>
      <w:r w:rsidR="0067763F">
        <w:rPr>
          <w:lang w:val="en-US"/>
        </w:rPr>
        <w:t>.</w:t>
      </w:r>
      <w:r w:rsidR="0067763F">
        <w:rPr>
          <w:noProof/>
          <w:lang w:val="en-US"/>
        </w:rPr>
        <w:t>5</w:t>
      </w:r>
      <w:r w:rsidRPr="00413282">
        <w:rPr>
          <w:lang w:val="en-US"/>
        </w:rPr>
        <w:fldChar w:fldCharType="end"/>
      </w:r>
      <w:r w:rsidRPr="00413282">
        <w:rPr>
          <w:lang w:val="en-US"/>
        </w:rPr>
        <w:t xml:space="preserve"> shows the consumptive use values used in</w:t>
      </w:r>
      <w:r>
        <w:rPr>
          <w:lang w:val="en-US"/>
        </w:rPr>
        <w:t xml:space="preserve"> the</w:t>
      </w:r>
      <w:r w:rsidRPr="00413282">
        <w:rPr>
          <w:lang w:val="en-US"/>
        </w:rPr>
        <w:t xml:space="preserve"> model based on professional judgement.</w:t>
      </w:r>
    </w:p>
    <w:p w14:paraId="484A9A15" w14:textId="4ED0816A" w:rsidR="00CD4C07" w:rsidRPr="00413282" w:rsidRDefault="00CD4C07" w:rsidP="00723983">
      <w:pPr>
        <w:pStyle w:val="StyleTableFigureTitleAfter0pt"/>
        <w:jc w:val="center"/>
        <w:rPr>
          <w:lang w:val="en-US"/>
        </w:rPr>
      </w:pPr>
      <w:bookmarkStart w:id="203" w:name="_Ref14859557"/>
      <w:bookmarkEnd w:id="202"/>
      <w:r w:rsidRPr="00413282">
        <w:rPr>
          <w:lang w:val="en-US"/>
        </w:rPr>
        <w:t xml:space="preserve">Table </w:t>
      </w:r>
      <w:r w:rsidR="006E011C">
        <w:rPr>
          <w:lang w:val="en-US"/>
        </w:rPr>
        <w:fldChar w:fldCharType="begin"/>
      </w:r>
      <w:r w:rsidR="006E011C">
        <w:rPr>
          <w:lang w:val="en-US"/>
        </w:rPr>
        <w:instrText xml:space="preserve"> STYLEREF 1 \s </w:instrText>
      </w:r>
      <w:r w:rsidR="006E011C">
        <w:rPr>
          <w:lang w:val="en-US"/>
        </w:rPr>
        <w:fldChar w:fldCharType="separate"/>
      </w:r>
      <w:r w:rsidR="006E011C">
        <w:rPr>
          <w:noProof/>
          <w:lang w:val="en-US"/>
        </w:rPr>
        <w:t>7</w:t>
      </w:r>
      <w:r w:rsidR="006E011C">
        <w:rPr>
          <w:lang w:val="en-US"/>
        </w:rPr>
        <w:fldChar w:fldCharType="end"/>
      </w:r>
      <w:r w:rsidR="006E011C">
        <w:rPr>
          <w:lang w:val="en-US"/>
        </w:rPr>
        <w:t>.</w:t>
      </w:r>
      <w:r w:rsidR="006E011C">
        <w:rPr>
          <w:lang w:val="en-US"/>
        </w:rPr>
        <w:fldChar w:fldCharType="begin"/>
      </w:r>
      <w:r w:rsidR="006E011C">
        <w:rPr>
          <w:lang w:val="en-US"/>
        </w:rPr>
        <w:instrText xml:space="preserve"> SEQ Table \* ARABIC \s 1 </w:instrText>
      </w:r>
      <w:r w:rsidR="006E011C">
        <w:rPr>
          <w:lang w:val="en-US"/>
        </w:rPr>
        <w:fldChar w:fldCharType="separate"/>
      </w:r>
      <w:r w:rsidR="006E011C">
        <w:rPr>
          <w:noProof/>
          <w:lang w:val="en-US"/>
        </w:rPr>
        <w:t>5</w:t>
      </w:r>
      <w:r w:rsidR="006E011C">
        <w:rPr>
          <w:lang w:val="en-US"/>
        </w:rPr>
        <w:fldChar w:fldCharType="end"/>
      </w:r>
      <w:bookmarkEnd w:id="203"/>
      <w:r w:rsidRPr="00413282">
        <w:rPr>
          <w:lang w:val="en-US"/>
        </w:rPr>
        <w:t xml:space="preserve"> Consumptive use values.</w:t>
      </w:r>
    </w:p>
    <w:tbl>
      <w:tblPr>
        <w:tblStyle w:val="TableGrid"/>
        <w:tblW w:w="0" w:type="auto"/>
        <w:jc w:val="center"/>
        <w:tblLook w:val="04A0" w:firstRow="1" w:lastRow="0" w:firstColumn="1" w:lastColumn="0" w:noHBand="0" w:noVBand="1"/>
      </w:tblPr>
      <w:tblGrid>
        <w:gridCol w:w="3572"/>
        <w:gridCol w:w="1985"/>
      </w:tblGrid>
      <w:tr w:rsidR="00CD4C07" w:rsidRPr="00413282" w14:paraId="4D895239" w14:textId="77777777" w:rsidTr="00723983">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710601E0" w14:textId="126A58F6" w:rsidR="00CD4C07" w:rsidRPr="00413282" w:rsidRDefault="000D730C" w:rsidP="00B43311">
            <w:pPr>
              <w:pStyle w:val="StyleRight0"/>
              <w:keepNext/>
              <w:rPr>
                <w:lang w:val="en-US"/>
              </w:rPr>
            </w:pPr>
            <w:bookmarkStart w:id="204" w:name="_Hlk62136555"/>
            <w:r>
              <w:rPr>
                <w:lang w:val="en-US"/>
              </w:rPr>
              <w:t>DT</w:t>
            </w:r>
            <w:r w:rsidR="00CD4C07" w:rsidRPr="00413282">
              <w:rPr>
                <w:lang w:val="en-US"/>
              </w:rPr>
              <w:t xml:space="preserve"> Type</w:t>
            </w:r>
          </w:p>
        </w:tc>
        <w:tc>
          <w:tcPr>
            <w:tcW w:w="0" w:type="auto"/>
          </w:tcPr>
          <w:p w14:paraId="0E82DDF2" w14:textId="77777777" w:rsidR="00CD4C07" w:rsidRPr="00413282" w:rsidRDefault="00CD4C07" w:rsidP="00B43311">
            <w:pPr>
              <w:pStyle w:val="StyleRight0"/>
              <w:keepNext/>
              <w:jc w:val="both"/>
              <w:rPr>
                <w:lang w:val="en-US"/>
              </w:rPr>
            </w:pPr>
            <w:r w:rsidRPr="00413282">
              <w:rPr>
                <w:lang w:val="en-US"/>
              </w:rPr>
              <w:t>% Consumptive Use</w:t>
            </w:r>
          </w:p>
        </w:tc>
      </w:tr>
      <w:tr w:rsidR="00CD4C07" w:rsidRPr="00413282" w14:paraId="67882DCF" w14:textId="77777777" w:rsidTr="00723983">
        <w:trPr>
          <w:jc w:val="center"/>
        </w:trPr>
        <w:tc>
          <w:tcPr>
            <w:tcW w:w="0" w:type="auto"/>
          </w:tcPr>
          <w:p w14:paraId="28242F39" w14:textId="77777777" w:rsidR="00CD4C07" w:rsidRPr="00413282" w:rsidRDefault="00CD4C07" w:rsidP="00B43311">
            <w:pPr>
              <w:pStyle w:val="StyleRight0"/>
              <w:keepNext/>
              <w:rPr>
                <w:lang w:val="en-US"/>
              </w:rPr>
            </w:pPr>
            <w:r w:rsidRPr="00413282">
              <w:rPr>
                <w:lang w:val="en-US"/>
              </w:rPr>
              <w:t>Indoor</w:t>
            </w:r>
          </w:p>
        </w:tc>
        <w:tc>
          <w:tcPr>
            <w:tcW w:w="0" w:type="auto"/>
          </w:tcPr>
          <w:p w14:paraId="0F34615F" w14:textId="77777777" w:rsidR="00CD4C07" w:rsidRPr="00413282" w:rsidRDefault="00CD4C07" w:rsidP="00B43311">
            <w:pPr>
              <w:pStyle w:val="StyleRight0"/>
              <w:keepNext/>
              <w:tabs>
                <w:tab w:val="decimal" w:pos="930"/>
              </w:tabs>
              <w:rPr>
                <w:lang w:val="en-US"/>
              </w:rPr>
            </w:pPr>
            <w:r w:rsidRPr="00413282">
              <w:rPr>
                <w:lang w:val="en-US"/>
              </w:rPr>
              <w:t>0%</w:t>
            </w:r>
          </w:p>
        </w:tc>
      </w:tr>
      <w:tr w:rsidR="00CD4C07" w:rsidRPr="00413282" w14:paraId="53CA36C5" w14:textId="77777777" w:rsidTr="00723983">
        <w:trPr>
          <w:jc w:val="center"/>
        </w:trPr>
        <w:tc>
          <w:tcPr>
            <w:tcW w:w="0" w:type="auto"/>
          </w:tcPr>
          <w:p w14:paraId="6E525628" w14:textId="77777777" w:rsidR="00CD4C07" w:rsidRPr="00413282" w:rsidRDefault="00CD4C07" w:rsidP="00B43311">
            <w:pPr>
              <w:pStyle w:val="StyleRight0"/>
              <w:keepNext/>
              <w:rPr>
                <w:lang w:val="en-US"/>
              </w:rPr>
            </w:pPr>
            <w:r w:rsidRPr="00413282">
              <w:rPr>
                <w:lang w:val="en-US"/>
              </w:rPr>
              <w:t>Landscaping</w:t>
            </w:r>
          </w:p>
        </w:tc>
        <w:tc>
          <w:tcPr>
            <w:tcW w:w="0" w:type="auto"/>
          </w:tcPr>
          <w:p w14:paraId="67C03550" w14:textId="77777777" w:rsidR="00CD4C07" w:rsidRPr="00413282" w:rsidRDefault="00CD4C07" w:rsidP="00B43311">
            <w:pPr>
              <w:pStyle w:val="StyleRight0"/>
              <w:keepNext/>
              <w:tabs>
                <w:tab w:val="decimal" w:pos="930"/>
              </w:tabs>
              <w:rPr>
                <w:lang w:val="en-US"/>
              </w:rPr>
            </w:pPr>
            <w:r w:rsidRPr="00413282">
              <w:rPr>
                <w:lang w:val="en-US"/>
              </w:rPr>
              <w:t>80%</w:t>
            </w:r>
          </w:p>
        </w:tc>
      </w:tr>
      <w:tr w:rsidR="000D730C" w:rsidRPr="00413282" w14:paraId="2B4C5762" w14:textId="77777777" w:rsidTr="00723983">
        <w:trPr>
          <w:jc w:val="center"/>
        </w:trPr>
        <w:tc>
          <w:tcPr>
            <w:tcW w:w="0" w:type="auto"/>
          </w:tcPr>
          <w:p w14:paraId="3C2D67BC" w14:textId="6353BDF0" w:rsidR="000D730C" w:rsidRPr="00413282" w:rsidRDefault="000D730C" w:rsidP="00B43311">
            <w:pPr>
              <w:pStyle w:val="StyleRight0"/>
              <w:keepNext/>
              <w:rPr>
                <w:lang w:val="en-US"/>
              </w:rPr>
            </w:pPr>
            <w:r>
              <w:rPr>
                <w:lang w:val="en-US"/>
              </w:rPr>
              <w:t>Economic</w:t>
            </w:r>
          </w:p>
        </w:tc>
        <w:tc>
          <w:tcPr>
            <w:tcW w:w="0" w:type="auto"/>
          </w:tcPr>
          <w:p w14:paraId="34F16214" w14:textId="31AD60AF" w:rsidR="000D730C" w:rsidRPr="00413282" w:rsidRDefault="000D730C" w:rsidP="000D730C">
            <w:pPr>
              <w:pStyle w:val="StyleRight0"/>
              <w:keepNext/>
              <w:tabs>
                <w:tab w:val="decimal" w:pos="930"/>
              </w:tabs>
              <w:jc w:val="center"/>
              <w:rPr>
                <w:lang w:val="en-US"/>
              </w:rPr>
            </w:pPr>
            <w:r>
              <w:rPr>
                <w:lang w:val="en-US"/>
              </w:rPr>
              <w:t>see below</w:t>
            </w:r>
          </w:p>
        </w:tc>
      </w:tr>
      <w:tr w:rsidR="00CD4C07" w:rsidRPr="00413282" w14:paraId="32023EA7" w14:textId="77777777" w:rsidTr="00723983">
        <w:trPr>
          <w:jc w:val="center"/>
        </w:trPr>
        <w:tc>
          <w:tcPr>
            <w:tcW w:w="0" w:type="auto"/>
            <w:shd w:val="clear" w:color="auto" w:fill="00D29A" w:themeFill="background2"/>
          </w:tcPr>
          <w:p w14:paraId="0FA41550" w14:textId="0CF19FFE" w:rsidR="00CD4C07" w:rsidRPr="00413282" w:rsidRDefault="000D730C" w:rsidP="00B43311">
            <w:pPr>
              <w:pStyle w:val="StyleRight0"/>
              <w:keepNext/>
              <w:rPr>
                <w:lang w:val="en-US"/>
              </w:rPr>
            </w:pPr>
            <w:r>
              <w:rPr>
                <w:lang w:val="en-US"/>
              </w:rPr>
              <w:t xml:space="preserve">BU associated with </w:t>
            </w:r>
            <w:r w:rsidR="00CD4C07" w:rsidRPr="00413282">
              <w:rPr>
                <w:lang w:val="en-US"/>
              </w:rPr>
              <w:t xml:space="preserve">Economic </w:t>
            </w:r>
            <w:r>
              <w:rPr>
                <w:lang w:val="en-US"/>
              </w:rPr>
              <w:t>DT type</w:t>
            </w:r>
          </w:p>
        </w:tc>
        <w:tc>
          <w:tcPr>
            <w:tcW w:w="0" w:type="auto"/>
            <w:shd w:val="clear" w:color="auto" w:fill="00D29A" w:themeFill="background2"/>
          </w:tcPr>
          <w:p w14:paraId="24D24733" w14:textId="791E362E" w:rsidR="00CD4C07" w:rsidRPr="00413282" w:rsidRDefault="000D730C" w:rsidP="00B43311">
            <w:pPr>
              <w:pStyle w:val="StyleRight0"/>
              <w:keepNext/>
              <w:tabs>
                <w:tab w:val="decimal" w:pos="930"/>
              </w:tabs>
              <w:rPr>
                <w:lang w:val="en-US"/>
              </w:rPr>
            </w:pPr>
            <w:r w:rsidRPr="00413282">
              <w:rPr>
                <w:lang w:val="en-US"/>
              </w:rPr>
              <w:t>% Consumptive Use</w:t>
            </w:r>
          </w:p>
        </w:tc>
      </w:tr>
      <w:tr w:rsidR="00CD4C07" w:rsidRPr="00413282" w14:paraId="22634D71" w14:textId="77777777" w:rsidTr="00723983">
        <w:trPr>
          <w:jc w:val="center"/>
        </w:trPr>
        <w:tc>
          <w:tcPr>
            <w:tcW w:w="0" w:type="auto"/>
          </w:tcPr>
          <w:p w14:paraId="1B2A5F51" w14:textId="77777777" w:rsidR="00CD4C07" w:rsidRPr="00413282" w:rsidRDefault="00CD4C07" w:rsidP="00B43311">
            <w:pPr>
              <w:pStyle w:val="StyleRight0"/>
              <w:keepNext/>
              <w:rPr>
                <w:lang w:val="en-US"/>
              </w:rPr>
            </w:pPr>
            <w:r w:rsidRPr="00413282">
              <w:rPr>
                <w:lang w:val="en-US"/>
              </w:rPr>
              <w:t>Other (Power)</w:t>
            </w:r>
          </w:p>
        </w:tc>
        <w:tc>
          <w:tcPr>
            <w:tcW w:w="0" w:type="auto"/>
          </w:tcPr>
          <w:p w14:paraId="43976750" w14:textId="77777777" w:rsidR="00CD4C07" w:rsidRPr="00413282" w:rsidRDefault="00CD4C07" w:rsidP="00B43311">
            <w:pPr>
              <w:pStyle w:val="StyleRight0"/>
              <w:keepNext/>
              <w:tabs>
                <w:tab w:val="decimal" w:pos="930"/>
              </w:tabs>
              <w:rPr>
                <w:lang w:val="en-US"/>
              </w:rPr>
            </w:pPr>
            <w:r w:rsidRPr="00413282">
              <w:rPr>
                <w:lang w:val="en-US"/>
              </w:rPr>
              <w:t>0%</w:t>
            </w:r>
          </w:p>
        </w:tc>
      </w:tr>
      <w:tr w:rsidR="00CD4C07" w:rsidRPr="00413282" w14:paraId="2EE73C57" w14:textId="77777777" w:rsidTr="00723983">
        <w:trPr>
          <w:jc w:val="center"/>
        </w:trPr>
        <w:tc>
          <w:tcPr>
            <w:tcW w:w="0" w:type="auto"/>
          </w:tcPr>
          <w:p w14:paraId="569EB8AC" w14:textId="77777777" w:rsidR="00CD4C07" w:rsidRPr="00413282" w:rsidRDefault="00CD4C07" w:rsidP="00B43311">
            <w:pPr>
              <w:pStyle w:val="StyleRight0"/>
              <w:keepNext/>
              <w:rPr>
                <w:lang w:val="en-US"/>
              </w:rPr>
            </w:pPr>
            <w:r w:rsidRPr="00413282">
              <w:rPr>
                <w:lang w:val="en-US"/>
              </w:rPr>
              <w:t>Cannabis (Permitted)</w:t>
            </w:r>
          </w:p>
        </w:tc>
        <w:tc>
          <w:tcPr>
            <w:tcW w:w="0" w:type="auto"/>
          </w:tcPr>
          <w:p w14:paraId="221F8969" w14:textId="77777777" w:rsidR="00CD4C07" w:rsidRPr="00413282" w:rsidRDefault="00CD4C07" w:rsidP="00B43311">
            <w:pPr>
              <w:pStyle w:val="StyleRight0"/>
              <w:keepNext/>
              <w:tabs>
                <w:tab w:val="decimal" w:pos="930"/>
              </w:tabs>
              <w:rPr>
                <w:lang w:val="en-US"/>
              </w:rPr>
            </w:pPr>
            <w:r w:rsidRPr="00413282">
              <w:rPr>
                <w:lang w:val="en-US"/>
              </w:rPr>
              <w:t>80%</w:t>
            </w:r>
          </w:p>
        </w:tc>
      </w:tr>
      <w:tr w:rsidR="00CD4C07" w:rsidRPr="00413282" w14:paraId="088EBF98" w14:textId="77777777" w:rsidTr="00723983">
        <w:trPr>
          <w:jc w:val="center"/>
        </w:trPr>
        <w:tc>
          <w:tcPr>
            <w:tcW w:w="0" w:type="auto"/>
          </w:tcPr>
          <w:p w14:paraId="78029C1C" w14:textId="77777777" w:rsidR="00CD4C07" w:rsidRPr="00413282" w:rsidRDefault="00CD4C07" w:rsidP="00B43311">
            <w:pPr>
              <w:pStyle w:val="StyleRight0"/>
              <w:keepNext/>
              <w:rPr>
                <w:lang w:val="en-US"/>
              </w:rPr>
            </w:pPr>
            <w:r w:rsidRPr="00413282">
              <w:rPr>
                <w:lang w:val="en-US"/>
              </w:rPr>
              <w:t>Irrigation</w:t>
            </w:r>
          </w:p>
        </w:tc>
        <w:tc>
          <w:tcPr>
            <w:tcW w:w="0" w:type="auto"/>
          </w:tcPr>
          <w:p w14:paraId="172BDB74" w14:textId="77777777" w:rsidR="00CD4C07" w:rsidRPr="00413282" w:rsidRDefault="00CD4C07" w:rsidP="00B43311">
            <w:pPr>
              <w:pStyle w:val="StyleRight0"/>
              <w:keepNext/>
              <w:tabs>
                <w:tab w:val="decimal" w:pos="930"/>
              </w:tabs>
              <w:rPr>
                <w:lang w:val="en-US"/>
              </w:rPr>
            </w:pPr>
            <w:r w:rsidRPr="00413282">
              <w:rPr>
                <w:lang w:val="en-US"/>
              </w:rPr>
              <w:t>80%</w:t>
            </w:r>
          </w:p>
        </w:tc>
      </w:tr>
      <w:tr w:rsidR="00CD4C07" w:rsidRPr="00413282" w14:paraId="2B1CABAF" w14:textId="77777777" w:rsidTr="00723983">
        <w:trPr>
          <w:jc w:val="center"/>
        </w:trPr>
        <w:tc>
          <w:tcPr>
            <w:tcW w:w="0" w:type="auto"/>
          </w:tcPr>
          <w:p w14:paraId="6758E483" w14:textId="77777777" w:rsidR="00CD4C07" w:rsidRPr="00413282" w:rsidRDefault="00CD4C07" w:rsidP="00B43311">
            <w:pPr>
              <w:pStyle w:val="StyleRight0"/>
              <w:keepNext/>
              <w:rPr>
                <w:lang w:val="en-US"/>
              </w:rPr>
            </w:pPr>
            <w:r w:rsidRPr="00413282">
              <w:rPr>
                <w:lang w:val="en-US"/>
              </w:rPr>
              <w:t>Stockwatering</w:t>
            </w:r>
          </w:p>
        </w:tc>
        <w:tc>
          <w:tcPr>
            <w:tcW w:w="0" w:type="auto"/>
          </w:tcPr>
          <w:p w14:paraId="58435B91" w14:textId="77777777" w:rsidR="00CD4C07" w:rsidRPr="00413282" w:rsidRDefault="00CD4C07" w:rsidP="00B43311">
            <w:pPr>
              <w:pStyle w:val="StyleRight0"/>
              <w:keepNext/>
              <w:tabs>
                <w:tab w:val="decimal" w:pos="930"/>
              </w:tabs>
              <w:rPr>
                <w:lang w:val="en-US"/>
              </w:rPr>
            </w:pPr>
            <w:r w:rsidRPr="00413282">
              <w:rPr>
                <w:lang w:val="en-US"/>
              </w:rPr>
              <w:t>100%</w:t>
            </w:r>
          </w:p>
        </w:tc>
      </w:tr>
      <w:tr w:rsidR="00CD4C07" w:rsidRPr="00413282" w14:paraId="6AC5B347" w14:textId="77777777" w:rsidTr="00723983">
        <w:trPr>
          <w:jc w:val="center"/>
        </w:trPr>
        <w:tc>
          <w:tcPr>
            <w:tcW w:w="0" w:type="auto"/>
          </w:tcPr>
          <w:p w14:paraId="05F32288" w14:textId="77777777" w:rsidR="00CD4C07" w:rsidRPr="00413282" w:rsidRDefault="00CD4C07" w:rsidP="00B43311">
            <w:pPr>
              <w:pStyle w:val="StyleRight0"/>
              <w:keepNext/>
              <w:rPr>
                <w:lang w:val="en-US"/>
              </w:rPr>
            </w:pPr>
            <w:r w:rsidRPr="00413282">
              <w:rPr>
                <w:lang w:val="en-US"/>
              </w:rPr>
              <w:t>Recreation</w:t>
            </w:r>
          </w:p>
        </w:tc>
        <w:tc>
          <w:tcPr>
            <w:tcW w:w="0" w:type="auto"/>
          </w:tcPr>
          <w:p w14:paraId="5B807998" w14:textId="77777777" w:rsidR="00CD4C07" w:rsidRPr="00413282" w:rsidRDefault="00CD4C07" w:rsidP="00B43311">
            <w:pPr>
              <w:pStyle w:val="StyleRight0"/>
              <w:keepNext/>
              <w:tabs>
                <w:tab w:val="decimal" w:pos="930"/>
              </w:tabs>
              <w:rPr>
                <w:lang w:val="en-US"/>
              </w:rPr>
            </w:pPr>
            <w:r w:rsidRPr="00413282">
              <w:rPr>
                <w:lang w:val="en-US"/>
              </w:rPr>
              <w:t>100%</w:t>
            </w:r>
          </w:p>
        </w:tc>
      </w:tr>
      <w:tr w:rsidR="00CD4C07" w:rsidRPr="00413282" w14:paraId="31E410F9" w14:textId="77777777" w:rsidTr="00723983">
        <w:trPr>
          <w:jc w:val="center"/>
        </w:trPr>
        <w:tc>
          <w:tcPr>
            <w:tcW w:w="0" w:type="auto"/>
          </w:tcPr>
          <w:p w14:paraId="3D7B9CAF" w14:textId="77777777" w:rsidR="00CD4C07" w:rsidRPr="00413282" w:rsidRDefault="00CD4C07" w:rsidP="00B43311">
            <w:pPr>
              <w:pStyle w:val="StyleRight0"/>
              <w:rPr>
                <w:lang w:val="en-US"/>
              </w:rPr>
            </w:pPr>
            <w:r w:rsidRPr="00413282">
              <w:rPr>
                <w:lang w:val="en-US"/>
              </w:rPr>
              <w:t>Other</w:t>
            </w:r>
          </w:p>
        </w:tc>
        <w:tc>
          <w:tcPr>
            <w:tcW w:w="0" w:type="auto"/>
          </w:tcPr>
          <w:p w14:paraId="4A36C302" w14:textId="77777777" w:rsidR="00CD4C07" w:rsidRPr="00413282" w:rsidRDefault="00CD4C07" w:rsidP="00B43311">
            <w:pPr>
              <w:pStyle w:val="StyleRight0"/>
              <w:tabs>
                <w:tab w:val="decimal" w:pos="930"/>
              </w:tabs>
              <w:rPr>
                <w:lang w:val="en-US"/>
              </w:rPr>
            </w:pPr>
            <w:r w:rsidRPr="00413282">
              <w:rPr>
                <w:lang w:val="en-US"/>
              </w:rPr>
              <w:t>100%</w:t>
            </w:r>
          </w:p>
        </w:tc>
      </w:tr>
    </w:tbl>
    <w:p w14:paraId="156BF3DB" w14:textId="6ADD5022" w:rsidR="00CD4C07" w:rsidRDefault="00CD4C07" w:rsidP="00CD4C07">
      <w:pPr>
        <w:rPr>
          <w:lang w:val="en-US"/>
        </w:rPr>
      </w:pPr>
      <w:bookmarkStart w:id="205" w:name="_Hlk62136579"/>
      <w:bookmarkEnd w:id="204"/>
      <w:r w:rsidRPr="00413282">
        <w:rPr>
          <w:lang w:val="en-US"/>
        </w:rPr>
        <w:t xml:space="preserve">All </w:t>
      </w:r>
      <w:r w:rsidR="00783CDF">
        <w:rPr>
          <w:lang w:val="en-US"/>
        </w:rPr>
        <w:t>DT</w:t>
      </w:r>
      <w:r w:rsidRPr="00413282">
        <w:rPr>
          <w:lang w:val="en-US"/>
        </w:rPr>
        <w:t xml:space="preserve"> types related to growing vegetation are set to 80% consumptive use to account for crop evapotranspiration. Domestic applications in SFER are typically outside municipal service areas, so indoor use is assumed to flow to a septic system, and to percolate back to the stream network. Since the septic inflows and outflows resemble a steady-state system, the net effect of quantity to the watershed is negligible and the indoor consumptive use fraction </w:t>
      </w:r>
      <w:r>
        <w:rPr>
          <w:lang w:val="en-US"/>
        </w:rPr>
        <w:t>was</w:t>
      </w:r>
      <w:r w:rsidRPr="00413282">
        <w:rPr>
          <w:lang w:val="en-US"/>
        </w:rPr>
        <w:t xml:space="preserve"> set to 0%. Power BU applications are used for in-stream hydropower and do not consume any water. The other BUs </w:t>
      </w:r>
      <w:r>
        <w:rPr>
          <w:lang w:val="en-US"/>
        </w:rPr>
        <w:t>were</w:t>
      </w:r>
      <w:r w:rsidRPr="00413282">
        <w:rPr>
          <w:lang w:val="en-US"/>
        </w:rPr>
        <w:t xml:space="preserve"> assumed to be 100% consumptive.</w:t>
      </w:r>
    </w:p>
    <w:p w14:paraId="2CAA0734" w14:textId="62BB52B2" w:rsidR="00204673" w:rsidRPr="00204673" w:rsidRDefault="000D730C" w:rsidP="000D730C">
      <w:pPr>
        <w:rPr>
          <w:lang w:val="en-US"/>
        </w:rPr>
      </w:pPr>
      <w:r>
        <w:rPr>
          <w:lang w:val="en-US"/>
        </w:rPr>
        <w:lastRenderedPageBreak/>
        <w:t xml:space="preserve">Each application is assigned a single consumptive use fraction for the modeling simulation. The consumptive use fraction of each application is calculated based on a weighted average of the consumptive use fractions </w:t>
      </w:r>
      <w:r w:rsidR="0090061B">
        <w:rPr>
          <w:lang w:val="en-US"/>
        </w:rPr>
        <w:t>the</w:t>
      </w:r>
      <w:r>
        <w:rPr>
          <w:lang w:val="en-US"/>
        </w:rPr>
        <w:t xml:space="preserve"> indoor, landscaping, and economic DT types</w:t>
      </w:r>
      <w:r w:rsidR="0090061B">
        <w:rPr>
          <w:lang w:val="en-US"/>
        </w:rPr>
        <w:t xml:space="preserve"> as seen below in </w:t>
      </w:r>
      <w:r w:rsidR="00204673">
        <w:rPr>
          <w:lang w:val="en-US"/>
        </w:rPr>
        <w:fldChar w:fldCharType="begin"/>
      </w:r>
      <w:r w:rsidR="00204673">
        <w:rPr>
          <w:lang w:val="en-US"/>
        </w:rPr>
        <w:instrText xml:space="preserve"> REF _Ref61534004 \h </w:instrText>
      </w:r>
      <w:r w:rsidR="00204673">
        <w:rPr>
          <w:lang w:val="en-US"/>
        </w:rPr>
      </w:r>
      <w:r w:rsidR="00204673">
        <w:rPr>
          <w:lang w:val="en-US"/>
        </w:rPr>
        <w:fldChar w:fldCharType="separate"/>
      </w:r>
      <w:r w:rsidR="0067763F">
        <w:t xml:space="preserve">Equation </w:t>
      </w:r>
      <w:r w:rsidR="0067763F">
        <w:rPr>
          <w:noProof/>
        </w:rPr>
        <w:t>7</w:t>
      </w:r>
      <w:r w:rsidR="0067763F">
        <w:t>.</w:t>
      </w:r>
      <w:r w:rsidR="0067763F">
        <w:rPr>
          <w:noProof/>
        </w:rPr>
        <w:t>2</w:t>
      </w:r>
      <w:r w:rsidR="00204673">
        <w:rPr>
          <w:lang w:val="en-US"/>
        </w:rPr>
        <w:fldChar w:fldCharType="end"/>
      </w:r>
      <w:bookmarkStart w:id="206" w:name="_Ref15574771"/>
      <w:r w:rsidR="00204673">
        <w:rPr>
          <w:lang w:val="en-US"/>
        </w:rPr>
        <w:t>.</w:t>
      </w:r>
    </w:p>
    <w:p w14:paraId="6BDE299B" w14:textId="7D877A15" w:rsidR="00204673" w:rsidRDefault="00204673" w:rsidP="00204673">
      <w:pPr>
        <w:pStyle w:val="TableFigureTitle"/>
        <w:jc w:val="center"/>
      </w:pPr>
      <w:bookmarkStart w:id="207" w:name="_Ref61534004"/>
      <w:bookmarkStart w:id="208" w:name="_Ref61534000"/>
      <w:bookmarkStart w:id="209" w:name="_Hlk62136605"/>
      <w:bookmarkEnd w:id="205"/>
      <w:r>
        <w:t xml:space="preserve">Equation </w:t>
      </w:r>
      <w:fldSimple w:instr=" STYLEREF 1 \s ">
        <w:r w:rsidR="0067763F">
          <w:rPr>
            <w:noProof/>
          </w:rPr>
          <w:t>7</w:t>
        </w:r>
      </w:fldSimple>
      <w:r w:rsidR="00F77D9D">
        <w:t>.</w:t>
      </w:r>
      <w:fldSimple w:instr=" SEQ Equation \* ARABIC \s 1 ">
        <w:r w:rsidR="0067763F">
          <w:rPr>
            <w:noProof/>
          </w:rPr>
          <w:t>2</w:t>
        </w:r>
      </w:fldSimple>
      <w:bookmarkEnd w:id="207"/>
      <w:r>
        <w:t xml:space="preserve"> Consumptive use fraction for eWRIMS applications</w:t>
      </w:r>
      <w:bookmarkEnd w:id="208"/>
      <w:r w:rsidR="0017020E">
        <w:t>.</w:t>
      </w:r>
    </w:p>
    <w:p w14:paraId="2B5EBF86" w14:textId="483AFEE2" w:rsidR="000D730C" w:rsidRPr="00413282" w:rsidRDefault="0090061B" w:rsidP="000D730C">
      <w:pPr>
        <w:rPr>
          <w:lang w:val="en-US"/>
        </w:rPr>
      </w:pPr>
      <w:bookmarkStart w:id="210" w:name="_Hlk62136640"/>
      <m:oMathPara>
        <m:oMath>
          <m:r>
            <w:rPr>
              <w:rFonts w:ascii="Cambria Math" w:hAnsi="Cambria Math"/>
              <w:sz w:val="14"/>
              <w:szCs w:val="10"/>
              <w:lang w:val="en-US"/>
            </w:rPr>
            <m:t xml:space="preserve">Consumptive Use Fraction (CUF) </m:t>
          </m:r>
          <m:r>
            <m:rPr>
              <m:sty m:val="p"/>
            </m:rPr>
            <w:rPr>
              <w:rFonts w:ascii="Cambria Math" w:hAnsi="Cambria Math"/>
              <w:sz w:val="14"/>
              <w:szCs w:val="10"/>
              <w:lang w:val="en-US"/>
            </w:rPr>
            <m:t xml:space="preserve">= </m:t>
          </m:r>
          <m:f>
            <m:fPr>
              <m:ctrlPr>
                <w:rPr>
                  <w:rFonts w:ascii="Cambria Math" w:hAnsi="Cambria Math"/>
                  <w:sz w:val="14"/>
                  <w:szCs w:val="10"/>
                  <w:lang w:val="en-US"/>
                </w:rPr>
              </m:ctrlPr>
            </m:fPr>
            <m:num>
              <m:r>
                <w:rPr>
                  <w:rFonts w:ascii="Cambria Math" w:hAnsi="Cambria Math"/>
                  <w:sz w:val="14"/>
                  <w:szCs w:val="10"/>
                  <w:lang w:val="en-US"/>
                </w:rPr>
                <m:t>Indoor DT</m:t>
              </m:r>
            </m:num>
            <m:den>
              <m:r>
                <w:rPr>
                  <w:rFonts w:ascii="Cambria Math" w:hAnsi="Cambria Math"/>
                  <w:sz w:val="14"/>
                  <w:szCs w:val="10"/>
                  <w:lang w:val="en-US"/>
                </w:rPr>
                <m:t>Total DT</m:t>
              </m:r>
            </m:den>
          </m:f>
          <m:r>
            <w:rPr>
              <w:rFonts w:ascii="Cambria Math" w:hAnsi="Cambria Math"/>
              <w:sz w:val="14"/>
              <w:szCs w:val="10"/>
              <w:lang w:val="en-US"/>
            </w:rPr>
            <m:t>*Indoor CUF+</m:t>
          </m:r>
          <m:f>
            <m:fPr>
              <m:ctrlPr>
                <w:rPr>
                  <w:rFonts w:ascii="Cambria Math" w:hAnsi="Cambria Math"/>
                  <w:sz w:val="14"/>
                  <w:szCs w:val="10"/>
                  <w:lang w:val="en-US"/>
                </w:rPr>
              </m:ctrlPr>
            </m:fPr>
            <m:num>
              <m:r>
                <w:rPr>
                  <w:rFonts w:ascii="Cambria Math" w:hAnsi="Cambria Math"/>
                  <w:sz w:val="14"/>
                  <w:szCs w:val="10"/>
                  <w:lang w:val="en-US"/>
                </w:rPr>
                <m:t>Landscaping DT</m:t>
              </m:r>
            </m:num>
            <m:den>
              <m:r>
                <w:rPr>
                  <w:rFonts w:ascii="Cambria Math" w:hAnsi="Cambria Math"/>
                  <w:sz w:val="14"/>
                  <w:szCs w:val="10"/>
                  <w:lang w:val="en-US"/>
                </w:rPr>
                <m:t>Total DT</m:t>
              </m:r>
            </m:den>
          </m:f>
          <m:r>
            <w:rPr>
              <w:rFonts w:ascii="Cambria Math" w:hAnsi="Cambria Math"/>
              <w:sz w:val="14"/>
              <w:szCs w:val="10"/>
              <w:lang w:val="en-US"/>
            </w:rPr>
            <m:t>*Landscaping CUF+</m:t>
          </m:r>
          <m:f>
            <m:fPr>
              <m:ctrlPr>
                <w:rPr>
                  <w:rFonts w:ascii="Cambria Math" w:hAnsi="Cambria Math"/>
                  <w:sz w:val="14"/>
                  <w:szCs w:val="10"/>
                  <w:lang w:val="en-US"/>
                </w:rPr>
              </m:ctrlPr>
            </m:fPr>
            <m:num>
              <m:r>
                <w:rPr>
                  <w:rFonts w:ascii="Cambria Math" w:hAnsi="Cambria Math"/>
                  <w:sz w:val="14"/>
                  <w:szCs w:val="10"/>
                  <w:lang w:val="en-US"/>
                </w:rPr>
                <m:t>Economic DT</m:t>
              </m:r>
            </m:num>
            <m:den>
              <m:r>
                <w:rPr>
                  <w:rFonts w:ascii="Cambria Math" w:hAnsi="Cambria Math"/>
                  <w:sz w:val="14"/>
                  <w:szCs w:val="10"/>
                  <w:lang w:val="en-US"/>
                </w:rPr>
                <m:t>Total DT</m:t>
              </m:r>
            </m:den>
          </m:f>
          <m:r>
            <w:rPr>
              <w:rFonts w:ascii="Cambria Math" w:hAnsi="Cambria Math"/>
              <w:sz w:val="14"/>
              <w:szCs w:val="10"/>
              <w:lang w:val="en-US"/>
            </w:rPr>
            <m:t xml:space="preserve">*Economic CUF  </m:t>
          </m:r>
        </m:oMath>
      </m:oMathPara>
    </w:p>
    <w:bookmarkEnd w:id="209"/>
    <w:bookmarkEnd w:id="210"/>
    <w:p w14:paraId="6976D267" w14:textId="4883721E" w:rsidR="00CD4C07" w:rsidRPr="00413282" w:rsidRDefault="00CD4C07" w:rsidP="00CD4C07">
      <w:pPr>
        <w:pStyle w:val="Heading4"/>
        <w:rPr>
          <w:lang w:val="en-US"/>
        </w:rPr>
      </w:pPr>
      <w:r w:rsidRPr="00413282">
        <w:rPr>
          <w:lang w:val="en-US"/>
        </w:rPr>
        <w:t xml:space="preserve">Subdividing into </w:t>
      </w:r>
      <w:r w:rsidR="000A4999">
        <w:rPr>
          <w:lang w:val="en-US"/>
        </w:rPr>
        <w:t>diverted total</w:t>
      </w:r>
      <w:r w:rsidRPr="00413282">
        <w:rPr>
          <w:lang w:val="en-US"/>
        </w:rPr>
        <w:t xml:space="preserve"> types</w:t>
      </w:r>
      <w:bookmarkEnd w:id="206"/>
    </w:p>
    <w:p w14:paraId="0E729BF4" w14:textId="7341F681" w:rsidR="00CD4C07" w:rsidRPr="00413282" w:rsidRDefault="00723983" w:rsidP="00CD4C07">
      <w:pPr>
        <w:rPr>
          <w:lang w:val="en-US"/>
        </w:rPr>
      </w:pPr>
      <w:bookmarkStart w:id="211" w:name="_Hlk62136736"/>
      <w:r>
        <w:rPr>
          <w:lang w:val="en-US"/>
        </w:rPr>
        <w:t xml:space="preserve">For the purposes of calculating the overall consumptive use fractions for each application according to </w:t>
      </w:r>
      <w:r>
        <w:rPr>
          <w:lang w:val="en-US"/>
        </w:rPr>
        <w:fldChar w:fldCharType="begin"/>
      </w:r>
      <w:r>
        <w:rPr>
          <w:lang w:val="en-US"/>
        </w:rPr>
        <w:instrText xml:space="preserve"> REF _Ref14859557 \h </w:instrText>
      </w:r>
      <w:r>
        <w:rPr>
          <w:lang w:val="en-US"/>
        </w:rPr>
      </w:r>
      <w:r>
        <w:rPr>
          <w:lang w:val="en-US"/>
        </w:rPr>
        <w:fldChar w:fldCharType="separate"/>
      </w:r>
      <w:r w:rsidR="0067763F" w:rsidRPr="00413282">
        <w:rPr>
          <w:lang w:val="en-US"/>
        </w:rPr>
        <w:t xml:space="preserve">Table </w:t>
      </w:r>
      <w:r w:rsidR="0067763F">
        <w:rPr>
          <w:noProof/>
          <w:lang w:val="en-US"/>
        </w:rPr>
        <w:t>7</w:t>
      </w:r>
      <w:r w:rsidR="0067763F">
        <w:rPr>
          <w:lang w:val="en-US"/>
        </w:rPr>
        <w:t>.</w:t>
      </w:r>
      <w:r w:rsidR="0067763F">
        <w:rPr>
          <w:noProof/>
          <w:lang w:val="en-US"/>
        </w:rPr>
        <w:t>5</w:t>
      </w:r>
      <w:r>
        <w:rPr>
          <w:lang w:val="en-US"/>
        </w:rPr>
        <w:fldChar w:fldCharType="end"/>
      </w:r>
      <w:r w:rsidR="00204673">
        <w:rPr>
          <w:lang w:val="en-US"/>
        </w:rPr>
        <w:t xml:space="preserve"> and </w:t>
      </w:r>
      <w:r w:rsidR="00204673">
        <w:rPr>
          <w:lang w:val="en-US"/>
        </w:rPr>
        <w:fldChar w:fldCharType="begin"/>
      </w:r>
      <w:r w:rsidR="00204673">
        <w:rPr>
          <w:lang w:val="en-US"/>
        </w:rPr>
        <w:instrText xml:space="preserve"> REF _Ref61534004 \h </w:instrText>
      </w:r>
      <w:r w:rsidR="00204673">
        <w:rPr>
          <w:lang w:val="en-US"/>
        </w:rPr>
      </w:r>
      <w:r w:rsidR="00204673">
        <w:rPr>
          <w:lang w:val="en-US"/>
        </w:rPr>
        <w:fldChar w:fldCharType="separate"/>
      </w:r>
      <w:r w:rsidR="0067763F">
        <w:t xml:space="preserve">Equation </w:t>
      </w:r>
      <w:r w:rsidR="0067763F">
        <w:rPr>
          <w:noProof/>
        </w:rPr>
        <w:t>7</w:t>
      </w:r>
      <w:r w:rsidR="0067763F">
        <w:t>.</w:t>
      </w:r>
      <w:r w:rsidR="0067763F">
        <w:rPr>
          <w:noProof/>
        </w:rPr>
        <w:t>2</w:t>
      </w:r>
      <w:r w:rsidR="00204673">
        <w:rPr>
          <w:lang w:val="en-US"/>
        </w:rPr>
        <w:fldChar w:fldCharType="end"/>
      </w:r>
      <w:r>
        <w:rPr>
          <w:lang w:val="en-US"/>
        </w:rPr>
        <w:t>, it was necessary to subdivide the diversions into indoor, outdoor, and economic DT types. These DT types and the methodology used to estimate them were created because</w:t>
      </w:r>
      <w:r w:rsidRPr="00723983">
        <w:rPr>
          <w:lang w:val="en-US"/>
        </w:rPr>
        <w:t xml:space="preserve"> </w:t>
      </w:r>
      <w:r w:rsidRPr="00413282">
        <w:rPr>
          <w:lang w:val="en-US"/>
        </w:rPr>
        <w:t>there is no explicit information that can determine the relative amounts of water going to each BU</w:t>
      </w:r>
      <w:r>
        <w:rPr>
          <w:lang w:val="en-US"/>
        </w:rPr>
        <w:t xml:space="preserve"> listed in eWRIMS. </w:t>
      </w:r>
      <w:r w:rsidR="00CD4C07" w:rsidRPr="00413282">
        <w:rPr>
          <w:lang w:val="en-US"/>
        </w:rPr>
        <w:t xml:space="preserve">For example, for an application with both domestic and irrigation listed as BUs, there is no way to determine how much water is being diverted for domestic purposes versus irrigation. To overcome this, DT types estimate the proportion of the DT representing indoor, landscaping, economic, and municipal use. An explanation of the DT types is provided below: </w:t>
      </w:r>
    </w:p>
    <w:p w14:paraId="6498804E" w14:textId="77777777" w:rsidR="00723983" w:rsidRDefault="00CD4C07" w:rsidP="00787946">
      <w:pPr>
        <w:pStyle w:val="ListBullets"/>
        <w:numPr>
          <w:ilvl w:val="0"/>
          <w:numId w:val="28"/>
        </w:numPr>
        <w:spacing w:after="0"/>
        <w:rPr>
          <w:lang w:val="en-US"/>
        </w:rPr>
      </w:pPr>
      <w:r w:rsidRPr="00413282">
        <w:rPr>
          <w:lang w:val="en-US"/>
        </w:rPr>
        <w:t>Indoor DT</w:t>
      </w:r>
    </w:p>
    <w:p w14:paraId="55A51FBF" w14:textId="77777777" w:rsidR="00723983" w:rsidRDefault="00CD4C07" w:rsidP="00787946">
      <w:pPr>
        <w:pStyle w:val="ListBullets"/>
        <w:numPr>
          <w:ilvl w:val="0"/>
          <w:numId w:val="3"/>
        </w:numPr>
        <w:spacing w:after="0"/>
        <w:rPr>
          <w:lang w:val="en-US"/>
        </w:rPr>
      </w:pPr>
      <w:r w:rsidRPr="00723983">
        <w:rPr>
          <w:lang w:val="en-US"/>
        </w:rPr>
        <w:t>Domestic household uses (toilets, showers, laundry, etc.)</w:t>
      </w:r>
    </w:p>
    <w:p w14:paraId="1770036A" w14:textId="261448C8" w:rsidR="00CD4C07" w:rsidRDefault="00CD4C07" w:rsidP="00787946">
      <w:pPr>
        <w:pStyle w:val="ListBullets"/>
        <w:numPr>
          <w:ilvl w:val="0"/>
          <w:numId w:val="3"/>
        </w:numPr>
        <w:spacing w:after="0"/>
        <w:rPr>
          <w:lang w:val="en-US"/>
        </w:rPr>
      </w:pPr>
      <w:r w:rsidRPr="00723983">
        <w:rPr>
          <w:lang w:val="en-US"/>
        </w:rPr>
        <w:t>Utilized only for applications with domestic or municipal included as a BU</w:t>
      </w:r>
    </w:p>
    <w:p w14:paraId="7338F2DA" w14:textId="77777777" w:rsidR="00723983" w:rsidRPr="00723983" w:rsidRDefault="00723983" w:rsidP="00723983">
      <w:pPr>
        <w:pStyle w:val="ListBullets"/>
        <w:spacing w:after="0"/>
        <w:ind w:left="720"/>
        <w:rPr>
          <w:lang w:val="en-US"/>
        </w:rPr>
      </w:pPr>
    </w:p>
    <w:p w14:paraId="7D840F7C" w14:textId="77777777" w:rsidR="00723983" w:rsidRDefault="00CD4C07" w:rsidP="00787946">
      <w:pPr>
        <w:pStyle w:val="ListBullets"/>
        <w:numPr>
          <w:ilvl w:val="0"/>
          <w:numId w:val="29"/>
        </w:numPr>
        <w:spacing w:after="0"/>
        <w:rPr>
          <w:lang w:val="en-US"/>
        </w:rPr>
      </w:pPr>
      <w:r w:rsidRPr="00413282">
        <w:rPr>
          <w:lang w:val="en-US"/>
        </w:rPr>
        <w:t>Landscaping DT</w:t>
      </w:r>
    </w:p>
    <w:p w14:paraId="106E265A" w14:textId="77777777" w:rsidR="00723983" w:rsidRDefault="00CD4C07" w:rsidP="00787946">
      <w:pPr>
        <w:pStyle w:val="ListBullets"/>
        <w:numPr>
          <w:ilvl w:val="0"/>
          <w:numId w:val="3"/>
        </w:numPr>
        <w:spacing w:after="0"/>
        <w:rPr>
          <w:lang w:val="en-US"/>
        </w:rPr>
      </w:pPr>
      <w:r w:rsidRPr="00723983">
        <w:rPr>
          <w:lang w:val="en-US"/>
        </w:rPr>
        <w:t>Used to water non-agricultural vegetation (lawns, trees, etc.)</w:t>
      </w:r>
    </w:p>
    <w:p w14:paraId="0B5A1B9D" w14:textId="686051C2" w:rsidR="00CD4C07" w:rsidRDefault="00CD4C07" w:rsidP="00787946">
      <w:pPr>
        <w:pStyle w:val="ListBullets"/>
        <w:numPr>
          <w:ilvl w:val="0"/>
          <w:numId w:val="3"/>
        </w:numPr>
        <w:spacing w:after="0"/>
        <w:rPr>
          <w:lang w:val="en-US"/>
        </w:rPr>
      </w:pPr>
      <w:r w:rsidRPr="00723983">
        <w:rPr>
          <w:lang w:val="en-US"/>
        </w:rPr>
        <w:t>Utilized only for applications with domestic or municipal included as a BU</w:t>
      </w:r>
    </w:p>
    <w:p w14:paraId="522D6C6C" w14:textId="77777777" w:rsidR="00723983" w:rsidRPr="00723983" w:rsidRDefault="00723983" w:rsidP="00723983">
      <w:pPr>
        <w:pStyle w:val="ListBullets"/>
        <w:spacing w:after="0"/>
        <w:ind w:left="720"/>
        <w:rPr>
          <w:lang w:val="en-US"/>
        </w:rPr>
      </w:pPr>
    </w:p>
    <w:p w14:paraId="05EF1AA2" w14:textId="77777777" w:rsidR="00723983" w:rsidRDefault="00CD4C07" w:rsidP="00787946">
      <w:pPr>
        <w:pStyle w:val="ListBullets"/>
        <w:numPr>
          <w:ilvl w:val="0"/>
          <w:numId w:val="30"/>
        </w:numPr>
        <w:spacing w:after="0"/>
        <w:rPr>
          <w:lang w:val="en-US"/>
        </w:rPr>
      </w:pPr>
      <w:r w:rsidRPr="00413282">
        <w:rPr>
          <w:lang w:val="en-US"/>
        </w:rPr>
        <w:t>Economic DT</w:t>
      </w:r>
    </w:p>
    <w:p w14:paraId="4958E089" w14:textId="77777777" w:rsidR="00723983" w:rsidRDefault="00CD4C07" w:rsidP="00787946">
      <w:pPr>
        <w:pStyle w:val="ListBullets"/>
        <w:numPr>
          <w:ilvl w:val="0"/>
          <w:numId w:val="3"/>
        </w:numPr>
        <w:spacing w:after="0"/>
        <w:rPr>
          <w:lang w:val="en-US"/>
        </w:rPr>
      </w:pPr>
      <w:r w:rsidRPr="00723983">
        <w:rPr>
          <w:lang w:val="en-US"/>
        </w:rPr>
        <w:t>Used to produce a product for monetary gain (irrigation, mining, etc.)</w:t>
      </w:r>
    </w:p>
    <w:p w14:paraId="10D73EDA" w14:textId="6E02375D" w:rsidR="009B5A69" w:rsidRPr="009B5A69" w:rsidRDefault="00CD4C07" w:rsidP="00CD4C07">
      <w:pPr>
        <w:pStyle w:val="ListBullets"/>
        <w:numPr>
          <w:ilvl w:val="0"/>
          <w:numId w:val="3"/>
        </w:numPr>
        <w:spacing w:after="0"/>
        <w:rPr>
          <w:lang w:val="en-US"/>
        </w:rPr>
      </w:pPr>
      <w:r w:rsidRPr="00723983">
        <w:rPr>
          <w:lang w:val="en-US"/>
        </w:rPr>
        <w:t>Utilized only for applications in the Cannabis (Permitted), Irrigation, Recreation, Stockwatering, and Other BU Groups</w:t>
      </w:r>
    </w:p>
    <w:p w14:paraId="6BDDAB9E" w14:textId="2C28C80D" w:rsidR="00CD4C07" w:rsidRPr="00413282" w:rsidRDefault="00CD4C07" w:rsidP="00CD4C07">
      <w:pPr>
        <w:rPr>
          <w:lang w:val="en-US"/>
        </w:rPr>
      </w:pPr>
      <w:r w:rsidRPr="00413282">
        <w:rPr>
          <w:lang w:val="en-US"/>
        </w:rPr>
        <w:t xml:space="preserve">The DT for each application was divided into DT types using the logic tree depicted in </w:t>
      </w:r>
      <w:r w:rsidRPr="00413282">
        <w:rPr>
          <w:lang w:val="en-US"/>
        </w:rPr>
        <w:fldChar w:fldCharType="begin"/>
      </w:r>
      <w:r w:rsidRPr="00413282">
        <w:rPr>
          <w:lang w:val="en-US"/>
        </w:rPr>
        <w:instrText xml:space="preserve"> REF _Ref14856410 \h </w:instrText>
      </w:r>
      <w:r w:rsidRPr="00413282">
        <w:rPr>
          <w:lang w:val="en-US"/>
        </w:rPr>
      </w:r>
      <w:r w:rsidRPr="00413282">
        <w:rPr>
          <w:lang w:val="en-US"/>
        </w:rPr>
        <w:fldChar w:fldCharType="separate"/>
      </w:r>
      <w:r w:rsidR="0067763F" w:rsidRPr="00413282">
        <w:rPr>
          <w:lang w:val="en-US"/>
        </w:rPr>
        <w:t xml:space="preserve">Figure </w:t>
      </w:r>
      <w:r w:rsidR="0067763F">
        <w:rPr>
          <w:noProof/>
          <w:lang w:val="en-US"/>
        </w:rPr>
        <w:t>7</w:t>
      </w:r>
      <w:r w:rsidR="0067763F">
        <w:rPr>
          <w:lang w:val="en-US"/>
        </w:rPr>
        <w:t>.</w:t>
      </w:r>
      <w:r w:rsidR="0067763F">
        <w:rPr>
          <w:noProof/>
          <w:lang w:val="en-US"/>
        </w:rPr>
        <w:t>13</w:t>
      </w:r>
      <w:r w:rsidRPr="00413282">
        <w:rPr>
          <w:lang w:val="en-US"/>
        </w:rPr>
        <w:fldChar w:fldCharType="end"/>
      </w:r>
      <w:r w:rsidRPr="00413282">
        <w:rPr>
          <w:lang w:val="en-US"/>
        </w:rPr>
        <w:t xml:space="preserve">. Note that not every application will have all DT types. </w:t>
      </w:r>
    </w:p>
    <w:bookmarkEnd w:id="211"/>
    <w:p w14:paraId="320DBAC5" w14:textId="0D493FE6" w:rsidR="00CD4C07" w:rsidRPr="00413282" w:rsidRDefault="009B5A69" w:rsidP="00CD4C07">
      <w:pPr>
        <w:pStyle w:val="FIgure"/>
        <w:rPr>
          <w:lang w:val="en-US"/>
        </w:rPr>
      </w:pPr>
      <w:r w:rsidRPr="009B5A69">
        <w:rPr>
          <w:lang w:val="en-US"/>
        </w:rPr>
        <w:lastRenderedPageBreak/>
        <w:drawing>
          <wp:inline distT="0" distB="0" distL="0" distR="0" wp14:anchorId="2984BF6C" wp14:editId="6F939780">
            <wp:extent cx="5279743" cy="4789545"/>
            <wp:effectExtent l="19050" t="19050" r="16510" b="11430"/>
            <wp:docPr id="44" name="Picture 44" descr="Logic tree for determining Beneficial Use group. Updated 11.04.2020. Based on 12.6.2018 eWRIMS data&#10;(For each question, if the answer is &quot;No,&quot; go to the next question. If yes, designation--and number of applications meeting this criterion--follows question)&#10;1. Does app have Beneficial Use (BU) of Municipal? (8,or 1%) Indoor Monthly DT = Total DT * Representative Municipal Indoor DT %; Landscaping Monthly DT = Total DT* Representative Landscaping Indoor DT%&#10;2. Is app in Domestic BU Group? (214,or 25%) Indoor Monthly DT = Up to Representative Indoor DT Value (0.014 AF/month); Landscaping Monthly DT = Total DT - Indoor DT&#10;3. Does app have Domestic listed as one of the BU's? (377,or 43%) Indoor Monthly DT = Up to Representative Indoor DT Value (0.014 AF/month); Landscaping Monthly DT = Total DT - Indoor DT, up to Representative Landscaping DT Values (0.005-0.041 AF); Economic Monthly DT= Total DT - (Indoor DT + Landscaping DT)&#10;4. App has no Domestic or Municipal BU. (268, or 31%) Economic Monthly DT = Total DT &#10;&#10;(For question 1, Indoor Monthly DT and Landscaping Monthly DT are both connected by an arrow to the following:)&#10;(Same graph as shown in Figure: Representative municipal indoor and landscaping diverted total % values.)&#10;&#10;(For questions 2 and 3, Indoor Monthly DT is connected by an arrow to a graph of Representative Indoor DT Value, which is a horizontal line at DT=0.014 AF)&#10;(For question 3, Landscaping Monthly DT is connected by an arrow to a graph of Representative Landscaping DT Values, which are also represented in Figure: Representative indoor and landscaping diverted total values, and values of which are shown in Table: Representative indoor and landscaping diverted total value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Logic tree for determining Beneficial Use group. Updated 11.04.2020. Based on 12.6.2018 eWRIMS data&#10;(For each question, if the answer is &quot;No,&quot; go to the next question. If yes, designation--and number of applications meeting this criterion--follows question)&#10;1. Does app have Beneficial Use (BU) of Municipal? (8,or 1%) Indoor Monthly DT = Total DT * Representative Municipal Indoor DT %; Landscaping Monthly DT = Total DT* Representative Landscaping Indoor DT%&#10;2. Is app in Domestic BU Group? (214,or 25%) Indoor Monthly DT = Up to Representative Indoor DT Value (0.014 AF/month); Landscaping Monthly DT = Total DT - Indoor DT&#10;3. Does app have Domestic listed as one of the BU's? (377,or 43%) Indoor Monthly DT = Up to Representative Indoor DT Value (0.014 AF/month); Landscaping Monthly DT = Total DT - Indoor DT, up to Representative Landscaping DT Values (0.005-0.041 AF); Economic Monthly DT= Total DT - (Indoor DT + Landscaping DT)&#10;4. App has no Domestic or Municipal BU. (268, or 31%) Economic Monthly DT = Total DT &#10;&#10;(For question 1, Indoor Monthly DT and Landscaping Monthly DT are both connected by an arrow to the following:)&#10;(Same graph as shown in Figure: Representative municipal indoor and landscaping diverted total % values.)&#10;&#10;(For questions 2 and 3, Indoor Monthly DT is connected by an arrow to a graph of Representative Indoor DT Value, which is a horizontal line at DT=0.014 AF)&#10;(For question 3, Landscaping Monthly DT is connected by an arrow to a graph of Representative Landscaping DT Values, which are also represented in Figure: Representative indoor and landscaping diverted total values, and values of which are shown in Table: Representative indoor and landscaping diverted total values.)&#10;"/>
                    <pic:cNvPicPr>
                      <a:picLocks noChangeAspect="1" noChangeArrowheads="1"/>
                    </pic:cNvPicPr>
                  </pic:nvPicPr>
                  <pic:blipFill>
                    <a:blip r:embed="rId47"/>
                    <a:stretch>
                      <a:fillRect/>
                    </a:stretch>
                  </pic:blipFill>
                  <pic:spPr bwMode="auto">
                    <a:xfrm>
                      <a:off x="0" y="0"/>
                      <a:ext cx="5279743" cy="4789545"/>
                    </a:xfrm>
                    <a:prstGeom prst="rect">
                      <a:avLst/>
                    </a:prstGeom>
                    <a:noFill/>
                    <a:ln>
                      <a:solidFill>
                        <a:schemeClr val="tx1"/>
                      </a:solidFill>
                    </a:ln>
                  </pic:spPr>
                </pic:pic>
              </a:graphicData>
            </a:graphic>
          </wp:inline>
        </w:drawing>
      </w:r>
    </w:p>
    <w:p w14:paraId="53C2E079" w14:textId="4B0E750D" w:rsidR="00CD4C07" w:rsidRDefault="00CD4C07" w:rsidP="00CD4C07">
      <w:pPr>
        <w:pStyle w:val="TableFigureTitle"/>
        <w:spacing w:after="0"/>
        <w:rPr>
          <w:lang w:val="en-US"/>
        </w:rPr>
      </w:pPr>
      <w:bookmarkStart w:id="212" w:name="_Ref14856410"/>
      <w:r w:rsidRPr="00413282">
        <w:rPr>
          <w:lang w:val="en-US"/>
        </w:rPr>
        <w:t xml:space="preserve">Figure </w:t>
      </w:r>
      <w:r w:rsidR="00753F94">
        <w:rPr>
          <w:lang w:val="en-US"/>
        </w:rPr>
        <w:fldChar w:fldCharType="begin"/>
      </w:r>
      <w:r w:rsidR="00753F94">
        <w:rPr>
          <w:lang w:val="en-US"/>
        </w:rPr>
        <w:instrText xml:space="preserve"> STYLEREF 1 \s </w:instrText>
      </w:r>
      <w:r w:rsidR="00753F94">
        <w:rPr>
          <w:lang w:val="en-US"/>
        </w:rPr>
        <w:fldChar w:fldCharType="separate"/>
      </w:r>
      <w:r w:rsidR="00753F94">
        <w:rPr>
          <w:noProof/>
          <w:lang w:val="en-US"/>
        </w:rPr>
        <w:t>7</w:t>
      </w:r>
      <w:r w:rsidR="00753F94">
        <w:rPr>
          <w:lang w:val="en-US"/>
        </w:rPr>
        <w:fldChar w:fldCharType="end"/>
      </w:r>
      <w:r w:rsidR="00753F94">
        <w:rPr>
          <w:lang w:val="en-US"/>
        </w:rPr>
        <w:t>.</w:t>
      </w:r>
      <w:r w:rsidR="00753F94">
        <w:rPr>
          <w:lang w:val="en-US"/>
        </w:rPr>
        <w:fldChar w:fldCharType="begin"/>
      </w:r>
      <w:r w:rsidR="00753F94">
        <w:rPr>
          <w:lang w:val="en-US"/>
        </w:rPr>
        <w:instrText xml:space="preserve"> SEQ Figure \* ARABIC \s 1 </w:instrText>
      </w:r>
      <w:r w:rsidR="00753F94">
        <w:rPr>
          <w:lang w:val="en-US"/>
        </w:rPr>
        <w:fldChar w:fldCharType="separate"/>
      </w:r>
      <w:r w:rsidR="00753F94">
        <w:rPr>
          <w:noProof/>
          <w:lang w:val="en-US"/>
        </w:rPr>
        <w:t>13</w:t>
      </w:r>
      <w:r w:rsidR="00753F94">
        <w:rPr>
          <w:lang w:val="en-US"/>
        </w:rPr>
        <w:fldChar w:fldCharType="end"/>
      </w:r>
      <w:bookmarkEnd w:id="212"/>
      <w:r w:rsidRPr="00413282">
        <w:rPr>
          <w:lang w:val="en-US"/>
        </w:rPr>
        <w:t xml:space="preserve"> Logic tree for subdividing diverted </w:t>
      </w:r>
      <w:r w:rsidR="00FD0F07">
        <w:rPr>
          <w:lang w:val="en-US"/>
        </w:rPr>
        <w:t xml:space="preserve">total </w:t>
      </w:r>
      <w:r w:rsidRPr="00413282">
        <w:rPr>
          <w:lang w:val="en-US"/>
        </w:rPr>
        <w:t>types.</w:t>
      </w:r>
    </w:p>
    <w:p w14:paraId="762A51AE" w14:textId="77777777" w:rsidR="00CD4C07" w:rsidRPr="00413282" w:rsidRDefault="00CD4C07" w:rsidP="00CD4C07">
      <w:pPr>
        <w:pStyle w:val="TableFigureSource"/>
        <w:rPr>
          <w:lang w:val="en-US"/>
        </w:rPr>
      </w:pPr>
      <w:bookmarkStart w:id="213" w:name="_Hlk62136835"/>
      <w:r>
        <w:rPr>
          <w:lang w:val="en-US"/>
        </w:rPr>
        <w:t>Red circles represent the applications considered in each question. Green circles represent the applications meeting the criteria of the question.</w:t>
      </w:r>
    </w:p>
    <w:bookmarkEnd w:id="213"/>
    <w:p w14:paraId="508C643D" w14:textId="711ACE1F" w:rsidR="00CD4C07" w:rsidRPr="00413282" w:rsidRDefault="00CD4C07" w:rsidP="00CD4C07">
      <w:pPr>
        <w:rPr>
          <w:lang w:val="en-US"/>
        </w:rPr>
      </w:pPr>
      <w:r w:rsidRPr="008B4542">
        <w:rPr>
          <w:lang w:val="en-US"/>
        </w:rPr>
        <w:t xml:space="preserve">The basin-wide calculated monthly DT for each DT type for the two scenarios is shown in </w:t>
      </w:r>
      <w:r w:rsidRPr="008B4542">
        <w:rPr>
          <w:lang w:val="en-US"/>
        </w:rPr>
        <w:fldChar w:fldCharType="begin"/>
      </w:r>
      <w:r w:rsidRPr="008B4542">
        <w:rPr>
          <w:lang w:val="en-US"/>
        </w:rPr>
        <w:instrText xml:space="preserve"> REF _Ref14856460 \h </w:instrText>
      </w:r>
      <w:r w:rsidR="005A7844" w:rsidRPr="008B4542">
        <w:rPr>
          <w:lang w:val="en-US"/>
        </w:rPr>
        <w:instrText xml:space="preserve"> \* MERGEFORMAT </w:instrText>
      </w:r>
      <w:r w:rsidRPr="008B4542">
        <w:rPr>
          <w:lang w:val="en-US"/>
        </w:rPr>
      </w:r>
      <w:r w:rsidRPr="008B4542">
        <w:rPr>
          <w:lang w:val="en-US"/>
        </w:rPr>
        <w:fldChar w:fldCharType="separate"/>
      </w:r>
      <w:r w:rsidR="0067763F" w:rsidRPr="00413282">
        <w:rPr>
          <w:lang w:val="en-US"/>
        </w:rPr>
        <w:t xml:space="preserve">Figure </w:t>
      </w:r>
      <w:r w:rsidR="0067763F">
        <w:rPr>
          <w:noProof/>
          <w:lang w:val="en-US"/>
        </w:rPr>
        <w:t>7.14</w:t>
      </w:r>
      <w:r w:rsidRPr="008B4542">
        <w:rPr>
          <w:lang w:val="en-US"/>
        </w:rPr>
        <w:fldChar w:fldCharType="end"/>
      </w:r>
      <w:r w:rsidRPr="008B4542">
        <w:rPr>
          <w:lang w:val="en-US"/>
        </w:rPr>
        <w:t xml:space="preserve"> and </w:t>
      </w:r>
      <w:r w:rsidRPr="008B4542">
        <w:rPr>
          <w:lang w:val="en-US"/>
        </w:rPr>
        <w:fldChar w:fldCharType="begin"/>
      </w:r>
      <w:r w:rsidRPr="008B4542">
        <w:rPr>
          <w:lang w:val="en-US"/>
        </w:rPr>
        <w:instrText xml:space="preserve"> REF _Ref14856466 \h </w:instrText>
      </w:r>
      <w:r w:rsidR="005A7844" w:rsidRPr="008B4542">
        <w:rPr>
          <w:lang w:val="en-US"/>
        </w:rPr>
        <w:instrText xml:space="preserve"> \* MERGEFORMAT </w:instrText>
      </w:r>
      <w:r w:rsidRPr="008B4542">
        <w:rPr>
          <w:lang w:val="en-US"/>
        </w:rPr>
      </w:r>
      <w:r w:rsidRPr="008B4542">
        <w:rPr>
          <w:lang w:val="en-US"/>
        </w:rPr>
        <w:fldChar w:fldCharType="separate"/>
      </w:r>
      <w:r w:rsidR="0067763F" w:rsidRPr="00413282">
        <w:rPr>
          <w:lang w:val="en-US"/>
        </w:rPr>
        <w:t xml:space="preserve">Figure </w:t>
      </w:r>
      <w:r w:rsidR="0067763F">
        <w:rPr>
          <w:noProof/>
          <w:lang w:val="en-US"/>
        </w:rPr>
        <w:t>7.15</w:t>
      </w:r>
      <w:r w:rsidRPr="008B4542">
        <w:rPr>
          <w:lang w:val="en-US"/>
        </w:rPr>
        <w:fldChar w:fldCharType="end"/>
      </w:r>
      <w:r w:rsidRPr="008B4542">
        <w:rPr>
          <w:lang w:val="en-US"/>
        </w:rPr>
        <w:t>. Economic DT has the largest volume for both scenarios</w:t>
      </w:r>
      <w:r w:rsidR="008B4542" w:rsidRPr="008B4542">
        <w:rPr>
          <w:lang w:val="en-US"/>
        </w:rPr>
        <w:t>.</w:t>
      </w:r>
      <w:r w:rsidR="008B4542">
        <w:rPr>
          <w:lang w:val="en-US"/>
        </w:rPr>
        <w:t xml:space="preserve"> </w:t>
      </w:r>
    </w:p>
    <w:p w14:paraId="34EE64E2" w14:textId="1878A595" w:rsidR="00CD4C07" w:rsidRPr="00413282" w:rsidRDefault="00CD4C07" w:rsidP="00CD4C07">
      <w:pPr>
        <w:pStyle w:val="FIgure"/>
        <w:rPr>
          <w:lang w:val="en-US"/>
        </w:rPr>
      </w:pPr>
      <w:r w:rsidRPr="00413282">
        <w:rPr>
          <w:lang w:val="en-US"/>
        </w:rPr>
        <w:lastRenderedPageBreak/>
        <w:t xml:space="preserve"> </w:t>
      </w:r>
      <w:r w:rsidR="009B5A69">
        <w:rPr>
          <w:lang w:val="en-US"/>
        </w:rPr>
        <w:drawing>
          <wp:inline distT="0" distB="0" distL="0" distR="0" wp14:anchorId="6774F827" wp14:editId="588407F1">
            <wp:extent cx="4588164" cy="2770909"/>
            <wp:effectExtent l="0" t="0" r="3175" b="10795"/>
            <wp:docPr id="48" name="Chart 48">
              <a:extLst xmlns:a="http://schemas.openxmlformats.org/drawingml/2006/main">
                <a:ext uri="{FF2B5EF4-FFF2-40B4-BE49-F238E27FC236}">
                  <a16:creationId xmlns:a16="http://schemas.microsoft.com/office/drawing/2014/main" id="{CEEA6D9F-3D59-43C3-B502-6675371D2F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38A0FB15" w14:textId="0D794126" w:rsidR="00CD4C07" w:rsidRPr="00413282" w:rsidRDefault="00CD4C07" w:rsidP="00CD4C07">
      <w:pPr>
        <w:pStyle w:val="TableFigureTitle"/>
        <w:rPr>
          <w:lang w:val="en-US"/>
        </w:rPr>
      </w:pPr>
      <w:bookmarkStart w:id="214" w:name="_Ref14856460"/>
      <w:r w:rsidRPr="00413282">
        <w:rPr>
          <w:lang w:val="en-US"/>
        </w:rPr>
        <w:t xml:space="preserve">Figure </w:t>
      </w:r>
      <w:r w:rsidR="00753F94">
        <w:rPr>
          <w:lang w:val="en-US"/>
        </w:rPr>
        <w:fldChar w:fldCharType="begin"/>
      </w:r>
      <w:r w:rsidR="00753F94">
        <w:rPr>
          <w:lang w:val="en-US"/>
        </w:rPr>
        <w:instrText xml:space="preserve"> STYLEREF 1 \s </w:instrText>
      </w:r>
      <w:r w:rsidR="00753F94">
        <w:rPr>
          <w:lang w:val="en-US"/>
        </w:rPr>
        <w:fldChar w:fldCharType="separate"/>
      </w:r>
      <w:r w:rsidR="00753F94">
        <w:rPr>
          <w:noProof/>
          <w:lang w:val="en-US"/>
        </w:rPr>
        <w:t>7</w:t>
      </w:r>
      <w:r w:rsidR="00753F94">
        <w:rPr>
          <w:lang w:val="en-US"/>
        </w:rPr>
        <w:fldChar w:fldCharType="end"/>
      </w:r>
      <w:r w:rsidR="00753F94">
        <w:rPr>
          <w:lang w:val="en-US"/>
        </w:rPr>
        <w:t>.</w:t>
      </w:r>
      <w:r w:rsidR="00753F94">
        <w:rPr>
          <w:lang w:val="en-US"/>
        </w:rPr>
        <w:fldChar w:fldCharType="begin"/>
      </w:r>
      <w:r w:rsidR="00753F94">
        <w:rPr>
          <w:lang w:val="en-US"/>
        </w:rPr>
        <w:instrText xml:space="preserve"> SEQ Figure \* ARABIC \s 1 </w:instrText>
      </w:r>
      <w:r w:rsidR="00753F94">
        <w:rPr>
          <w:lang w:val="en-US"/>
        </w:rPr>
        <w:fldChar w:fldCharType="separate"/>
      </w:r>
      <w:r w:rsidR="00753F94">
        <w:rPr>
          <w:noProof/>
          <w:lang w:val="en-US"/>
        </w:rPr>
        <w:t>14</w:t>
      </w:r>
      <w:r w:rsidR="00753F94">
        <w:rPr>
          <w:lang w:val="en-US"/>
        </w:rPr>
        <w:fldChar w:fldCharType="end"/>
      </w:r>
      <w:bookmarkEnd w:id="214"/>
      <w:r w:rsidRPr="00413282">
        <w:rPr>
          <w:lang w:val="en-US"/>
        </w:rPr>
        <w:t xml:space="preserve"> Monthly diverted total </w:t>
      </w:r>
      <w:r w:rsidR="00FD0F07">
        <w:rPr>
          <w:lang w:val="en-US"/>
        </w:rPr>
        <w:t xml:space="preserve">by </w:t>
      </w:r>
      <w:r w:rsidRPr="00413282">
        <w:rPr>
          <w:lang w:val="en-US"/>
        </w:rPr>
        <w:t xml:space="preserve">type for </w:t>
      </w:r>
      <w:r w:rsidR="008B4542">
        <w:rPr>
          <w:lang w:val="en-US"/>
        </w:rPr>
        <w:t>r</w:t>
      </w:r>
      <w:r w:rsidRPr="00413282">
        <w:rPr>
          <w:lang w:val="en-US"/>
        </w:rPr>
        <w:t xml:space="preserve">eported </w:t>
      </w:r>
      <w:r w:rsidR="008B4542">
        <w:rPr>
          <w:lang w:val="en-US"/>
        </w:rPr>
        <w:t>w</w:t>
      </w:r>
      <w:r w:rsidRPr="00413282">
        <w:rPr>
          <w:lang w:val="en-US"/>
        </w:rPr>
        <w:t xml:space="preserve">ater </w:t>
      </w:r>
      <w:r w:rsidR="008B4542">
        <w:rPr>
          <w:lang w:val="en-US"/>
        </w:rPr>
        <w:t>u</w:t>
      </w:r>
      <w:r w:rsidRPr="00413282">
        <w:rPr>
          <w:lang w:val="en-US"/>
        </w:rPr>
        <w:t xml:space="preserve">se </w:t>
      </w:r>
      <w:r w:rsidR="008B4542">
        <w:rPr>
          <w:lang w:val="en-US"/>
        </w:rPr>
        <w:t>s</w:t>
      </w:r>
      <w:r w:rsidRPr="00413282">
        <w:rPr>
          <w:lang w:val="en-US"/>
        </w:rPr>
        <w:t>cenario.</w:t>
      </w:r>
    </w:p>
    <w:p w14:paraId="12CD2B53" w14:textId="27BA9C77" w:rsidR="00CD4C07" w:rsidRPr="00413282" w:rsidRDefault="009B5A69" w:rsidP="00CD4C07">
      <w:pPr>
        <w:pStyle w:val="FIgure"/>
        <w:rPr>
          <w:lang w:val="en-US"/>
        </w:rPr>
      </w:pPr>
      <w:r>
        <w:rPr>
          <w:lang w:val="en-US"/>
        </w:rPr>
        <w:drawing>
          <wp:inline distT="0" distB="0" distL="0" distR="0" wp14:anchorId="3D114737" wp14:editId="5C3181CA">
            <wp:extent cx="4588164" cy="2770909"/>
            <wp:effectExtent l="0" t="0" r="3175" b="10795"/>
            <wp:docPr id="49" name="Chart 49">
              <a:extLst xmlns:a="http://schemas.openxmlformats.org/drawingml/2006/main">
                <a:ext uri="{FF2B5EF4-FFF2-40B4-BE49-F238E27FC236}">
                  <a16:creationId xmlns:a16="http://schemas.microsoft.com/office/drawing/2014/main" id="{348C86B2-2001-4AED-9AA6-D0CC720ABD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6403C8B2" w14:textId="0F30C49E" w:rsidR="00CD4C07" w:rsidRPr="00413282" w:rsidRDefault="00CD4C07" w:rsidP="00CD4C07">
      <w:pPr>
        <w:pStyle w:val="TableFigureTitle"/>
        <w:rPr>
          <w:lang w:val="en-US"/>
        </w:rPr>
      </w:pPr>
      <w:bookmarkStart w:id="215" w:name="_Ref14856466"/>
      <w:r w:rsidRPr="00413282">
        <w:rPr>
          <w:lang w:val="en-US"/>
        </w:rPr>
        <w:t xml:space="preserve">Figure </w:t>
      </w:r>
      <w:r w:rsidR="00753F94">
        <w:rPr>
          <w:lang w:val="en-US"/>
        </w:rPr>
        <w:fldChar w:fldCharType="begin"/>
      </w:r>
      <w:r w:rsidR="00753F94">
        <w:rPr>
          <w:lang w:val="en-US"/>
        </w:rPr>
        <w:instrText xml:space="preserve"> STYLEREF 1 \s </w:instrText>
      </w:r>
      <w:r w:rsidR="00753F94">
        <w:rPr>
          <w:lang w:val="en-US"/>
        </w:rPr>
        <w:fldChar w:fldCharType="separate"/>
      </w:r>
      <w:r w:rsidR="00753F94">
        <w:rPr>
          <w:noProof/>
          <w:lang w:val="en-US"/>
        </w:rPr>
        <w:t>7</w:t>
      </w:r>
      <w:r w:rsidR="00753F94">
        <w:rPr>
          <w:lang w:val="en-US"/>
        </w:rPr>
        <w:fldChar w:fldCharType="end"/>
      </w:r>
      <w:r w:rsidR="00753F94">
        <w:rPr>
          <w:lang w:val="en-US"/>
        </w:rPr>
        <w:t>.</w:t>
      </w:r>
      <w:r w:rsidR="00753F94">
        <w:rPr>
          <w:lang w:val="en-US"/>
        </w:rPr>
        <w:fldChar w:fldCharType="begin"/>
      </w:r>
      <w:r w:rsidR="00753F94">
        <w:rPr>
          <w:lang w:val="en-US"/>
        </w:rPr>
        <w:instrText xml:space="preserve"> SEQ Figure \* ARABIC \s 1 </w:instrText>
      </w:r>
      <w:r w:rsidR="00753F94">
        <w:rPr>
          <w:lang w:val="en-US"/>
        </w:rPr>
        <w:fldChar w:fldCharType="separate"/>
      </w:r>
      <w:r w:rsidR="00753F94">
        <w:rPr>
          <w:noProof/>
          <w:lang w:val="en-US"/>
        </w:rPr>
        <w:t>15</w:t>
      </w:r>
      <w:r w:rsidR="00753F94">
        <w:rPr>
          <w:lang w:val="en-US"/>
        </w:rPr>
        <w:fldChar w:fldCharType="end"/>
      </w:r>
      <w:bookmarkEnd w:id="215"/>
      <w:r w:rsidRPr="00413282">
        <w:rPr>
          <w:lang w:val="en-US"/>
        </w:rPr>
        <w:t xml:space="preserve"> Monthly diverted </w:t>
      </w:r>
      <w:r w:rsidR="00FD0F07">
        <w:rPr>
          <w:lang w:val="en-US"/>
        </w:rPr>
        <w:t>total by</w:t>
      </w:r>
      <w:r w:rsidRPr="00413282">
        <w:rPr>
          <w:lang w:val="en-US"/>
        </w:rPr>
        <w:t xml:space="preserve"> type for </w:t>
      </w:r>
      <w:r w:rsidR="008B4542">
        <w:rPr>
          <w:lang w:val="en-US"/>
        </w:rPr>
        <w:t>p</w:t>
      </w:r>
      <w:r w:rsidRPr="00413282">
        <w:rPr>
          <w:lang w:val="en-US"/>
        </w:rPr>
        <w:t xml:space="preserve">ermitted </w:t>
      </w:r>
      <w:r w:rsidR="008B4542">
        <w:rPr>
          <w:lang w:val="en-US"/>
        </w:rPr>
        <w:t>w</w:t>
      </w:r>
      <w:r w:rsidRPr="00413282">
        <w:rPr>
          <w:lang w:val="en-US"/>
        </w:rPr>
        <w:t xml:space="preserve">ater </w:t>
      </w:r>
      <w:r w:rsidR="008B4542">
        <w:rPr>
          <w:lang w:val="en-US"/>
        </w:rPr>
        <w:t>u</w:t>
      </w:r>
      <w:r w:rsidRPr="00413282">
        <w:rPr>
          <w:lang w:val="en-US"/>
        </w:rPr>
        <w:t xml:space="preserve">se </w:t>
      </w:r>
      <w:r w:rsidR="00FD0F07">
        <w:rPr>
          <w:lang w:val="en-US"/>
        </w:rPr>
        <w:t>sc</w:t>
      </w:r>
      <w:r w:rsidRPr="00413282">
        <w:rPr>
          <w:lang w:val="en-US"/>
        </w:rPr>
        <w:t>enario.</w:t>
      </w:r>
    </w:p>
    <w:p w14:paraId="003741B0" w14:textId="2EC24CC8" w:rsidR="00CD4C07" w:rsidRPr="00413282" w:rsidRDefault="00CD4C07" w:rsidP="00CD4C07">
      <w:pPr>
        <w:pStyle w:val="Heading4"/>
        <w:rPr>
          <w:lang w:val="en-US"/>
        </w:rPr>
      </w:pPr>
      <w:r w:rsidRPr="00413282">
        <w:rPr>
          <w:lang w:val="en-US"/>
        </w:rPr>
        <w:t xml:space="preserve">Estimating </w:t>
      </w:r>
      <w:r w:rsidR="000A4999">
        <w:rPr>
          <w:lang w:val="en-US"/>
        </w:rPr>
        <w:t>i</w:t>
      </w:r>
      <w:r w:rsidRPr="00413282">
        <w:rPr>
          <w:lang w:val="en-US"/>
        </w:rPr>
        <w:t xml:space="preserve">ndoor </w:t>
      </w:r>
      <w:r w:rsidR="000A4999">
        <w:rPr>
          <w:lang w:val="en-US"/>
        </w:rPr>
        <w:t>diverted total</w:t>
      </w:r>
    </w:p>
    <w:p w14:paraId="62DFBB6D" w14:textId="32F5E264" w:rsidR="00CD4C07" w:rsidRPr="00413282" w:rsidRDefault="00CD4C07" w:rsidP="00CD4C07">
      <w:pPr>
        <w:rPr>
          <w:lang w:val="en-US"/>
        </w:rPr>
      </w:pPr>
      <w:bookmarkStart w:id="216" w:name="_Hlk62137081"/>
      <w:r w:rsidRPr="00413282">
        <w:rPr>
          <w:lang w:val="en-US"/>
        </w:rPr>
        <w:t xml:space="preserve">To estimate </w:t>
      </w:r>
      <w:r w:rsidR="001A61AC">
        <w:rPr>
          <w:lang w:val="en-US"/>
        </w:rPr>
        <w:t>i</w:t>
      </w:r>
      <w:r w:rsidRPr="00413282">
        <w:rPr>
          <w:lang w:val="en-US"/>
        </w:rPr>
        <w:t>ndoor DT, a subset of the eWRIMS data was created from the applications with domestic listed as the sole BU</w:t>
      </w:r>
      <w:r w:rsidRPr="00413282">
        <w:rPr>
          <w:rStyle w:val="FootnoteReference"/>
          <w:lang w:val="en-US"/>
        </w:rPr>
        <w:footnoteReference w:id="2"/>
      </w:r>
      <w:r w:rsidRPr="00413282">
        <w:rPr>
          <w:lang w:val="en-US"/>
        </w:rPr>
        <w:t xml:space="preserve"> that contain the average annual reported DT</w:t>
      </w:r>
      <w:r w:rsidRPr="00413282">
        <w:rPr>
          <w:rStyle w:val="FootnoteReference"/>
          <w:lang w:val="en-US"/>
        </w:rPr>
        <w:footnoteReference w:id="3"/>
      </w:r>
      <w:r w:rsidRPr="00413282">
        <w:rPr>
          <w:lang w:val="en-US"/>
        </w:rPr>
        <w:t xml:space="preserve"> (outlier applications were removed</w:t>
      </w:r>
      <w:r w:rsidRPr="00413282">
        <w:rPr>
          <w:rStyle w:val="FootnoteReference"/>
          <w:lang w:val="en-US"/>
        </w:rPr>
        <w:footnoteReference w:id="4"/>
      </w:r>
      <w:r w:rsidRPr="00413282">
        <w:rPr>
          <w:lang w:val="en-US"/>
        </w:rPr>
        <w:t xml:space="preserve">). The average reported monthly DTs for each application were </w:t>
      </w:r>
      <w:bookmarkStart w:id="217" w:name="_Hlk62137093"/>
      <w:bookmarkEnd w:id="216"/>
      <w:r w:rsidRPr="00413282">
        <w:rPr>
          <w:lang w:val="en-US"/>
        </w:rPr>
        <w:lastRenderedPageBreak/>
        <w:t xml:space="preserve">calculated, with the month of minimum DT assumed to represent the </w:t>
      </w:r>
      <w:r w:rsidR="001A61AC">
        <w:rPr>
          <w:lang w:val="en-US"/>
        </w:rPr>
        <w:t>i</w:t>
      </w:r>
      <w:r w:rsidRPr="00413282">
        <w:rPr>
          <w:lang w:val="en-US"/>
        </w:rPr>
        <w:t>ndoor DT for each application. The median</w:t>
      </w:r>
      <w:r w:rsidRPr="00413282">
        <w:rPr>
          <w:rStyle w:val="FootnoteReference"/>
          <w:lang w:val="en-US"/>
        </w:rPr>
        <w:footnoteReference w:id="5"/>
      </w:r>
      <w:r w:rsidRPr="00413282">
        <w:rPr>
          <w:lang w:val="en-US"/>
        </w:rPr>
        <w:t xml:space="preserve"> of these reported </w:t>
      </w:r>
      <w:r w:rsidR="001A61AC">
        <w:rPr>
          <w:lang w:val="en-US"/>
        </w:rPr>
        <w:t>i</w:t>
      </w:r>
      <w:r w:rsidRPr="00413282">
        <w:rPr>
          <w:lang w:val="en-US"/>
        </w:rPr>
        <w:t xml:space="preserve">ndoor DT values was 0.014 acre-feet/month (0.168 acre-feet/year). This 0.014 acre-feet/month value is used as the baseline </w:t>
      </w:r>
      <w:r w:rsidR="001A61AC">
        <w:rPr>
          <w:lang w:val="en-US"/>
        </w:rPr>
        <w:t>i</w:t>
      </w:r>
      <w:r w:rsidRPr="00413282">
        <w:rPr>
          <w:lang w:val="en-US"/>
        </w:rPr>
        <w:t>ndoor DT value (</w:t>
      </w:r>
      <w:bookmarkEnd w:id="217"/>
      <w:r w:rsidRPr="00413282">
        <w:rPr>
          <w:lang w:val="en-US"/>
        </w:rPr>
        <w:fldChar w:fldCharType="begin"/>
      </w:r>
      <w:r w:rsidRPr="00413282">
        <w:rPr>
          <w:lang w:val="en-US"/>
        </w:rPr>
        <w:instrText xml:space="preserve"> REF _Ref14856410 \h </w:instrText>
      </w:r>
      <w:r w:rsidRPr="00413282">
        <w:rPr>
          <w:lang w:val="en-US"/>
        </w:rPr>
      </w:r>
      <w:r w:rsidRPr="00413282">
        <w:rPr>
          <w:lang w:val="en-US"/>
        </w:rPr>
        <w:fldChar w:fldCharType="separate"/>
      </w:r>
      <w:r w:rsidR="0067763F" w:rsidRPr="00413282">
        <w:rPr>
          <w:lang w:val="en-US"/>
        </w:rPr>
        <w:t xml:space="preserve">Figure </w:t>
      </w:r>
      <w:r w:rsidR="0067763F">
        <w:rPr>
          <w:noProof/>
          <w:lang w:val="en-US"/>
        </w:rPr>
        <w:t>7</w:t>
      </w:r>
      <w:r w:rsidR="0067763F">
        <w:rPr>
          <w:lang w:val="en-US"/>
        </w:rPr>
        <w:t>.</w:t>
      </w:r>
      <w:r w:rsidR="0067763F">
        <w:rPr>
          <w:noProof/>
          <w:lang w:val="en-US"/>
        </w:rPr>
        <w:t>13</w:t>
      </w:r>
      <w:r w:rsidRPr="00413282">
        <w:rPr>
          <w:lang w:val="en-US"/>
        </w:rPr>
        <w:fldChar w:fldCharType="end"/>
      </w:r>
      <w:r w:rsidRPr="00413282">
        <w:rPr>
          <w:lang w:val="en-US"/>
        </w:rPr>
        <w:t xml:space="preserve">). </w:t>
      </w:r>
      <w:bookmarkStart w:id="218" w:name="_Hlk62137147"/>
      <w:r w:rsidRPr="00413282">
        <w:rPr>
          <w:lang w:val="en-US"/>
        </w:rPr>
        <w:t xml:space="preserve">This representative </w:t>
      </w:r>
      <w:r w:rsidR="001A61AC">
        <w:rPr>
          <w:lang w:val="en-US"/>
        </w:rPr>
        <w:t>i</w:t>
      </w:r>
      <w:r w:rsidRPr="00413282">
        <w:rPr>
          <w:lang w:val="en-US"/>
        </w:rPr>
        <w:t xml:space="preserve">ndoor DT value equates to 150 gallons per day and represents </w:t>
      </w:r>
      <w:r>
        <w:rPr>
          <w:lang w:val="en-US"/>
        </w:rPr>
        <w:t>AU</w:t>
      </w:r>
      <w:r w:rsidRPr="00413282">
        <w:rPr>
          <w:lang w:val="en-US"/>
        </w:rPr>
        <w:t xml:space="preserve"> for 2.7 people per application, given California’s 55 gallons/person/day standard for indoor use in SB 606 and AB 1668 (California State Office of Governor, 2018).</w:t>
      </w:r>
    </w:p>
    <w:bookmarkEnd w:id="218"/>
    <w:p w14:paraId="3C26312C" w14:textId="2DA568DA" w:rsidR="00CD4C07" w:rsidRPr="00413282" w:rsidRDefault="00CD4C07" w:rsidP="00CD4C07">
      <w:pPr>
        <w:rPr>
          <w:lang w:val="en-US"/>
        </w:rPr>
      </w:pPr>
      <w:r w:rsidRPr="00413282">
        <w:rPr>
          <w:lang w:val="en-US"/>
        </w:rPr>
        <w:t xml:space="preserve">Estimating the </w:t>
      </w:r>
      <w:r w:rsidR="001A61AC">
        <w:rPr>
          <w:lang w:val="en-US"/>
        </w:rPr>
        <w:t>i</w:t>
      </w:r>
      <w:r w:rsidRPr="00413282">
        <w:rPr>
          <w:lang w:val="en-US"/>
        </w:rPr>
        <w:t>ndoor DT for municipal</w:t>
      </w:r>
      <w:r w:rsidR="00A84E8A">
        <w:rPr>
          <w:lang w:val="en-US"/>
        </w:rPr>
        <w:t xml:space="preserve"> BU group</w:t>
      </w:r>
      <w:r w:rsidRPr="00413282">
        <w:rPr>
          <w:lang w:val="en-US"/>
        </w:rPr>
        <w:t xml:space="preserve"> applications was achieved by multiplying the total monthly DT by the </w:t>
      </w:r>
      <w:r w:rsidR="001A61AC">
        <w:rPr>
          <w:lang w:val="en-US"/>
        </w:rPr>
        <w:t>r</w:t>
      </w:r>
      <w:r w:rsidRPr="00413282">
        <w:rPr>
          <w:lang w:val="en-US"/>
        </w:rPr>
        <w:t xml:space="preserve">epresentative </w:t>
      </w:r>
      <w:r w:rsidR="001A61AC">
        <w:rPr>
          <w:lang w:val="en-US"/>
        </w:rPr>
        <w:t>m</w:t>
      </w:r>
      <w:r w:rsidRPr="00413282">
        <w:rPr>
          <w:lang w:val="en-US"/>
        </w:rPr>
        <w:t xml:space="preserve">unicipal </w:t>
      </w:r>
      <w:r w:rsidR="001A61AC">
        <w:rPr>
          <w:lang w:val="en-US"/>
        </w:rPr>
        <w:t>i</w:t>
      </w:r>
      <w:r w:rsidRPr="00413282">
        <w:rPr>
          <w:lang w:val="en-US"/>
        </w:rPr>
        <w:t xml:space="preserve">ndoor DT % </w:t>
      </w:r>
      <w:r w:rsidR="001A61AC">
        <w:rPr>
          <w:lang w:val="en-US"/>
        </w:rPr>
        <w:t>v</w:t>
      </w:r>
      <w:r w:rsidRPr="00413282">
        <w:rPr>
          <w:lang w:val="en-US"/>
        </w:rPr>
        <w:t>alue for the month (</w:t>
      </w:r>
      <w:r w:rsidRPr="00413282">
        <w:rPr>
          <w:lang w:val="en-US"/>
        </w:rPr>
        <w:fldChar w:fldCharType="begin"/>
      </w:r>
      <w:r w:rsidRPr="00413282">
        <w:rPr>
          <w:lang w:val="en-US"/>
        </w:rPr>
        <w:instrText xml:space="preserve"> REF _Ref14856635 \h </w:instrText>
      </w:r>
      <w:r w:rsidRPr="00413282">
        <w:rPr>
          <w:lang w:val="en-US"/>
        </w:rPr>
      </w:r>
      <w:r w:rsidRPr="00413282">
        <w:rPr>
          <w:lang w:val="en-US"/>
        </w:rPr>
        <w:fldChar w:fldCharType="separate"/>
      </w:r>
      <w:r w:rsidR="0067763F" w:rsidRPr="00413282">
        <w:rPr>
          <w:lang w:val="en-US"/>
        </w:rPr>
        <w:t xml:space="preserve">Figure </w:t>
      </w:r>
      <w:r w:rsidR="0067763F">
        <w:rPr>
          <w:noProof/>
          <w:lang w:val="en-US"/>
        </w:rPr>
        <w:t>7</w:t>
      </w:r>
      <w:r w:rsidR="0067763F">
        <w:rPr>
          <w:lang w:val="en-US"/>
        </w:rPr>
        <w:t>.</w:t>
      </w:r>
      <w:r w:rsidR="0067763F">
        <w:rPr>
          <w:noProof/>
          <w:lang w:val="en-US"/>
        </w:rPr>
        <w:t>16</w:t>
      </w:r>
      <w:r w:rsidRPr="00413282">
        <w:rPr>
          <w:lang w:val="en-US"/>
        </w:rPr>
        <w:fldChar w:fldCharType="end"/>
      </w:r>
      <w:r w:rsidRPr="00413282">
        <w:rPr>
          <w:lang w:val="en-US"/>
        </w:rPr>
        <w:t>). These representative values were found by summing the monthly reported DT for the max year for all municipal applications, assuming the minimum monthly sum to be indoor, and then back-calculating the indoor % of total.</w:t>
      </w:r>
    </w:p>
    <w:p w14:paraId="20392E6B" w14:textId="221B87BA" w:rsidR="00CD4C07" w:rsidRPr="00413282" w:rsidRDefault="00CD4C07" w:rsidP="00CD4C07">
      <w:pPr>
        <w:pStyle w:val="FIgure"/>
        <w:rPr>
          <w:lang w:val="en-US"/>
        </w:rPr>
      </w:pPr>
      <w:r w:rsidRPr="00413282">
        <w:rPr>
          <w:lang w:val="en-US"/>
        </w:rPr>
        <w:t xml:space="preserve"> </w:t>
      </w:r>
      <w:bookmarkStart w:id="219" w:name="_Hlk16266276"/>
      <w:r w:rsidR="00A84E8A">
        <w:rPr>
          <w:lang w:val="en-US"/>
        </w:rPr>
        <w:drawing>
          <wp:inline distT="0" distB="0" distL="0" distR="0" wp14:anchorId="1532BA4C" wp14:editId="5F0C6601">
            <wp:extent cx="4572000" cy="2654300"/>
            <wp:effectExtent l="0" t="0" r="0" b="12700"/>
            <wp:docPr id="51" name="Chart 51">
              <a:extLst xmlns:a="http://schemas.openxmlformats.org/drawingml/2006/main">
                <a:ext uri="{FF2B5EF4-FFF2-40B4-BE49-F238E27FC236}">
                  <a16:creationId xmlns:a16="http://schemas.microsoft.com/office/drawing/2014/main" id="{DC0AA918-EFD4-435F-82FA-A787B43228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4CB672A5" w14:textId="3E8E9827" w:rsidR="00CD4C07" w:rsidRPr="00413282" w:rsidRDefault="00CD4C07" w:rsidP="00CD4C07">
      <w:pPr>
        <w:pStyle w:val="TableFigureTitle"/>
        <w:rPr>
          <w:lang w:val="en-US"/>
        </w:rPr>
      </w:pPr>
      <w:bookmarkStart w:id="220" w:name="_Ref14856635"/>
      <w:r w:rsidRPr="00413282">
        <w:rPr>
          <w:lang w:val="en-US"/>
        </w:rPr>
        <w:t xml:space="preserve">Figure </w:t>
      </w:r>
      <w:r w:rsidR="00753F94">
        <w:rPr>
          <w:lang w:val="en-US"/>
        </w:rPr>
        <w:fldChar w:fldCharType="begin"/>
      </w:r>
      <w:r w:rsidR="00753F94">
        <w:rPr>
          <w:lang w:val="en-US"/>
        </w:rPr>
        <w:instrText xml:space="preserve"> STYLEREF 1 \s </w:instrText>
      </w:r>
      <w:r w:rsidR="00753F94">
        <w:rPr>
          <w:lang w:val="en-US"/>
        </w:rPr>
        <w:fldChar w:fldCharType="separate"/>
      </w:r>
      <w:r w:rsidR="00753F94">
        <w:rPr>
          <w:noProof/>
          <w:lang w:val="en-US"/>
        </w:rPr>
        <w:t>7</w:t>
      </w:r>
      <w:r w:rsidR="00753F94">
        <w:rPr>
          <w:lang w:val="en-US"/>
        </w:rPr>
        <w:fldChar w:fldCharType="end"/>
      </w:r>
      <w:r w:rsidR="00753F94">
        <w:rPr>
          <w:lang w:val="en-US"/>
        </w:rPr>
        <w:t>.</w:t>
      </w:r>
      <w:r w:rsidR="00753F94">
        <w:rPr>
          <w:lang w:val="en-US"/>
        </w:rPr>
        <w:fldChar w:fldCharType="begin"/>
      </w:r>
      <w:r w:rsidR="00753F94">
        <w:rPr>
          <w:lang w:val="en-US"/>
        </w:rPr>
        <w:instrText xml:space="preserve"> SEQ Figure \* ARABIC \s 1 </w:instrText>
      </w:r>
      <w:r w:rsidR="00753F94">
        <w:rPr>
          <w:lang w:val="en-US"/>
        </w:rPr>
        <w:fldChar w:fldCharType="separate"/>
      </w:r>
      <w:r w:rsidR="00753F94">
        <w:rPr>
          <w:noProof/>
          <w:lang w:val="en-US"/>
        </w:rPr>
        <w:t>16</w:t>
      </w:r>
      <w:r w:rsidR="00753F94">
        <w:rPr>
          <w:lang w:val="en-US"/>
        </w:rPr>
        <w:fldChar w:fldCharType="end"/>
      </w:r>
      <w:bookmarkEnd w:id="220"/>
      <w:r w:rsidRPr="00413282">
        <w:rPr>
          <w:lang w:val="en-US"/>
        </w:rPr>
        <w:t xml:space="preserve"> </w:t>
      </w:r>
      <w:bookmarkStart w:id="221" w:name="_Hlk62123001"/>
      <w:r w:rsidRPr="00413282">
        <w:rPr>
          <w:lang w:val="en-US"/>
        </w:rPr>
        <w:t>Representative municipal indoor and landscaping diverted total</w:t>
      </w:r>
      <w:r w:rsidR="00FD0F07">
        <w:rPr>
          <w:lang w:val="en-US"/>
        </w:rPr>
        <w:t xml:space="preserve"> %</w:t>
      </w:r>
      <w:r w:rsidRPr="00413282">
        <w:rPr>
          <w:lang w:val="en-US"/>
        </w:rPr>
        <w:t xml:space="preserve"> values.</w:t>
      </w:r>
    </w:p>
    <w:bookmarkEnd w:id="219"/>
    <w:bookmarkEnd w:id="221"/>
    <w:p w14:paraId="0E59117D" w14:textId="2F4F10D0" w:rsidR="00CD4C07" w:rsidRPr="00413282" w:rsidRDefault="00CD4C07" w:rsidP="00CD4C07">
      <w:pPr>
        <w:pStyle w:val="Heading4"/>
        <w:rPr>
          <w:lang w:val="en-US"/>
        </w:rPr>
      </w:pPr>
      <w:r w:rsidRPr="00413282">
        <w:rPr>
          <w:lang w:val="en-US"/>
        </w:rPr>
        <w:t xml:space="preserve">Estimating </w:t>
      </w:r>
      <w:r w:rsidR="000A4999">
        <w:rPr>
          <w:lang w:val="en-US"/>
        </w:rPr>
        <w:t>l</w:t>
      </w:r>
      <w:r w:rsidRPr="00413282">
        <w:rPr>
          <w:lang w:val="en-US"/>
        </w:rPr>
        <w:t xml:space="preserve">andscaping </w:t>
      </w:r>
      <w:r w:rsidR="000A4999">
        <w:rPr>
          <w:lang w:val="en-US"/>
        </w:rPr>
        <w:t>diverted total</w:t>
      </w:r>
    </w:p>
    <w:p w14:paraId="0A00B152" w14:textId="56A4DEC1" w:rsidR="00CD4C07" w:rsidRPr="00413282" w:rsidRDefault="00CD4C07" w:rsidP="00CD4C07">
      <w:pPr>
        <w:rPr>
          <w:lang w:val="en-US"/>
        </w:rPr>
      </w:pPr>
      <w:bookmarkStart w:id="222" w:name="_Hlk62137375"/>
      <w:r w:rsidRPr="00413282">
        <w:rPr>
          <w:lang w:val="en-US"/>
        </w:rPr>
        <w:t xml:space="preserve">To estimate </w:t>
      </w:r>
      <w:r w:rsidR="001A61AC">
        <w:rPr>
          <w:lang w:val="en-US"/>
        </w:rPr>
        <w:t>l</w:t>
      </w:r>
      <w:r w:rsidRPr="00413282">
        <w:rPr>
          <w:lang w:val="en-US"/>
        </w:rPr>
        <w:t>andscaping DT, a dataset was created from the applications that list domestic as the sole BU and that contain an annual reported DT value during the year of maximum use</w:t>
      </w:r>
      <w:r w:rsidRPr="00413282">
        <w:rPr>
          <w:rStyle w:val="FootnoteReference"/>
          <w:lang w:val="en-US"/>
        </w:rPr>
        <w:footnoteReference w:id="6"/>
      </w:r>
      <w:r w:rsidRPr="00413282">
        <w:rPr>
          <w:lang w:val="en-US"/>
        </w:rPr>
        <w:t xml:space="preserve"> (with outliers removed</w:t>
      </w:r>
      <w:r w:rsidRPr="00413282">
        <w:rPr>
          <w:rStyle w:val="FootnoteReference"/>
          <w:lang w:val="en-US"/>
        </w:rPr>
        <w:footnoteReference w:id="7"/>
      </w:r>
      <w:r w:rsidRPr="00413282">
        <w:rPr>
          <w:lang w:val="en-US"/>
        </w:rPr>
        <w:t>). The water diverted for landscaping per month was calculated with the following equation:</w:t>
      </w:r>
    </w:p>
    <w:bookmarkEnd w:id="222"/>
    <w:p w14:paraId="70D399CC" w14:textId="3E45B44D" w:rsidR="008B4542" w:rsidRDefault="008B4542" w:rsidP="008B4542">
      <w:pPr>
        <w:pStyle w:val="TableFigureTitle"/>
      </w:pPr>
      <w:r>
        <w:lastRenderedPageBreak/>
        <w:t xml:space="preserve">Equation </w:t>
      </w:r>
      <w:fldSimple w:instr=" STYLEREF 1 \s ">
        <w:r w:rsidR="0067763F">
          <w:rPr>
            <w:noProof/>
          </w:rPr>
          <w:t>7</w:t>
        </w:r>
      </w:fldSimple>
      <w:r w:rsidR="00F77D9D">
        <w:t>.</w:t>
      </w:r>
      <w:fldSimple w:instr=" SEQ Equation \* ARABIC \s 1 ">
        <w:r w:rsidR="0067763F">
          <w:rPr>
            <w:noProof/>
          </w:rPr>
          <w:t>3</w:t>
        </w:r>
      </w:fldSimple>
      <w:r>
        <w:t xml:space="preserve"> Calculating representative landscaping </w:t>
      </w:r>
      <w:r w:rsidR="0017020E">
        <w:t>diverted total</w:t>
      </w:r>
      <w:r>
        <w:t xml:space="preserve"> (single application) value</w:t>
      </w:r>
      <w:r w:rsidR="0017020E">
        <w:t>.</w:t>
      </w:r>
    </w:p>
    <w:p w14:paraId="136CD5D6" w14:textId="524D69E1" w:rsidR="00CD4C07" w:rsidRPr="00413282" w:rsidRDefault="00CD4C07" w:rsidP="00CD4C07">
      <w:pPr>
        <w:jc w:val="center"/>
        <w:rPr>
          <w:i/>
          <w:lang w:val="en-US"/>
        </w:rPr>
      </w:pPr>
      <w:bookmarkStart w:id="223" w:name="_Hlk62137400"/>
      <w:r w:rsidRPr="00413282">
        <w:rPr>
          <w:i/>
          <w:lang w:val="en-US"/>
        </w:rPr>
        <w:t>Representative Landscaping DT Value= Monthly reported DT of each application  (-)  minimum monthly</w:t>
      </w:r>
      <w:r w:rsidR="00A84E8A">
        <w:rPr>
          <w:i/>
          <w:lang w:val="en-US"/>
        </w:rPr>
        <w:t xml:space="preserve"> reported</w:t>
      </w:r>
      <w:r w:rsidRPr="00413282">
        <w:rPr>
          <w:i/>
          <w:lang w:val="en-US"/>
        </w:rPr>
        <w:t xml:space="preserve"> DT value of the application</w:t>
      </w:r>
    </w:p>
    <w:p w14:paraId="51543906" w14:textId="55FEC78C" w:rsidR="00CD4C07" w:rsidRPr="00413282" w:rsidRDefault="00CD4C07" w:rsidP="00CD4C07">
      <w:pPr>
        <w:rPr>
          <w:lang w:val="en-US"/>
        </w:rPr>
      </w:pPr>
      <w:bookmarkStart w:id="224" w:name="_Hlk62137456"/>
      <w:bookmarkEnd w:id="223"/>
      <w:r w:rsidRPr="00413282">
        <w:rPr>
          <w:lang w:val="en-US"/>
        </w:rPr>
        <w:t xml:space="preserve">where the minimum monthly DT value is assumed to represent </w:t>
      </w:r>
      <w:r w:rsidR="001A61AC">
        <w:rPr>
          <w:lang w:val="en-US"/>
        </w:rPr>
        <w:t>i</w:t>
      </w:r>
      <w:r w:rsidRPr="00413282">
        <w:rPr>
          <w:lang w:val="en-US"/>
        </w:rPr>
        <w:t>ndoor DT.</w:t>
      </w:r>
    </w:p>
    <w:p w14:paraId="271C838F" w14:textId="3FB71B6A" w:rsidR="00CD4C07" w:rsidRPr="00413282" w:rsidRDefault="00CD4C07" w:rsidP="00CD4C07">
      <w:pPr>
        <w:rPr>
          <w:lang w:val="en-US"/>
        </w:rPr>
      </w:pPr>
      <w:bookmarkStart w:id="225" w:name="_Hlk62137463"/>
      <w:bookmarkEnd w:id="224"/>
      <w:r w:rsidRPr="00413282">
        <w:rPr>
          <w:lang w:val="en-US"/>
        </w:rPr>
        <w:t>The mean</w:t>
      </w:r>
      <w:r w:rsidRPr="00413282">
        <w:rPr>
          <w:rStyle w:val="FootnoteReference"/>
          <w:lang w:val="en-US"/>
        </w:rPr>
        <w:footnoteReference w:id="8"/>
      </w:r>
      <w:r w:rsidRPr="00413282">
        <w:rPr>
          <w:lang w:val="en-US"/>
        </w:rPr>
        <w:t xml:space="preserve"> of all </w:t>
      </w:r>
      <w:r w:rsidR="001A61AC">
        <w:rPr>
          <w:lang w:val="en-US"/>
        </w:rPr>
        <w:t>r</w:t>
      </w:r>
      <w:r w:rsidRPr="00413282">
        <w:rPr>
          <w:lang w:val="en-US"/>
        </w:rPr>
        <w:t xml:space="preserve">epresentative </w:t>
      </w:r>
      <w:r w:rsidR="001A61AC">
        <w:rPr>
          <w:lang w:val="en-US"/>
        </w:rPr>
        <w:t>l</w:t>
      </w:r>
      <w:r w:rsidRPr="00413282">
        <w:rPr>
          <w:lang w:val="en-US"/>
        </w:rPr>
        <w:t xml:space="preserve">andscaping DT (single application) values was calculated to provide monthly representative </w:t>
      </w:r>
      <w:r w:rsidR="001A61AC">
        <w:rPr>
          <w:lang w:val="en-US"/>
        </w:rPr>
        <w:t>l</w:t>
      </w:r>
      <w:r w:rsidRPr="00413282">
        <w:rPr>
          <w:lang w:val="en-US"/>
        </w:rPr>
        <w:t xml:space="preserve">andscaping DT values. The representative </w:t>
      </w:r>
      <w:r w:rsidR="001A61AC">
        <w:rPr>
          <w:lang w:val="en-US"/>
        </w:rPr>
        <w:t>l</w:t>
      </w:r>
      <w:r w:rsidRPr="00413282">
        <w:rPr>
          <w:lang w:val="en-US"/>
        </w:rPr>
        <w:t xml:space="preserve">andscaping DT and </w:t>
      </w:r>
      <w:r w:rsidR="001A61AC">
        <w:rPr>
          <w:lang w:val="en-US"/>
        </w:rPr>
        <w:t>d</w:t>
      </w:r>
      <w:r w:rsidRPr="00413282">
        <w:rPr>
          <w:lang w:val="en-US"/>
        </w:rPr>
        <w:t xml:space="preserve">omestic DT values are shown in </w:t>
      </w:r>
      <w:r w:rsidRPr="00413282">
        <w:rPr>
          <w:lang w:val="en-US"/>
        </w:rPr>
        <w:fldChar w:fldCharType="begin"/>
      </w:r>
      <w:r w:rsidRPr="00413282">
        <w:rPr>
          <w:lang w:val="en-US"/>
        </w:rPr>
        <w:instrText xml:space="preserve"> REF _Ref14856666 \h </w:instrText>
      </w:r>
      <w:r w:rsidRPr="00413282">
        <w:rPr>
          <w:lang w:val="en-US"/>
        </w:rPr>
      </w:r>
      <w:r w:rsidRPr="00413282">
        <w:rPr>
          <w:lang w:val="en-US"/>
        </w:rPr>
        <w:fldChar w:fldCharType="separate"/>
      </w:r>
      <w:r w:rsidR="0067763F" w:rsidRPr="00413282">
        <w:rPr>
          <w:lang w:val="en-US"/>
        </w:rPr>
        <w:t xml:space="preserve">Figure </w:t>
      </w:r>
      <w:r w:rsidR="0067763F">
        <w:rPr>
          <w:noProof/>
          <w:lang w:val="en-US"/>
        </w:rPr>
        <w:t>7</w:t>
      </w:r>
      <w:r w:rsidR="0067763F">
        <w:rPr>
          <w:lang w:val="en-US"/>
        </w:rPr>
        <w:t>.</w:t>
      </w:r>
      <w:r w:rsidR="0067763F">
        <w:rPr>
          <w:noProof/>
          <w:lang w:val="en-US"/>
        </w:rPr>
        <w:t>17</w:t>
      </w:r>
      <w:r w:rsidRPr="00413282">
        <w:rPr>
          <w:lang w:val="en-US"/>
        </w:rPr>
        <w:fldChar w:fldCharType="end"/>
      </w:r>
      <w:r w:rsidRPr="00413282">
        <w:rPr>
          <w:lang w:val="en-US"/>
        </w:rPr>
        <w:t xml:space="preserve"> and </w:t>
      </w:r>
      <w:r w:rsidRPr="00413282">
        <w:rPr>
          <w:lang w:val="en-US"/>
        </w:rPr>
        <w:fldChar w:fldCharType="begin"/>
      </w:r>
      <w:r w:rsidRPr="00413282">
        <w:rPr>
          <w:lang w:val="en-US"/>
        </w:rPr>
        <w:instrText xml:space="preserve"> REF _Ref14858874 \h </w:instrText>
      </w:r>
      <w:r w:rsidRPr="00413282">
        <w:rPr>
          <w:lang w:val="en-US"/>
        </w:rPr>
      </w:r>
      <w:r w:rsidRPr="00413282">
        <w:rPr>
          <w:lang w:val="en-US"/>
        </w:rPr>
        <w:fldChar w:fldCharType="separate"/>
      </w:r>
      <w:r w:rsidR="0067763F" w:rsidRPr="00413282">
        <w:rPr>
          <w:lang w:val="en-US"/>
        </w:rPr>
        <w:t xml:space="preserve">Table </w:t>
      </w:r>
      <w:r w:rsidR="0067763F">
        <w:rPr>
          <w:noProof/>
          <w:lang w:val="en-US"/>
        </w:rPr>
        <w:t>7</w:t>
      </w:r>
      <w:r w:rsidR="0067763F">
        <w:rPr>
          <w:lang w:val="en-US"/>
        </w:rPr>
        <w:t>.</w:t>
      </w:r>
      <w:r w:rsidR="0067763F">
        <w:rPr>
          <w:noProof/>
          <w:lang w:val="en-US"/>
        </w:rPr>
        <w:t>6</w:t>
      </w:r>
      <w:r w:rsidRPr="00413282">
        <w:rPr>
          <w:lang w:val="en-US"/>
        </w:rPr>
        <w:fldChar w:fldCharType="end"/>
      </w:r>
      <w:r w:rsidRPr="00413282">
        <w:rPr>
          <w:lang w:val="en-US"/>
        </w:rPr>
        <w:t xml:space="preserve">. </w:t>
      </w:r>
    </w:p>
    <w:bookmarkEnd w:id="225"/>
    <w:p w14:paraId="0BEFB967" w14:textId="2ACC5260" w:rsidR="00CD4C07" w:rsidRPr="00413282" w:rsidRDefault="00A84E8A" w:rsidP="00CD4C07">
      <w:pPr>
        <w:pStyle w:val="FIgure"/>
        <w:rPr>
          <w:lang w:val="en-US"/>
        </w:rPr>
      </w:pPr>
      <w:r>
        <w:rPr>
          <w:lang w:val="en-US"/>
        </w:rPr>
        <w:drawing>
          <wp:inline distT="0" distB="0" distL="0" distR="0" wp14:anchorId="7B8103B7" wp14:editId="79B22341">
            <wp:extent cx="4412577" cy="2588308"/>
            <wp:effectExtent l="0" t="0" r="7620" b="2540"/>
            <wp:docPr id="52" name="Chart 52">
              <a:extLst xmlns:a="http://schemas.openxmlformats.org/drawingml/2006/main">
                <a:ext uri="{FF2B5EF4-FFF2-40B4-BE49-F238E27FC236}">
                  <a16:creationId xmlns:a16="http://schemas.microsoft.com/office/drawing/2014/main" id="{7DC40113-9C11-4478-B346-8CFEF2DBDB4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06A85D98" w14:textId="2FF92865" w:rsidR="00CD4C07" w:rsidRPr="00413282" w:rsidRDefault="00CD4C07" w:rsidP="00CD4C07">
      <w:pPr>
        <w:pStyle w:val="TableFigureTitle"/>
        <w:rPr>
          <w:lang w:val="en-US"/>
        </w:rPr>
        <w:sectPr w:rsidR="00CD4C07" w:rsidRPr="00413282" w:rsidSect="00087B25">
          <w:headerReference w:type="default" r:id="rId52"/>
          <w:footerReference w:type="default" r:id="rId53"/>
          <w:endnotePr>
            <w:numFmt w:val="decimal"/>
          </w:endnotePr>
          <w:pgSz w:w="11901" w:h="16840"/>
          <w:pgMar w:top="1871" w:right="907" w:bottom="1134" w:left="2268" w:header="709" w:footer="709" w:gutter="0"/>
          <w:cols w:space="708"/>
          <w:docGrid w:linePitch="360"/>
        </w:sectPr>
      </w:pPr>
      <w:bookmarkStart w:id="226" w:name="_Ref14856666"/>
      <w:r w:rsidRPr="00413282">
        <w:rPr>
          <w:lang w:val="en-US"/>
        </w:rPr>
        <w:t xml:space="preserve">Figure </w:t>
      </w:r>
      <w:r w:rsidR="00753F94">
        <w:rPr>
          <w:lang w:val="en-US"/>
        </w:rPr>
        <w:fldChar w:fldCharType="begin"/>
      </w:r>
      <w:r w:rsidR="00753F94">
        <w:rPr>
          <w:lang w:val="en-US"/>
        </w:rPr>
        <w:instrText xml:space="preserve"> STYLEREF 1 \s </w:instrText>
      </w:r>
      <w:r w:rsidR="00753F94">
        <w:rPr>
          <w:lang w:val="en-US"/>
        </w:rPr>
        <w:fldChar w:fldCharType="separate"/>
      </w:r>
      <w:r w:rsidR="00753F94">
        <w:rPr>
          <w:noProof/>
          <w:lang w:val="en-US"/>
        </w:rPr>
        <w:t>7</w:t>
      </w:r>
      <w:r w:rsidR="00753F94">
        <w:rPr>
          <w:lang w:val="en-US"/>
        </w:rPr>
        <w:fldChar w:fldCharType="end"/>
      </w:r>
      <w:r w:rsidR="00753F94">
        <w:rPr>
          <w:lang w:val="en-US"/>
        </w:rPr>
        <w:t>.</w:t>
      </w:r>
      <w:r w:rsidR="00753F94">
        <w:rPr>
          <w:lang w:val="en-US"/>
        </w:rPr>
        <w:fldChar w:fldCharType="begin"/>
      </w:r>
      <w:r w:rsidR="00753F94">
        <w:rPr>
          <w:lang w:val="en-US"/>
        </w:rPr>
        <w:instrText xml:space="preserve"> SEQ Figure \* ARABIC \s 1 </w:instrText>
      </w:r>
      <w:r w:rsidR="00753F94">
        <w:rPr>
          <w:lang w:val="en-US"/>
        </w:rPr>
        <w:fldChar w:fldCharType="separate"/>
      </w:r>
      <w:r w:rsidR="00753F94">
        <w:rPr>
          <w:noProof/>
          <w:lang w:val="en-US"/>
        </w:rPr>
        <w:t>17</w:t>
      </w:r>
      <w:r w:rsidR="00753F94">
        <w:rPr>
          <w:lang w:val="en-US"/>
        </w:rPr>
        <w:fldChar w:fldCharType="end"/>
      </w:r>
      <w:bookmarkEnd w:id="226"/>
      <w:r w:rsidRPr="00413282">
        <w:rPr>
          <w:lang w:val="en-US"/>
        </w:rPr>
        <w:t xml:space="preserve"> Representative indoor and landscaping diverted total values.</w:t>
      </w:r>
    </w:p>
    <w:p w14:paraId="041B340A" w14:textId="4DACCC97" w:rsidR="00CD4C07" w:rsidRDefault="00CD4C07" w:rsidP="00CD4C07">
      <w:pPr>
        <w:pStyle w:val="TableFigureTitle"/>
        <w:rPr>
          <w:lang w:val="en-US"/>
        </w:rPr>
      </w:pPr>
      <w:bookmarkStart w:id="227" w:name="_Ref14858874"/>
      <w:r w:rsidRPr="00413282">
        <w:rPr>
          <w:lang w:val="en-US"/>
        </w:rPr>
        <w:t xml:space="preserve">Table </w:t>
      </w:r>
      <w:r w:rsidR="006E011C">
        <w:rPr>
          <w:lang w:val="en-US"/>
        </w:rPr>
        <w:fldChar w:fldCharType="begin"/>
      </w:r>
      <w:r w:rsidR="006E011C">
        <w:rPr>
          <w:lang w:val="en-US"/>
        </w:rPr>
        <w:instrText xml:space="preserve"> STYLEREF 1 \s </w:instrText>
      </w:r>
      <w:r w:rsidR="006E011C">
        <w:rPr>
          <w:lang w:val="en-US"/>
        </w:rPr>
        <w:fldChar w:fldCharType="separate"/>
      </w:r>
      <w:r w:rsidR="006E011C">
        <w:rPr>
          <w:noProof/>
          <w:lang w:val="en-US"/>
        </w:rPr>
        <w:t>7</w:t>
      </w:r>
      <w:r w:rsidR="006E011C">
        <w:rPr>
          <w:lang w:val="en-US"/>
        </w:rPr>
        <w:fldChar w:fldCharType="end"/>
      </w:r>
      <w:r w:rsidR="006E011C">
        <w:rPr>
          <w:lang w:val="en-US"/>
        </w:rPr>
        <w:t>.</w:t>
      </w:r>
      <w:r w:rsidR="006E011C">
        <w:rPr>
          <w:lang w:val="en-US"/>
        </w:rPr>
        <w:fldChar w:fldCharType="begin"/>
      </w:r>
      <w:r w:rsidR="006E011C">
        <w:rPr>
          <w:lang w:val="en-US"/>
        </w:rPr>
        <w:instrText xml:space="preserve"> SEQ Table \* ARABIC \s 1 </w:instrText>
      </w:r>
      <w:r w:rsidR="006E011C">
        <w:rPr>
          <w:lang w:val="en-US"/>
        </w:rPr>
        <w:fldChar w:fldCharType="separate"/>
      </w:r>
      <w:r w:rsidR="006E011C">
        <w:rPr>
          <w:noProof/>
          <w:lang w:val="en-US"/>
        </w:rPr>
        <w:t>6</w:t>
      </w:r>
      <w:r w:rsidR="006E011C">
        <w:rPr>
          <w:lang w:val="en-US"/>
        </w:rPr>
        <w:fldChar w:fldCharType="end"/>
      </w:r>
      <w:bookmarkEnd w:id="227"/>
      <w:r w:rsidRPr="00413282">
        <w:rPr>
          <w:lang w:val="en-US"/>
        </w:rPr>
        <w:t xml:space="preserve"> </w:t>
      </w:r>
      <w:r w:rsidR="00324AE0" w:rsidRPr="00413282">
        <w:rPr>
          <w:lang w:val="en-US"/>
        </w:rPr>
        <w:t>Representative indoor and landscaping diverted total values.</w:t>
      </w:r>
    </w:p>
    <w:tbl>
      <w:tblPr>
        <w:tblStyle w:val="TableGrid"/>
        <w:tblW w:w="8835" w:type="dxa"/>
        <w:tblInd w:w="-270" w:type="dxa"/>
        <w:tblLayout w:type="fixed"/>
        <w:tblLook w:val="04A0" w:firstRow="1" w:lastRow="0" w:firstColumn="1" w:lastColumn="0" w:noHBand="0" w:noVBand="1"/>
      </w:tblPr>
      <w:tblGrid>
        <w:gridCol w:w="1115"/>
        <w:gridCol w:w="748"/>
        <w:gridCol w:w="581"/>
        <w:gridCol w:w="581"/>
        <w:gridCol w:w="581"/>
        <w:gridCol w:w="581"/>
        <w:gridCol w:w="581"/>
        <w:gridCol w:w="581"/>
        <w:gridCol w:w="581"/>
        <w:gridCol w:w="581"/>
        <w:gridCol w:w="581"/>
        <w:gridCol w:w="581"/>
        <w:gridCol w:w="581"/>
        <w:gridCol w:w="581"/>
      </w:tblGrid>
      <w:tr w:rsidR="008B4542" w:rsidRPr="009765ED" w14:paraId="3F232E5F" w14:textId="70C03042" w:rsidTr="008B4542">
        <w:trPr>
          <w:cnfStyle w:val="100000000000" w:firstRow="1" w:lastRow="0" w:firstColumn="0" w:lastColumn="0" w:oddVBand="0" w:evenVBand="0" w:oddHBand="0" w:evenHBand="0" w:firstRowFirstColumn="0" w:firstRowLastColumn="0" w:lastRowFirstColumn="0" w:lastRowLastColumn="0"/>
        </w:trPr>
        <w:tc>
          <w:tcPr>
            <w:tcW w:w="1115" w:type="dxa"/>
          </w:tcPr>
          <w:p w14:paraId="3E1D3341" w14:textId="77777777" w:rsidR="008B4542" w:rsidRPr="008B4542" w:rsidRDefault="008B4542" w:rsidP="008B4542">
            <w:pPr>
              <w:pStyle w:val="StyleRight0"/>
              <w:keepNext/>
              <w:jc w:val="center"/>
              <w:rPr>
                <w:sz w:val="18"/>
                <w:szCs w:val="18"/>
                <w:lang w:val="en-US"/>
              </w:rPr>
            </w:pPr>
            <w:bookmarkStart w:id="228" w:name="_Hlk62137982"/>
            <w:bookmarkStart w:id="229" w:name="_Hlk62137832"/>
          </w:p>
        </w:tc>
        <w:tc>
          <w:tcPr>
            <w:tcW w:w="748" w:type="dxa"/>
          </w:tcPr>
          <w:p w14:paraId="3F474FBE" w14:textId="156D0D08" w:rsidR="008B4542" w:rsidRPr="008B4542" w:rsidRDefault="008B4542" w:rsidP="008B4542">
            <w:pPr>
              <w:pStyle w:val="StyleRight0"/>
              <w:keepNext/>
              <w:jc w:val="center"/>
              <w:rPr>
                <w:sz w:val="18"/>
                <w:szCs w:val="18"/>
                <w:lang w:val="en-US"/>
              </w:rPr>
            </w:pPr>
            <w:r w:rsidRPr="008B4542">
              <w:rPr>
                <w:b/>
                <w:bCs/>
                <w:sz w:val="18"/>
                <w:szCs w:val="18"/>
                <w:lang w:val="en-US"/>
              </w:rPr>
              <w:t>Annual</w:t>
            </w:r>
          </w:p>
        </w:tc>
        <w:tc>
          <w:tcPr>
            <w:tcW w:w="581" w:type="dxa"/>
          </w:tcPr>
          <w:p w14:paraId="2AEFB53B" w14:textId="1DBBCD3D" w:rsidR="008B4542" w:rsidRPr="008B4542" w:rsidRDefault="008B4542" w:rsidP="008B4542">
            <w:pPr>
              <w:pStyle w:val="StyleRight0"/>
              <w:keepNext/>
              <w:jc w:val="center"/>
              <w:rPr>
                <w:sz w:val="18"/>
                <w:szCs w:val="18"/>
                <w:lang w:val="en-US"/>
              </w:rPr>
            </w:pPr>
            <w:r w:rsidRPr="008B4542">
              <w:rPr>
                <w:sz w:val="18"/>
                <w:szCs w:val="18"/>
                <w:lang w:val="en-US"/>
              </w:rPr>
              <w:t>Oct</w:t>
            </w:r>
          </w:p>
        </w:tc>
        <w:tc>
          <w:tcPr>
            <w:tcW w:w="581" w:type="dxa"/>
          </w:tcPr>
          <w:p w14:paraId="49086922" w14:textId="77777777" w:rsidR="008B4542" w:rsidRPr="008B4542" w:rsidRDefault="008B4542" w:rsidP="008B4542">
            <w:pPr>
              <w:pStyle w:val="StyleRight0"/>
              <w:keepNext/>
              <w:jc w:val="center"/>
              <w:rPr>
                <w:sz w:val="18"/>
                <w:szCs w:val="18"/>
                <w:lang w:val="en-US"/>
              </w:rPr>
            </w:pPr>
            <w:r w:rsidRPr="008B4542">
              <w:rPr>
                <w:sz w:val="18"/>
                <w:szCs w:val="18"/>
                <w:lang w:val="en-US"/>
              </w:rPr>
              <w:t>Nov</w:t>
            </w:r>
          </w:p>
        </w:tc>
        <w:tc>
          <w:tcPr>
            <w:tcW w:w="581" w:type="dxa"/>
          </w:tcPr>
          <w:p w14:paraId="62B61461" w14:textId="77777777" w:rsidR="008B4542" w:rsidRPr="008B4542" w:rsidRDefault="008B4542" w:rsidP="008B4542">
            <w:pPr>
              <w:pStyle w:val="StyleRight0"/>
              <w:keepNext/>
              <w:jc w:val="center"/>
              <w:rPr>
                <w:sz w:val="18"/>
                <w:szCs w:val="18"/>
                <w:lang w:val="en-US"/>
              </w:rPr>
            </w:pPr>
            <w:r w:rsidRPr="008B4542">
              <w:rPr>
                <w:sz w:val="18"/>
                <w:szCs w:val="18"/>
                <w:lang w:val="en-US"/>
              </w:rPr>
              <w:t>Dec</w:t>
            </w:r>
          </w:p>
        </w:tc>
        <w:tc>
          <w:tcPr>
            <w:tcW w:w="581" w:type="dxa"/>
          </w:tcPr>
          <w:p w14:paraId="7E38B948" w14:textId="77777777" w:rsidR="008B4542" w:rsidRPr="008B4542" w:rsidRDefault="008B4542" w:rsidP="008B4542">
            <w:pPr>
              <w:pStyle w:val="StyleRight0"/>
              <w:keepNext/>
              <w:jc w:val="center"/>
              <w:rPr>
                <w:sz w:val="18"/>
                <w:szCs w:val="18"/>
                <w:lang w:val="en-US"/>
              </w:rPr>
            </w:pPr>
            <w:r w:rsidRPr="008B4542">
              <w:rPr>
                <w:sz w:val="18"/>
                <w:szCs w:val="18"/>
                <w:lang w:val="en-US"/>
              </w:rPr>
              <w:t>Jan</w:t>
            </w:r>
          </w:p>
        </w:tc>
        <w:tc>
          <w:tcPr>
            <w:tcW w:w="581" w:type="dxa"/>
          </w:tcPr>
          <w:p w14:paraId="6128FC82" w14:textId="77777777" w:rsidR="008B4542" w:rsidRPr="008B4542" w:rsidRDefault="008B4542" w:rsidP="008B4542">
            <w:pPr>
              <w:pStyle w:val="StyleRight0"/>
              <w:keepNext/>
              <w:jc w:val="center"/>
              <w:rPr>
                <w:sz w:val="18"/>
                <w:szCs w:val="18"/>
                <w:lang w:val="en-US"/>
              </w:rPr>
            </w:pPr>
            <w:r w:rsidRPr="008B4542">
              <w:rPr>
                <w:sz w:val="18"/>
                <w:szCs w:val="18"/>
                <w:lang w:val="en-US"/>
              </w:rPr>
              <w:t>Feb</w:t>
            </w:r>
          </w:p>
        </w:tc>
        <w:tc>
          <w:tcPr>
            <w:tcW w:w="581" w:type="dxa"/>
          </w:tcPr>
          <w:p w14:paraId="7C6C0314" w14:textId="77777777" w:rsidR="008B4542" w:rsidRPr="008B4542" w:rsidRDefault="008B4542" w:rsidP="008B4542">
            <w:pPr>
              <w:pStyle w:val="StyleRight0"/>
              <w:keepNext/>
              <w:jc w:val="center"/>
              <w:rPr>
                <w:sz w:val="18"/>
                <w:szCs w:val="18"/>
                <w:lang w:val="en-US"/>
              </w:rPr>
            </w:pPr>
            <w:r w:rsidRPr="008B4542">
              <w:rPr>
                <w:sz w:val="18"/>
                <w:szCs w:val="18"/>
                <w:lang w:val="en-US"/>
              </w:rPr>
              <w:t>Mar</w:t>
            </w:r>
          </w:p>
        </w:tc>
        <w:tc>
          <w:tcPr>
            <w:tcW w:w="581" w:type="dxa"/>
          </w:tcPr>
          <w:p w14:paraId="56BF2022" w14:textId="77777777" w:rsidR="008B4542" w:rsidRPr="008B4542" w:rsidRDefault="008B4542" w:rsidP="008B4542">
            <w:pPr>
              <w:pStyle w:val="StyleRight0"/>
              <w:keepNext/>
              <w:jc w:val="center"/>
              <w:rPr>
                <w:sz w:val="18"/>
                <w:szCs w:val="18"/>
                <w:lang w:val="en-US"/>
              </w:rPr>
            </w:pPr>
            <w:r w:rsidRPr="008B4542">
              <w:rPr>
                <w:sz w:val="18"/>
                <w:szCs w:val="18"/>
                <w:lang w:val="en-US"/>
              </w:rPr>
              <w:t>Apr</w:t>
            </w:r>
          </w:p>
        </w:tc>
        <w:tc>
          <w:tcPr>
            <w:tcW w:w="581" w:type="dxa"/>
          </w:tcPr>
          <w:p w14:paraId="7D409A94" w14:textId="77777777" w:rsidR="008B4542" w:rsidRPr="008B4542" w:rsidRDefault="008B4542" w:rsidP="008B4542">
            <w:pPr>
              <w:pStyle w:val="StyleRight0"/>
              <w:keepNext/>
              <w:jc w:val="center"/>
              <w:rPr>
                <w:sz w:val="18"/>
                <w:szCs w:val="18"/>
                <w:lang w:val="en-US"/>
              </w:rPr>
            </w:pPr>
            <w:r w:rsidRPr="008B4542">
              <w:rPr>
                <w:sz w:val="18"/>
                <w:szCs w:val="18"/>
                <w:lang w:val="en-US"/>
              </w:rPr>
              <w:t>May</w:t>
            </w:r>
          </w:p>
        </w:tc>
        <w:tc>
          <w:tcPr>
            <w:tcW w:w="581" w:type="dxa"/>
          </w:tcPr>
          <w:p w14:paraId="327724FD" w14:textId="77777777" w:rsidR="008B4542" w:rsidRPr="008B4542" w:rsidRDefault="008B4542" w:rsidP="008B4542">
            <w:pPr>
              <w:pStyle w:val="StyleRight0"/>
              <w:keepNext/>
              <w:jc w:val="center"/>
              <w:rPr>
                <w:sz w:val="18"/>
                <w:szCs w:val="18"/>
                <w:lang w:val="en-US"/>
              </w:rPr>
            </w:pPr>
            <w:r w:rsidRPr="008B4542">
              <w:rPr>
                <w:sz w:val="18"/>
                <w:szCs w:val="18"/>
                <w:lang w:val="en-US"/>
              </w:rPr>
              <w:t>Jun</w:t>
            </w:r>
          </w:p>
        </w:tc>
        <w:tc>
          <w:tcPr>
            <w:tcW w:w="581" w:type="dxa"/>
          </w:tcPr>
          <w:p w14:paraId="1FD2D641" w14:textId="77777777" w:rsidR="008B4542" w:rsidRPr="008B4542" w:rsidRDefault="008B4542" w:rsidP="008B4542">
            <w:pPr>
              <w:pStyle w:val="StyleRight0"/>
              <w:keepNext/>
              <w:jc w:val="center"/>
              <w:rPr>
                <w:sz w:val="18"/>
                <w:szCs w:val="18"/>
                <w:lang w:val="en-US"/>
              </w:rPr>
            </w:pPr>
            <w:r w:rsidRPr="008B4542">
              <w:rPr>
                <w:sz w:val="18"/>
                <w:szCs w:val="18"/>
                <w:lang w:val="en-US"/>
              </w:rPr>
              <w:t>Jul</w:t>
            </w:r>
          </w:p>
        </w:tc>
        <w:tc>
          <w:tcPr>
            <w:tcW w:w="581" w:type="dxa"/>
          </w:tcPr>
          <w:p w14:paraId="76723501" w14:textId="77777777" w:rsidR="008B4542" w:rsidRPr="008B4542" w:rsidRDefault="008B4542" w:rsidP="008B4542">
            <w:pPr>
              <w:pStyle w:val="StyleRight0"/>
              <w:keepNext/>
              <w:jc w:val="center"/>
              <w:rPr>
                <w:sz w:val="18"/>
                <w:szCs w:val="18"/>
                <w:lang w:val="en-US"/>
              </w:rPr>
            </w:pPr>
            <w:r w:rsidRPr="008B4542">
              <w:rPr>
                <w:sz w:val="18"/>
                <w:szCs w:val="18"/>
                <w:lang w:val="en-US"/>
              </w:rPr>
              <w:t>Aug</w:t>
            </w:r>
          </w:p>
        </w:tc>
        <w:tc>
          <w:tcPr>
            <w:tcW w:w="581" w:type="dxa"/>
          </w:tcPr>
          <w:p w14:paraId="16686CD0" w14:textId="77777777" w:rsidR="008B4542" w:rsidRPr="008B4542" w:rsidRDefault="008B4542" w:rsidP="008B4542">
            <w:pPr>
              <w:pStyle w:val="StyleRight0"/>
              <w:keepNext/>
              <w:jc w:val="center"/>
              <w:rPr>
                <w:sz w:val="18"/>
                <w:szCs w:val="18"/>
                <w:lang w:val="en-US"/>
              </w:rPr>
            </w:pPr>
            <w:r w:rsidRPr="008B4542">
              <w:rPr>
                <w:sz w:val="18"/>
                <w:szCs w:val="18"/>
                <w:lang w:val="en-US"/>
              </w:rPr>
              <w:t>Sep</w:t>
            </w:r>
          </w:p>
        </w:tc>
      </w:tr>
      <w:tr w:rsidR="008B4542" w:rsidRPr="009765ED" w14:paraId="23F8CFF6" w14:textId="102DF615" w:rsidTr="008B4542">
        <w:tc>
          <w:tcPr>
            <w:tcW w:w="1115" w:type="dxa"/>
          </w:tcPr>
          <w:p w14:paraId="43B6BEF0" w14:textId="408AA16E" w:rsidR="008B4542" w:rsidRPr="008B4542" w:rsidRDefault="008B4542" w:rsidP="008B4542">
            <w:pPr>
              <w:pStyle w:val="StyleRight0"/>
              <w:keepNext/>
              <w:jc w:val="center"/>
              <w:rPr>
                <w:sz w:val="18"/>
                <w:szCs w:val="18"/>
                <w:lang w:val="en-US"/>
              </w:rPr>
            </w:pPr>
            <w:r w:rsidRPr="008B4542">
              <w:rPr>
                <w:sz w:val="18"/>
                <w:szCs w:val="18"/>
                <w:lang w:val="en-US"/>
              </w:rPr>
              <w:t>Indoor DT</w:t>
            </w:r>
          </w:p>
        </w:tc>
        <w:tc>
          <w:tcPr>
            <w:tcW w:w="748" w:type="dxa"/>
          </w:tcPr>
          <w:p w14:paraId="62282FE2" w14:textId="1399B710" w:rsidR="008B4542" w:rsidRPr="008B4542" w:rsidRDefault="008B4542" w:rsidP="008B4542">
            <w:pPr>
              <w:pStyle w:val="StyleRight0"/>
              <w:keepNext/>
              <w:jc w:val="center"/>
              <w:rPr>
                <w:sz w:val="16"/>
                <w:szCs w:val="16"/>
                <w:lang w:val="en-US"/>
              </w:rPr>
            </w:pPr>
            <w:r w:rsidRPr="008B4542">
              <w:rPr>
                <w:b/>
                <w:bCs/>
                <w:sz w:val="16"/>
                <w:szCs w:val="16"/>
                <w:lang w:val="en-US"/>
              </w:rPr>
              <w:t>0.17</w:t>
            </w:r>
          </w:p>
        </w:tc>
        <w:tc>
          <w:tcPr>
            <w:tcW w:w="581" w:type="dxa"/>
          </w:tcPr>
          <w:p w14:paraId="1323671D" w14:textId="21DC8E1D" w:rsidR="008B4542" w:rsidRPr="008B4542" w:rsidRDefault="008B4542" w:rsidP="008B4542">
            <w:pPr>
              <w:pStyle w:val="StyleRight0"/>
              <w:keepNext/>
              <w:jc w:val="center"/>
              <w:rPr>
                <w:sz w:val="16"/>
                <w:szCs w:val="16"/>
                <w:lang w:val="en-US"/>
              </w:rPr>
            </w:pPr>
            <w:r w:rsidRPr="008B4542">
              <w:rPr>
                <w:sz w:val="16"/>
                <w:szCs w:val="16"/>
                <w:lang w:val="en-US"/>
              </w:rPr>
              <w:t>0.014</w:t>
            </w:r>
          </w:p>
        </w:tc>
        <w:tc>
          <w:tcPr>
            <w:tcW w:w="581" w:type="dxa"/>
          </w:tcPr>
          <w:p w14:paraId="50377510" w14:textId="631C2FD6" w:rsidR="008B4542" w:rsidRPr="008B4542" w:rsidRDefault="008B4542" w:rsidP="008B4542">
            <w:pPr>
              <w:pStyle w:val="StyleRight0"/>
              <w:keepNext/>
              <w:jc w:val="center"/>
              <w:rPr>
                <w:sz w:val="16"/>
                <w:szCs w:val="16"/>
                <w:lang w:val="en-US"/>
              </w:rPr>
            </w:pPr>
            <w:r w:rsidRPr="008B4542">
              <w:rPr>
                <w:sz w:val="16"/>
                <w:szCs w:val="16"/>
                <w:lang w:val="en-US"/>
              </w:rPr>
              <w:t>0.014</w:t>
            </w:r>
          </w:p>
        </w:tc>
        <w:tc>
          <w:tcPr>
            <w:tcW w:w="581" w:type="dxa"/>
          </w:tcPr>
          <w:p w14:paraId="7A92C31F" w14:textId="5943C81B" w:rsidR="008B4542" w:rsidRPr="008B4542" w:rsidRDefault="008B4542" w:rsidP="008B4542">
            <w:pPr>
              <w:pStyle w:val="StyleRight0"/>
              <w:keepNext/>
              <w:jc w:val="center"/>
              <w:rPr>
                <w:sz w:val="16"/>
                <w:szCs w:val="16"/>
                <w:lang w:val="en-US"/>
              </w:rPr>
            </w:pPr>
            <w:r w:rsidRPr="008B4542">
              <w:rPr>
                <w:sz w:val="16"/>
                <w:szCs w:val="16"/>
                <w:lang w:val="en-US"/>
              </w:rPr>
              <w:t>0.014</w:t>
            </w:r>
          </w:p>
        </w:tc>
        <w:tc>
          <w:tcPr>
            <w:tcW w:w="581" w:type="dxa"/>
          </w:tcPr>
          <w:p w14:paraId="6B547412" w14:textId="4D1B1479" w:rsidR="008B4542" w:rsidRPr="008B4542" w:rsidRDefault="008B4542" w:rsidP="008B4542">
            <w:pPr>
              <w:pStyle w:val="StyleRight0"/>
              <w:keepNext/>
              <w:jc w:val="center"/>
              <w:rPr>
                <w:sz w:val="16"/>
                <w:szCs w:val="16"/>
                <w:lang w:val="en-US"/>
              </w:rPr>
            </w:pPr>
            <w:r w:rsidRPr="008B4542">
              <w:rPr>
                <w:sz w:val="16"/>
                <w:szCs w:val="16"/>
                <w:lang w:val="en-US"/>
              </w:rPr>
              <w:t>0.014</w:t>
            </w:r>
          </w:p>
        </w:tc>
        <w:tc>
          <w:tcPr>
            <w:tcW w:w="581" w:type="dxa"/>
          </w:tcPr>
          <w:p w14:paraId="21F5C177" w14:textId="046A3321" w:rsidR="008B4542" w:rsidRPr="008B4542" w:rsidRDefault="008B4542" w:rsidP="008B4542">
            <w:pPr>
              <w:pStyle w:val="StyleRight0"/>
              <w:keepNext/>
              <w:jc w:val="center"/>
              <w:rPr>
                <w:sz w:val="16"/>
                <w:szCs w:val="16"/>
                <w:lang w:val="en-US"/>
              </w:rPr>
            </w:pPr>
            <w:r w:rsidRPr="008B4542">
              <w:rPr>
                <w:sz w:val="16"/>
                <w:szCs w:val="16"/>
                <w:lang w:val="en-US"/>
              </w:rPr>
              <w:t>0.014</w:t>
            </w:r>
          </w:p>
        </w:tc>
        <w:tc>
          <w:tcPr>
            <w:tcW w:w="581" w:type="dxa"/>
          </w:tcPr>
          <w:p w14:paraId="6C0BAD7F" w14:textId="791A7967" w:rsidR="008B4542" w:rsidRPr="008B4542" w:rsidRDefault="008B4542" w:rsidP="008B4542">
            <w:pPr>
              <w:pStyle w:val="StyleRight0"/>
              <w:keepNext/>
              <w:jc w:val="center"/>
              <w:rPr>
                <w:sz w:val="16"/>
                <w:szCs w:val="16"/>
                <w:lang w:val="en-US"/>
              </w:rPr>
            </w:pPr>
            <w:r w:rsidRPr="008B4542">
              <w:rPr>
                <w:sz w:val="16"/>
                <w:szCs w:val="16"/>
                <w:lang w:val="en-US"/>
              </w:rPr>
              <w:t>0.014</w:t>
            </w:r>
          </w:p>
        </w:tc>
        <w:tc>
          <w:tcPr>
            <w:tcW w:w="581" w:type="dxa"/>
          </w:tcPr>
          <w:p w14:paraId="170BD4FB" w14:textId="13398EB9" w:rsidR="008B4542" w:rsidRPr="008B4542" w:rsidRDefault="008B4542" w:rsidP="008B4542">
            <w:pPr>
              <w:pStyle w:val="StyleRight0"/>
              <w:keepNext/>
              <w:jc w:val="center"/>
              <w:rPr>
                <w:sz w:val="16"/>
                <w:szCs w:val="16"/>
                <w:lang w:val="en-US"/>
              </w:rPr>
            </w:pPr>
            <w:r w:rsidRPr="008B4542">
              <w:rPr>
                <w:sz w:val="16"/>
                <w:szCs w:val="16"/>
                <w:lang w:val="en-US"/>
              </w:rPr>
              <w:t>0.014</w:t>
            </w:r>
          </w:p>
        </w:tc>
        <w:tc>
          <w:tcPr>
            <w:tcW w:w="581" w:type="dxa"/>
          </w:tcPr>
          <w:p w14:paraId="3BF64DC4" w14:textId="7FAB7357" w:rsidR="008B4542" w:rsidRPr="008B4542" w:rsidRDefault="008B4542" w:rsidP="008B4542">
            <w:pPr>
              <w:pStyle w:val="StyleRight0"/>
              <w:keepNext/>
              <w:jc w:val="center"/>
              <w:rPr>
                <w:sz w:val="16"/>
                <w:szCs w:val="16"/>
                <w:lang w:val="en-US"/>
              </w:rPr>
            </w:pPr>
            <w:r w:rsidRPr="008B4542">
              <w:rPr>
                <w:sz w:val="16"/>
                <w:szCs w:val="16"/>
                <w:lang w:val="en-US"/>
              </w:rPr>
              <w:t>0.014</w:t>
            </w:r>
          </w:p>
        </w:tc>
        <w:tc>
          <w:tcPr>
            <w:tcW w:w="581" w:type="dxa"/>
          </w:tcPr>
          <w:p w14:paraId="731234F6" w14:textId="6DBDDAEA" w:rsidR="008B4542" w:rsidRPr="008B4542" w:rsidRDefault="008B4542" w:rsidP="008B4542">
            <w:pPr>
              <w:pStyle w:val="StyleRight0"/>
              <w:keepNext/>
              <w:jc w:val="center"/>
              <w:rPr>
                <w:sz w:val="16"/>
                <w:szCs w:val="16"/>
                <w:lang w:val="en-US"/>
              </w:rPr>
            </w:pPr>
            <w:r w:rsidRPr="008B4542">
              <w:rPr>
                <w:sz w:val="16"/>
                <w:szCs w:val="16"/>
                <w:lang w:val="en-US"/>
              </w:rPr>
              <w:t>0.014</w:t>
            </w:r>
          </w:p>
        </w:tc>
        <w:tc>
          <w:tcPr>
            <w:tcW w:w="581" w:type="dxa"/>
          </w:tcPr>
          <w:p w14:paraId="1C86BCA0" w14:textId="1602582A" w:rsidR="008B4542" w:rsidRPr="008B4542" w:rsidRDefault="008B4542" w:rsidP="008B4542">
            <w:pPr>
              <w:pStyle w:val="StyleRight0"/>
              <w:keepNext/>
              <w:jc w:val="center"/>
              <w:rPr>
                <w:sz w:val="16"/>
                <w:szCs w:val="16"/>
                <w:lang w:val="en-US"/>
              </w:rPr>
            </w:pPr>
            <w:r w:rsidRPr="008B4542">
              <w:rPr>
                <w:sz w:val="16"/>
                <w:szCs w:val="16"/>
                <w:lang w:val="en-US"/>
              </w:rPr>
              <w:t>0.014</w:t>
            </w:r>
          </w:p>
        </w:tc>
        <w:tc>
          <w:tcPr>
            <w:tcW w:w="581" w:type="dxa"/>
          </w:tcPr>
          <w:p w14:paraId="77FF1851" w14:textId="6D33803C" w:rsidR="008B4542" w:rsidRPr="008B4542" w:rsidRDefault="008B4542" w:rsidP="008B4542">
            <w:pPr>
              <w:pStyle w:val="StyleRight0"/>
              <w:keepNext/>
              <w:jc w:val="center"/>
              <w:rPr>
                <w:sz w:val="16"/>
                <w:szCs w:val="16"/>
                <w:lang w:val="en-US"/>
              </w:rPr>
            </w:pPr>
            <w:r w:rsidRPr="008B4542">
              <w:rPr>
                <w:sz w:val="16"/>
                <w:szCs w:val="16"/>
                <w:lang w:val="en-US"/>
              </w:rPr>
              <w:t>0.014</w:t>
            </w:r>
          </w:p>
        </w:tc>
        <w:tc>
          <w:tcPr>
            <w:tcW w:w="581" w:type="dxa"/>
          </w:tcPr>
          <w:p w14:paraId="1054E599" w14:textId="76017686" w:rsidR="008B4542" w:rsidRPr="008B4542" w:rsidRDefault="008B4542" w:rsidP="008B4542">
            <w:pPr>
              <w:pStyle w:val="StyleRight0"/>
              <w:keepNext/>
              <w:jc w:val="center"/>
              <w:rPr>
                <w:sz w:val="16"/>
                <w:szCs w:val="16"/>
                <w:lang w:val="en-US"/>
              </w:rPr>
            </w:pPr>
            <w:r w:rsidRPr="008B4542">
              <w:rPr>
                <w:sz w:val="16"/>
                <w:szCs w:val="16"/>
                <w:lang w:val="en-US"/>
              </w:rPr>
              <w:t>0.014</w:t>
            </w:r>
          </w:p>
        </w:tc>
      </w:tr>
      <w:tr w:rsidR="008B4542" w:rsidRPr="009765ED" w14:paraId="40D21D29" w14:textId="7812E916" w:rsidTr="008B4542">
        <w:tc>
          <w:tcPr>
            <w:tcW w:w="1115" w:type="dxa"/>
          </w:tcPr>
          <w:p w14:paraId="1B4EDEBF" w14:textId="74B0CDEF" w:rsidR="008B4542" w:rsidRPr="008B4542" w:rsidRDefault="008B4542" w:rsidP="008B4542">
            <w:pPr>
              <w:pStyle w:val="StyleRight0"/>
              <w:keepNext/>
              <w:jc w:val="center"/>
              <w:rPr>
                <w:sz w:val="18"/>
                <w:szCs w:val="18"/>
                <w:lang w:val="en-US"/>
              </w:rPr>
            </w:pPr>
            <w:r w:rsidRPr="008B4542">
              <w:rPr>
                <w:sz w:val="18"/>
                <w:szCs w:val="18"/>
                <w:lang w:val="en-US"/>
              </w:rPr>
              <w:t>Landscaping DT</w:t>
            </w:r>
          </w:p>
        </w:tc>
        <w:tc>
          <w:tcPr>
            <w:tcW w:w="748" w:type="dxa"/>
          </w:tcPr>
          <w:p w14:paraId="3C395BAF" w14:textId="0B109B69" w:rsidR="008B4542" w:rsidRPr="008B4542" w:rsidRDefault="008B4542" w:rsidP="008B4542">
            <w:pPr>
              <w:pStyle w:val="StyleRight0"/>
              <w:keepNext/>
              <w:jc w:val="center"/>
              <w:rPr>
                <w:sz w:val="16"/>
                <w:szCs w:val="16"/>
                <w:lang w:val="en-US"/>
              </w:rPr>
            </w:pPr>
            <w:r w:rsidRPr="008B4542">
              <w:rPr>
                <w:b/>
                <w:bCs/>
                <w:sz w:val="16"/>
                <w:szCs w:val="16"/>
                <w:lang w:val="en-US"/>
              </w:rPr>
              <w:t>0.25</w:t>
            </w:r>
          </w:p>
        </w:tc>
        <w:tc>
          <w:tcPr>
            <w:tcW w:w="581" w:type="dxa"/>
          </w:tcPr>
          <w:p w14:paraId="68294837" w14:textId="57020800" w:rsidR="008B4542" w:rsidRPr="008B4542" w:rsidRDefault="008B4542" w:rsidP="008B4542">
            <w:pPr>
              <w:pStyle w:val="StyleRight0"/>
              <w:keepNext/>
              <w:jc w:val="center"/>
              <w:rPr>
                <w:sz w:val="16"/>
                <w:szCs w:val="16"/>
                <w:lang w:val="en-US"/>
              </w:rPr>
            </w:pPr>
            <w:r w:rsidRPr="008B4542">
              <w:rPr>
                <w:sz w:val="16"/>
                <w:szCs w:val="16"/>
                <w:lang w:val="en-US"/>
              </w:rPr>
              <w:t>0.013</w:t>
            </w:r>
          </w:p>
        </w:tc>
        <w:tc>
          <w:tcPr>
            <w:tcW w:w="581" w:type="dxa"/>
          </w:tcPr>
          <w:p w14:paraId="12C4479D" w14:textId="6668F8BB" w:rsidR="008B4542" w:rsidRPr="008B4542" w:rsidRDefault="008B4542" w:rsidP="008B4542">
            <w:pPr>
              <w:pStyle w:val="StyleRight0"/>
              <w:keepNext/>
              <w:jc w:val="center"/>
              <w:rPr>
                <w:sz w:val="16"/>
                <w:szCs w:val="16"/>
                <w:lang w:val="en-US"/>
              </w:rPr>
            </w:pPr>
            <w:r w:rsidRPr="008B4542">
              <w:rPr>
                <w:sz w:val="16"/>
                <w:szCs w:val="16"/>
                <w:lang w:val="en-US"/>
              </w:rPr>
              <w:t>0.005</w:t>
            </w:r>
          </w:p>
        </w:tc>
        <w:tc>
          <w:tcPr>
            <w:tcW w:w="581" w:type="dxa"/>
          </w:tcPr>
          <w:p w14:paraId="0EFC1F84" w14:textId="7F0C9A22" w:rsidR="008B4542" w:rsidRPr="008B4542" w:rsidRDefault="008B4542" w:rsidP="008B4542">
            <w:pPr>
              <w:pStyle w:val="StyleRight0"/>
              <w:keepNext/>
              <w:jc w:val="center"/>
              <w:rPr>
                <w:sz w:val="16"/>
                <w:szCs w:val="16"/>
                <w:lang w:val="en-US"/>
              </w:rPr>
            </w:pPr>
            <w:r w:rsidRPr="008B4542">
              <w:rPr>
                <w:sz w:val="16"/>
                <w:szCs w:val="16"/>
                <w:lang w:val="en-US"/>
              </w:rPr>
              <w:t>0.005</w:t>
            </w:r>
          </w:p>
        </w:tc>
        <w:tc>
          <w:tcPr>
            <w:tcW w:w="581" w:type="dxa"/>
          </w:tcPr>
          <w:p w14:paraId="7951B762" w14:textId="15741468" w:rsidR="008B4542" w:rsidRPr="008B4542" w:rsidRDefault="008B4542" w:rsidP="008B4542">
            <w:pPr>
              <w:pStyle w:val="StyleRight0"/>
              <w:keepNext/>
              <w:jc w:val="center"/>
              <w:rPr>
                <w:sz w:val="16"/>
                <w:szCs w:val="16"/>
                <w:lang w:val="en-US"/>
              </w:rPr>
            </w:pPr>
            <w:r w:rsidRPr="008B4542">
              <w:rPr>
                <w:sz w:val="16"/>
                <w:szCs w:val="16"/>
                <w:lang w:val="en-US"/>
              </w:rPr>
              <w:t>0.008</w:t>
            </w:r>
          </w:p>
        </w:tc>
        <w:tc>
          <w:tcPr>
            <w:tcW w:w="581" w:type="dxa"/>
          </w:tcPr>
          <w:p w14:paraId="4EF51FCA" w14:textId="1FCCFB1F" w:rsidR="008B4542" w:rsidRPr="008B4542" w:rsidRDefault="008B4542" w:rsidP="008B4542">
            <w:pPr>
              <w:pStyle w:val="StyleRight0"/>
              <w:keepNext/>
              <w:jc w:val="center"/>
              <w:rPr>
                <w:sz w:val="16"/>
                <w:szCs w:val="16"/>
                <w:lang w:val="en-US"/>
              </w:rPr>
            </w:pPr>
            <w:r w:rsidRPr="008B4542">
              <w:rPr>
                <w:sz w:val="16"/>
                <w:szCs w:val="16"/>
                <w:lang w:val="en-US"/>
              </w:rPr>
              <w:t>0.007</w:t>
            </w:r>
          </w:p>
        </w:tc>
        <w:tc>
          <w:tcPr>
            <w:tcW w:w="581" w:type="dxa"/>
          </w:tcPr>
          <w:p w14:paraId="2CD16585" w14:textId="1A2FDC82" w:rsidR="008B4542" w:rsidRPr="008B4542" w:rsidRDefault="008B4542" w:rsidP="008B4542">
            <w:pPr>
              <w:pStyle w:val="StyleRight0"/>
              <w:keepNext/>
              <w:jc w:val="center"/>
              <w:rPr>
                <w:sz w:val="16"/>
                <w:szCs w:val="16"/>
                <w:lang w:val="en-US"/>
              </w:rPr>
            </w:pPr>
            <w:r w:rsidRPr="008B4542">
              <w:rPr>
                <w:sz w:val="16"/>
                <w:szCs w:val="16"/>
                <w:lang w:val="en-US"/>
              </w:rPr>
              <w:t>0.010</w:t>
            </w:r>
          </w:p>
        </w:tc>
        <w:tc>
          <w:tcPr>
            <w:tcW w:w="581" w:type="dxa"/>
          </w:tcPr>
          <w:p w14:paraId="783070AF" w14:textId="4A1BA9FA" w:rsidR="008B4542" w:rsidRPr="008B4542" w:rsidRDefault="008B4542" w:rsidP="008B4542">
            <w:pPr>
              <w:pStyle w:val="StyleRight0"/>
              <w:keepNext/>
              <w:jc w:val="center"/>
              <w:rPr>
                <w:sz w:val="16"/>
                <w:szCs w:val="16"/>
                <w:lang w:val="en-US"/>
              </w:rPr>
            </w:pPr>
            <w:r w:rsidRPr="008B4542">
              <w:rPr>
                <w:sz w:val="16"/>
                <w:szCs w:val="16"/>
                <w:lang w:val="en-US"/>
              </w:rPr>
              <w:t>0.014</w:t>
            </w:r>
          </w:p>
        </w:tc>
        <w:tc>
          <w:tcPr>
            <w:tcW w:w="581" w:type="dxa"/>
          </w:tcPr>
          <w:p w14:paraId="755FF3D0" w14:textId="29FD2136" w:rsidR="008B4542" w:rsidRPr="008B4542" w:rsidRDefault="008B4542" w:rsidP="008B4542">
            <w:pPr>
              <w:pStyle w:val="StyleRight0"/>
              <w:keepNext/>
              <w:jc w:val="center"/>
              <w:rPr>
                <w:sz w:val="16"/>
                <w:szCs w:val="16"/>
                <w:lang w:val="en-US"/>
              </w:rPr>
            </w:pPr>
            <w:r w:rsidRPr="008B4542">
              <w:rPr>
                <w:sz w:val="16"/>
                <w:szCs w:val="16"/>
                <w:lang w:val="en-US"/>
              </w:rPr>
              <w:t>0.032</w:t>
            </w:r>
          </w:p>
        </w:tc>
        <w:tc>
          <w:tcPr>
            <w:tcW w:w="581" w:type="dxa"/>
          </w:tcPr>
          <w:p w14:paraId="7D1977B5" w14:textId="020119B2" w:rsidR="008B4542" w:rsidRPr="008B4542" w:rsidRDefault="008B4542" w:rsidP="008B4542">
            <w:pPr>
              <w:pStyle w:val="StyleRight0"/>
              <w:keepNext/>
              <w:jc w:val="center"/>
              <w:rPr>
                <w:sz w:val="16"/>
                <w:szCs w:val="16"/>
                <w:lang w:val="en-US"/>
              </w:rPr>
            </w:pPr>
            <w:r w:rsidRPr="008B4542">
              <w:rPr>
                <w:sz w:val="16"/>
                <w:szCs w:val="16"/>
                <w:lang w:val="en-US"/>
              </w:rPr>
              <w:t>0.039</w:t>
            </w:r>
          </w:p>
        </w:tc>
        <w:tc>
          <w:tcPr>
            <w:tcW w:w="581" w:type="dxa"/>
          </w:tcPr>
          <w:p w14:paraId="5512526A" w14:textId="56E99AAB" w:rsidR="008B4542" w:rsidRPr="008B4542" w:rsidRDefault="008B4542" w:rsidP="008B4542">
            <w:pPr>
              <w:pStyle w:val="StyleRight0"/>
              <w:keepNext/>
              <w:jc w:val="center"/>
              <w:rPr>
                <w:sz w:val="16"/>
                <w:szCs w:val="16"/>
                <w:lang w:val="en-US"/>
              </w:rPr>
            </w:pPr>
            <w:r w:rsidRPr="008B4542">
              <w:rPr>
                <w:sz w:val="16"/>
                <w:szCs w:val="16"/>
                <w:lang w:val="en-US"/>
              </w:rPr>
              <w:t>0.039</w:t>
            </w:r>
          </w:p>
        </w:tc>
        <w:tc>
          <w:tcPr>
            <w:tcW w:w="581" w:type="dxa"/>
          </w:tcPr>
          <w:p w14:paraId="3AF0897F" w14:textId="4BA766B9" w:rsidR="008B4542" w:rsidRPr="008B4542" w:rsidRDefault="008B4542" w:rsidP="008B4542">
            <w:pPr>
              <w:pStyle w:val="StyleRight0"/>
              <w:keepNext/>
              <w:jc w:val="center"/>
              <w:rPr>
                <w:sz w:val="16"/>
                <w:szCs w:val="16"/>
                <w:lang w:val="en-US"/>
              </w:rPr>
            </w:pPr>
            <w:r w:rsidRPr="008B4542">
              <w:rPr>
                <w:sz w:val="16"/>
                <w:szCs w:val="16"/>
                <w:lang w:val="en-US"/>
              </w:rPr>
              <w:t>0.041</w:t>
            </w:r>
          </w:p>
        </w:tc>
        <w:tc>
          <w:tcPr>
            <w:tcW w:w="581" w:type="dxa"/>
          </w:tcPr>
          <w:p w14:paraId="38D79093" w14:textId="1743C50C" w:rsidR="008B4542" w:rsidRPr="008B4542" w:rsidRDefault="008B4542" w:rsidP="008B4542">
            <w:pPr>
              <w:pStyle w:val="StyleRight0"/>
              <w:keepNext/>
              <w:jc w:val="center"/>
              <w:rPr>
                <w:sz w:val="16"/>
                <w:szCs w:val="16"/>
                <w:lang w:val="en-US"/>
              </w:rPr>
            </w:pPr>
            <w:r w:rsidRPr="008B4542">
              <w:rPr>
                <w:sz w:val="16"/>
                <w:szCs w:val="16"/>
                <w:lang w:val="en-US"/>
              </w:rPr>
              <w:t>0.036</w:t>
            </w:r>
          </w:p>
        </w:tc>
      </w:tr>
      <w:tr w:rsidR="008B4542" w:rsidRPr="009765ED" w14:paraId="5C2043DC" w14:textId="7053AF41" w:rsidTr="008B4542">
        <w:tc>
          <w:tcPr>
            <w:tcW w:w="1115" w:type="dxa"/>
          </w:tcPr>
          <w:p w14:paraId="57B58BDA" w14:textId="53028B69" w:rsidR="008B4542" w:rsidRPr="008B4542" w:rsidRDefault="008B4542" w:rsidP="008B4542">
            <w:pPr>
              <w:pStyle w:val="StyleRight0"/>
              <w:keepNext/>
              <w:jc w:val="center"/>
              <w:rPr>
                <w:sz w:val="18"/>
                <w:szCs w:val="18"/>
                <w:lang w:val="en-US"/>
              </w:rPr>
            </w:pPr>
            <w:r w:rsidRPr="008B4542">
              <w:rPr>
                <w:sz w:val="18"/>
                <w:szCs w:val="18"/>
                <w:lang w:val="en-US"/>
              </w:rPr>
              <w:t>Total Domestic DT</w:t>
            </w:r>
          </w:p>
        </w:tc>
        <w:tc>
          <w:tcPr>
            <w:tcW w:w="748" w:type="dxa"/>
          </w:tcPr>
          <w:p w14:paraId="488F2E41" w14:textId="1726C046" w:rsidR="008B4542" w:rsidRPr="008B4542" w:rsidRDefault="008B4542" w:rsidP="008B4542">
            <w:pPr>
              <w:pStyle w:val="StyleRight0"/>
              <w:keepNext/>
              <w:jc w:val="center"/>
              <w:rPr>
                <w:sz w:val="16"/>
                <w:szCs w:val="16"/>
                <w:lang w:val="en-US"/>
              </w:rPr>
            </w:pPr>
            <w:r w:rsidRPr="008B4542">
              <w:rPr>
                <w:b/>
                <w:bCs/>
                <w:sz w:val="16"/>
                <w:szCs w:val="16"/>
                <w:lang w:val="en-US"/>
              </w:rPr>
              <w:t>0.41</w:t>
            </w:r>
          </w:p>
        </w:tc>
        <w:tc>
          <w:tcPr>
            <w:tcW w:w="581" w:type="dxa"/>
          </w:tcPr>
          <w:p w14:paraId="5AF6AB78" w14:textId="2006E159" w:rsidR="008B4542" w:rsidRPr="008B4542" w:rsidRDefault="008B4542" w:rsidP="008B4542">
            <w:pPr>
              <w:pStyle w:val="StyleRight0"/>
              <w:keepNext/>
              <w:jc w:val="center"/>
              <w:rPr>
                <w:sz w:val="16"/>
                <w:szCs w:val="16"/>
                <w:lang w:val="en-US"/>
              </w:rPr>
            </w:pPr>
            <w:r w:rsidRPr="008B4542">
              <w:rPr>
                <w:sz w:val="16"/>
                <w:szCs w:val="16"/>
                <w:lang w:val="en-US"/>
              </w:rPr>
              <w:t>0.027</w:t>
            </w:r>
          </w:p>
        </w:tc>
        <w:tc>
          <w:tcPr>
            <w:tcW w:w="581" w:type="dxa"/>
          </w:tcPr>
          <w:p w14:paraId="441CFD6D" w14:textId="44324B36" w:rsidR="008B4542" w:rsidRPr="008B4542" w:rsidRDefault="008B4542" w:rsidP="008B4542">
            <w:pPr>
              <w:pStyle w:val="StyleRight0"/>
              <w:keepNext/>
              <w:jc w:val="center"/>
              <w:rPr>
                <w:sz w:val="16"/>
                <w:szCs w:val="16"/>
                <w:lang w:val="en-US"/>
              </w:rPr>
            </w:pPr>
            <w:r w:rsidRPr="008B4542">
              <w:rPr>
                <w:sz w:val="16"/>
                <w:szCs w:val="16"/>
                <w:lang w:val="en-US"/>
              </w:rPr>
              <w:t>0.019</w:t>
            </w:r>
          </w:p>
        </w:tc>
        <w:tc>
          <w:tcPr>
            <w:tcW w:w="581" w:type="dxa"/>
          </w:tcPr>
          <w:p w14:paraId="2733087B" w14:textId="2C64EC52" w:rsidR="008B4542" w:rsidRPr="008B4542" w:rsidRDefault="008B4542" w:rsidP="008B4542">
            <w:pPr>
              <w:pStyle w:val="StyleRight0"/>
              <w:keepNext/>
              <w:jc w:val="center"/>
              <w:rPr>
                <w:sz w:val="16"/>
                <w:szCs w:val="16"/>
                <w:lang w:val="en-US"/>
              </w:rPr>
            </w:pPr>
            <w:r w:rsidRPr="008B4542">
              <w:rPr>
                <w:sz w:val="16"/>
                <w:szCs w:val="16"/>
                <w:lang w:val="en-US"/>
              </w:rPr>
              <w:t>0.019</w:t>
            </w:r>
          </w:p>
        </w:tc>
        <w:tc>
          <w:tcPr>
            <w:tcW w:w="581" w:type="dxa"/>
          </w:tcPr>
          <w:p w14:paraId="6BD90DE7" w14:textId="1C31E05C" w:rsidR="008B4542" w:rsidRPr="008B4542" w:rsidRDefault="008B4542" w:rsidP="008B4542">
            <w:pPr>
              <w:pStyle w:val="StyleRight0"/>
              <w:keepNext/>
              <w:jc w:val="center"/>
              <w:rPr>
                <w:sz w:val="16"/>
                <w:szCs w:val="16"/>
                <w:lang w:val="en-US"/>
              </w:rPr>
            </w:pPr>
            <w:r w:rsidRPr="008B4542">
              <w:rPr>
                <w:sz w:val="16"/>
                <w:szCs w:val="16"/>
                <w:lang w:val="en-US"/>
              </w:rPr>
              <w:t>0.021</w:t>
            </w:r>
          </w:p>
        </w:tc>
        <w:tc>
          <w:tcPr>
            <w:tcW w:w="581" w:type="dxa"/>
          </w:tcPr>
          <w:p w14:paraId="00F7521B" w14:textId="76FBBE05" w:rsidR="008B4542" w:rsidRPr="008B4542" w:rsidRDefault="008B4542" w:rsidP="008B4542">
            <w:pPr>
              <w:pStyle w:val="StyleRight0"/>
              <w:keepNext/>
              <w:jc w:val="center"/>
              <w:rPr>
                <w:sz w:val="16"/>
                <w:szCs w:val="16"/>
                <w:lang w:val="en-US"/>
              </w:rPr>
            </w:pPr>
            <w:r w:rsidRPr="008B4542">
              <w:rPr>
                <w:sz w:val="16"/>
                <w:szCs w:val="16"/>
                <w:lang w:val="en-US"/>
              </w:rPr>
              <w:t>0.021</w:t>
            </w:r>
          </w:p>
        </w:tc>
        <w:tc>
          <w:tcPr>
            <w:tcW w:w="581" w:type="dxa"/>
          </w:tcPr>
          <w:p w14:paraId="2B157A9A" w14:textId="7E69EE60" w:rsidR="008B4542" w:rsidRPr="008B4542" w:rsidRDefault="008B4542" w:rsidP="008B4542">
            <w:pPr>
              <w:pStyle w:val="StyleRight0"/>
              <w:keepNext/>
              <w:jc w:val="center"/>
              <w:rPr>
                <w:sz w:val="16"/>
                <w:szCs w:val="16"/>
                <w:lang w:val="en-US"/>
              </w:rPr>
            </w:pPr>
            <w:r w:rsidRPr="008B4542">
              <w:rPr>
                <w:sz w:val="16"/>
                <w:szCs w:val="16"/>
                <w:lang w:val="en-US"/>
              </w:rPr>
              <w:t>0.023</w:t>
            </w:r>
          </w:p>
        </w:tc>
        <w:tc>
          <w:tcPr>
            <w:tcW w:w="581" w:type="dxa"/>
          </w:tcPr>
          <w:p w14:paraId="720D208A" w14:textId="0CEA0231" w:rsidR="008B4542" w:rsidRPr="008B4542" w:rsidRDefault="008B4542" w:rsidP="008B4542">
            <w:pPr>
              <w:pStyle w:val="StyleRight0"/>
              <w:keepNext/>
              <w:jc w:val="center"/>
              <w:rPr>
                <w:sz w:val="16"/>
                <w:szCs w:val="16"/>
                <w:lang w:val="en-US"/>
              </w:rPr>
            </w:pPr>
            <w:r w:rsidRPr="008B4542">
              <w:rPr>
                <w:sz w:val="16"/>
                <w:szCs w:val="16"/>
                <w:lang w:val="en-US"/>
              </w:rPr>
              <w:t>0.028</w:t>
            </w:r>
          </w:p>
        </w:tc>
        <w:tc>
          <w:tcPr>
            <w:tcW w:w="581" w:type="dxa"/>
          </w:tcPr>
          <w:p w14:paraId="7CA6351E" w14:textId="4F7C2EDF" w:rsidR="008B4542" w:rsidRPr="008B4542" w:rsidRDefault="008B4542" w:rsidP="008B4542">
            <w:pPr>
              <w:pStyle w:val="StyleRight0"/>
              <w:keepNext/>
              <w:jc w:val="center"/>
              <w:rPr>
                <w:sz w:val="16"/>
                <w:szCs w:val="16"/>
                <w:lang w:val="en-US"/>
              </w:rPr>
            </w:pPr>
            <w:r w:rsidRPr="008B4542">
              <w:rPr>
                <w:sz w:val="16"/>
                <w:szCs w:val="16"/>
                <w:lang w:val="en-US"/>
              </w:rPr>
              <w:t>0.045</w:t>
            </w:r>
          </w:p>
        </w:tc>
        <w:tc>
          <w:tcPr>
            <w:tcW w:w="581" w:type="dxa"/>
          </w:tcPr>
          <w:p w14:paraId="0F50C68C" w14:textId="415F30CF" w:rsidR="008B4542" w:rsidRPr="008B4542" w:rsidRDefault="008B4542" w:rsidP="008B4542">
            <w:pPr>
              <w:pStyle w:val="StyleRight0"/>
              <w:keepNext/>
              <w:jc w:val="center"/>
              <w:rPr>
                <w:sz w:val="16"/>
                <w:szCs w:val="16"/>
                <w:lang w:val="en-US"/>
              </w:rPr>
            </w:pPr>
            <w:r w:rsidRPr="008B4542">
              <w:rPr>
                <w:sz w:val="16"/>
                <w:szCs w:val="16"/>
                <w:lang w:val="en-US"/>
              </w:rPr>
              <w:t>0.053</w:t>
            </w:r>
          </w:p>
        </w:tc>
        <w:tc>
          <w:tcPr>
            <w:tcW w:w="581" w:type="dxa"/>
          </w:tcPr>
          <w:p w14:paraId="28DDAC12" w14:textId="64F7BED1" w:rsidR="008B4542" w:rsidRPr="008B4542" w:rsidRDefault="008B4542" w:rsidP="008B4542">
            <w:pPr>
              <w:pStyle w:val="StyleRight0"/>
              <w:keepNext/>
              <w:jc w:val="center"/>
              <w:rPr>
                <w:sz w:val="16"/>
                <w:szCs w:val="16"/>
                <w:lang w:val="en-US"/>
              </w:rPr>
            </w:pPr>
            <w:r w:rsidRPr="008B4542">
              <w:rPr>
                <w:sz w:val="16"/>
                <w:szCs w:val="16"/>
                <w:lang w:val="en-US"/>
              </w:rPr>
              <w:t>0.053</w:t>
            </w:r>
          </w:p>
        </w:tc>
        <w:tc>
          <w:tcPr>
            <w:tcW w:w="581" w:type="dxa"/>
          </w:tcPr>
          <w:p w14:paraId="5B1F05C1" w14:textId="78733D19" w:rsidR="008B4542" w:rsidRPr="008B4542" w:rsidRDefault="008B4542" w:rsidP="008B4542">
            <w:pPr>
              <w:pStyle w:val="StyleRight0"/>
              <w:keepNext/>
              <w:jc w:val="center"/>
              <w:rPr>
                <w:sz w:val="16"/>
                <w:szCs w:val="16"/>
                <w:lang w:val="en-US"/>
              </w:rPr>
            </w:pPr>
            <w:r w:rsidRPr="008B4542">
              <w:rPr>
                <w:sz w:val="16"/>
                <w:szCs w:val="16"/>
                <w:lang w:val="en-US"/>
              </w:rPr>
              <w:t>0.054</w:t>
            </w:r>
          </w:p>
        </w:tc>
        <w:tc>
          <w:tcPr>
            <w:tcW w:w="581" w:type="dxa"/>
          </w:tcPr>
          <w:p w14:paraId="502CA770" w14:textId="124535B9" w:rsidR="008B4542" w:rsidRPr="008B4542" w:rsidRDefault="008B4542" w:rsidP="008B4542">
            <w:pPr>
              <w:pStyle w:val="StyleRight0"/>
              <w:keepNext/>
              <w:jc w:val="center"/>
              <w:rPr>
                <w:sz w:val="16"/>
                <w:szCs w:val="16"/>
                <w:lang w:val="en-US"/>
              </w:rPr>
            </w:pPr>
            <w:r w:rsidRPr="008B4542">
              <w:rPr>
                <w:sz w:val="16"/>
                <w:szCs w:val="16"/>
                <w:lang w:val="en-US"/>
              </w:rPr>
              <w:t>0.050</w:t>
            </w:r>
          </w:p>
        </w:tc>
      </w:tr>
    </w:tbl>
    <w:p w14:paraId="20991089" w14:textId="77777777" w:rsidR="00CD4C07" w:rsidRPr="00413282" w:rsidRDefault="00CD4C07" w:rsidP="00CD4C07">
      <w:pPr>
        <w:pStyle w:val="TableFigureSource"/>
        <w:rPr>
          <w:lang w:val="en-US"/>
        </w:rPr>
        <w:sectPr w:rsidR="00CD4C07" w:rsidRPr="00413282" w:rsidSect="0064276E">
          <w:footerReference w:type="default" r:id="rId54"/>
          <w:endnotePr>
            <w:numFmt w:val="decimal"/>
          </w:endnotePr>
          <w:type w:val="continuous"/>
          <w:pgSz w:w="11901" w:h="16840"/>
          <w:pgMar w:top="1871" w:right="907" w:bottom="990" w:left="2268" w:header="709" w:footer="709" w:gutter="0"/>
          <w:cols w:space="708"/>
          <w:docGrid w:linePitch="360"/>
        </w:sectPr>
      </w:pPr>
      <w:bookmarkStart w:id="230" w:name="_Hlk62137650"/>
      <w:bookmarkEnd w:id="228"/>
      <w:r w:rsidRPr="00413282">
        <w:rPr>
          <w:lang w:val="en-US"/>
        </w:rPr>
        <w:t>All estimates in AF</w:t>
      </w:r>
    </w:p>
    <w:p w14:paraId="2B1C0ED8" w14:textId="0B18C58C" w:rsidR="00CD4C07" w:rsidRPr="00413282" w:rsidRDefault="00CD4C07" w:rsidP="00CD4C07">
      <w:pPr>
        <w:rPr>
          <w:lang w:val="en-US"/>
        </w:rPr>
      </w:pPr>
      <w:bookmarkStart w:id="231" w:name="_Hlk62138081"/>
      <w:bookmarkEnd w:id="229"/>
      <w:bookmarkEnd w:id="230"/>
      <w:r w:rsidRPr="00413282">
        <w:rPr>
          <w:lang w:val="en-US"/>
        </w:rPr>
        <w:lastRenderedPageBreak/>
        <w:t xml:space="preserve">The representative </w:t>
      </w:r>
      <w:r w:rsidR="001A61AC">
        <w:rPr>
          <w:lang w:val="en-US"/>
        </w:rPr>
        <w:t>l</w:t>
      </w:r>
      <w:r w:rsidRPr="00413282">
        <w:rPr>
          <w:lang w:val="en-US"/>
        </w:rPr>
        <w:t xml:space="preserve">andscaping DT values range from 0.005 acre-feet (December) to 0.041 acre-feet (August) with an annual value of 0.25 acre-feet. Note that the monthly pattern for the representative </w:t>
      </w:r>
      <w:r w:rsidR="001A61AC">
        <w:rPr>
          <w:lang w:val="en-US"/>
        </w:rPr>
        <w:t>l</w:t>
      </w:r>
      <w:r w:rsidRPr="00413282">
        <w:rPr>
          <w:lang w:val="en-US"/>
        </w:rPr>
        <w:t xml:space="preserve">andscaping DT values </w:t>
      </w:r>
      <w:r w:rsidR="00703E9D">
        <w:rPr>
          <w:lang w:val="en-US"/>
        </w:rPr>
        <w:t>is</w:t>
      </w:r>
      <w:r w:rsidRPr="00413282">
        <w:rPr>
          <w:lang w:val="en-US"/>
        </w:rPr>
        <w:t xml:space="preserve"> affected by </w:t>
      </w:r>
      <w:r w:rsidR="001A61AC">
        <w:rPr>
          <w:lang w:val="en-US"/>
        </w:rPr>
        <w:t>p</w:t>
      </w:r>
      <w:r w:rsidRPr="00413282">
        <w:rPr>
          <w:lang w:val="en-US"/>
        </w:rPr>
        <w:t>ermitted DT</w:t>
      </w:r>
      <w:r w:rsidR="00703E9D">
        <w:rPr>
          <w:lang w:val="en-US"/>
        </w:rPr>
        <w:t>,</w:t>
      </w:r>
      <w:r w:rsidRPr="00413282">
        <w:rPr>
          <w:lang w:val="en-US"/>
        </w:rPr>
        <w:t xml:space="preserve"> including both direct diversions and diversions to storage. Diversions to storage are often only allowed during winter months when landscape water demand is low. </w:t>
      </w:r>
    </w:p>
    <w:p w14:paraId="6E723B59" w14:textId="23113139" w:rsidR="00CD4C07" w:rsidRPr="00413282" w:rsidRDefault="00CD4C07" w:rsidP="00CD4C07">
      <w:pPr>
        <w:rPr>
          <w:lang w:val="en-US"/>
        </w:rPr>
      </w:pPr>
      <w:r w:rsidRPr="00413282">
        <w:rPr>
          <w:lang w:val="en-US"/>
        </w:rPr>
        <w:t xml:space="preserve">The resulting annual estimate for representative total </w:t>
      </w:r>
      <w:r w:rsidR="001A61AC">
        <w:rPr>
          <w:lang w:val="en-US"/>
        </w:rPr>
        <w:t>d</w:t>
      </w:r>
      <w:r w:rsidRPr="00413282">
        <w:rPr>
          <w:lang w:val="en-US"/>
        </w:rPr>
        <w:t xml:space="preserve">omestic DT (representative indoor plus </w:t>
      </w:r>
      <w:r w:rsidR="001A61AC">
        <w:rPr>
          <w:lang w:val="en-US"/>
        </w:rPr>
        <w:t>l</w:t>
      </w:r>
      <w:r w:rsidRPr="00413282">
        <w:rPr>
          <w:lang w:val="en-US"/>
        </w:rPr>
        <w:t xml:space="preserve">andscaping DT values) is 0.41 acre-feet per year (366 gallons per day). This estimate of 366 gallons/day/household for the SFER watershed is close to the average residential </w:t>
      </w:r>
      <w:r>
        <w:rPr>
          <w:lang w:val="en-US"/>
        </w:rPr>
        <w:t>AU</w:t>
      </w:r>
      <w:r w:rsidRPr="00413282">
        <w:rPr>
          <w:lang w:val="en-US"/>
        </w:rPr>
        <w:t xml:space="preserve"> in California of 362 gallons/day/household (DeOreo, 2011). </w:t>
      </w:r>
    </w:p>
    <w:p w14:paraId="2F5BBF18" w14:textId="459834A0" w:rsidR="00CD4C07" w:rsidRPr="00413282" w:rsidRDefault="00703E9D" w:rsidP="00CD4C07">
      <w:pPr>
        <w:rPr>
          <w:lang w:val="en-US"/>
        </w:rPr>
      </w:pPr>
      <w:bookmarkStart w:id="232" w:name="_Hlk62138095"/>
      <w:bookmarkEnd w:id="231"/>
      <w:r>
        <w:rPr>
          <w:lang w:val="en-US"/>
        </w:rPr>
        <w:t>Landscaping</w:t>
      </w:r>
      <w:r w:rsidR="00CD4C07" w:rsidRPr="00413282">
        <w:rPr>
          <w:lang w:val="en-US"/>
        </w:rPr>
        <w:t xml:space="preserve"> DT for municipal applications was estimated by multiplying the total monthly DT by the </w:t>
      </w:r>
      <w:r w:rsidR="001A61AC">
        <w:rPr>
          <w:lang w:val="en-US"/>
        </w:rPr>
        <w:t>r</w:t>
      </w:r>
      <w:r w:rsidR="00CD4C07" w:rsidRPr="00413282">
        <w:rPr>
          <w:lang w:val="en-US"/>
        </w:rPr>
        <w:t xml:space="preserve">epresentative </w:t>
      </w:r>
      <w:r w:rsidR="001A61AC">
        <w:rPr>
          <w:lang w:val="en-US"/>
        </w:rPr>
        <w:t>m</w:t>
      </w:r>
      <w:r w:rsidR="00CD4C07" w:rsidRPr="00413282">
        <w:rPr>
          <w:lang w:val="en-US"/>
        </w:rPr>
        <w:t xml:space="preserve">unicipal </w:t>
      </w:r>
      <w:r w:rsidR="001A61AC">
        <w:rPr>
          <w:lang w:val="en-US"/>
        </w:rPr>
        <w:t>l</w:t>
      </w:r>
      <w:r w:rsidR="00CD4C07" w:rsidRPr="00413282">
        <w:rPr>
          <w:lang w:val="en-US"/>
        </w:rPr>
        <w:t xml:space="preserve">andscaping DT % </w:t>
      </w:r>
      <w:r w:rsidR="001A61AC">
        <w:rPr>
          <w:lang w:val="en-US"/>
        </w:rPr>
        <w:t>v</w:t>
      </w:r>
      <w:r w:rsidR="00CD4C07" w:rsidRPr="00413282">
        <w:rPr>
          <w:lang w:val="en-US"/>
        </w:rPr>
        <w:t>alue for the month</w:t>
      </w:r>
      <w:r w:rsidR="008B4542">
        <w:rPr>
          <w:lang w:val="en-US"/>
        </w:rPr>
        <w:t xml:space="preserve"> (</w:t>
      </w:r>
      <w:r>
        <w:rPr>
          <w:lang w:val="en-US"/>
        </w:rPr>
        <w:fldChar w:fldCharType="begin"/>
      </w:r>
      <w:r>
        <w:rPr>
          <w:lang w:val="en-US"/>
        </w:rPr>
        <w:instrText xml:space="preserve"> REF _Ref14858874 \h </w:instrText>
      </w:r>
      <w:r>
        <w:rPr>
          <w:lang w:val="en-US"/>
        </w:rPr>
      </w:r>
      <w:r>
        <w:rPr>
          <w:lang w:val="en-US"/>
        </w:rPr>
        <w:fldChar w:fldCharType="separate"/>
      </w:r>
      <w:r w:rsidR="0067763F" w:rsidRPr="00413282">
        <w:rPr>
          <w:lang w:val="en-US"/>
        </w:rPr>
        <w:t xml:space="preserve">Table </w:t>
      </w:r>
      <w:r w:rsidR="0067763F">
        <w:rPr>
          <w:noProof/>
          <w:lang w:val="en-US"/>
        </w:rPr>
        <w:t>7</w:t>
      </w:r>
      <w:r w:rsidR="0067763F">
        <w:rPr>
          <w:lang w:val="en-US"/>
        </w:rPr>
        <w:t>.</w:t>
      </w:r>
      <w:r w:rsidR="0067763F">
        <w:rPr>
          <w:noProof/>
          <w:lang w:val="en-US"/>
        </w:rPr>
        <w:t>6</w:t>
      </w:r>
      <w:r>
        <w:rPr>
          <w:lang w:val="en-US"/>
        </w:rPr>
        <w:fldChar w:fldCharType="end"/>
      </w:r>
      <w:r w:rsidR="008B4542">
        <w:rPr>
          <w:lang w:val="en-US"/>
        </w:rPr>
        <w:t>)</w:t>
      </w:r>
      <w:r>
        <w:rPr>
          <w:lang w:val="en-US"/>
        </w:rPr>
        <w:t>.</w:t>
      </w:r>
    </w:p>
    <w:bookmarkEnd w:id="232"/>
    <w:p w14:paraId="6DBEB5A3" w14:textId="77777777" w:rsidR="00CD4C07" w:rsidRPr="00413282" w:rsidRDefault="00CD4C07" w:rsidP="00CD4C07">
      <w:pPr>
        <w:pStyle w:val="Heading5"/>
        <w:rPr>
          <w:lang w:val="en-US"/>
        </w:rPr>
      </w:pPr>
      <w:r w:rsidRPr="00413282">
        <w:rPr>
          <w:lang w:val="en-US"/>
        </w:rPr>
        <w:t>Examples of subdividing into DT types</w:t>
      </w:r>
    </w:p>
    <w:p w14:paraId="484B17B7" w14:textId="144A6C89" w:rsidR="00CD4C07" w:rsidRPr="00413282" w:rsidRDefault="00CD4C07" w:rsidP="00CD4C07">
      <w:pPr>
        <w:rPr>
          <w:lang w:val="en-US"/>
        </w:rPr>
      </w:pPr>
      <w:r w:rsidRPr="00413282">
        <w:rPr>
          <w:lang w:val="en-US"/>
        </w:rPr>
        <w:fldChar w:fldCharType="begin"/>
      </w:r>
      <w:r w:rsidRPr="00413282">
        <w:rPr>
          <w:lang w:val="en-US"/>
        </w:rPr>
        <w:instrText xml:space="preserve"> REF _Ref14856777 \h </w:instrText>
      </w:r>
      <w:r w:rsidRPr="00413282">
        <w:rPr>
          <w:lang w:val="en-US"/>
        </w:rPr>
      </w:r>
      <w:r w:rsidRPr="00413282">
        <w:rPr>
          <w:lang w:val="en-US"/>
        </w:rPr>
        <w:fldChar w:fldCharType="separate"/>
      </w:r>
      <w:r w:rsidR="0067763F" w:rsidRPr="00413282">
        <w:rPr>
          <w:lang w:val="en-US"/>
        </w:rPr>
        <w:t xml:space="preserve">Figure </w:t>
      </w:r>
      <w:r w:rsidR="0067763F">
        <w:rPr>
          <w:noProof/>
          <w:lang w:val="en-US"/>
        </w:rPr>
        <w:t>7</w:t>
      </w:r>
      <w:r w:rsidR="0067763F">
        <w:rPr>
          <w:lang w:val="en-US"/>
        </w:rPr>
        <w:t>.</w:t>
      </w:r>
      <w:r w:rsidR="0067763F">
        <w:rPr>
          <w:noProof/>
          <w:lang w:val="en-US"/>
        </w:rPr>
        <w:t>18</w:t>
      </w:r>
      <w:r w:rsidRPr="00413282">
        <w:rPr>
          <w:lang w:val="en-US"/>
        </w:rPr>
        <w:fldChar w:fldCharType="end"/>
      </w:r>
      <w:r w:rsidRPr="00413282">
        <w:rPr>
          <w:lang w:val="en-US"/>
        </w:rPr>
        <w:t xml:space="preserve"> illustrates how DT types were subdivided based on BU. The four examples all have identical monthly and </w:t>
      </w:r>
      <w:r w:rsidR="00DE4003">
        <w:rPr>
          <w:lang w:val="en-US"/>
        </w:rPr>
        <w:t>annual</w:t>
      </w:r>
      <w:r w:rsidRPr="00413282">
        <w:rPr>
          <w:lang w:val="en-US"/>
        </w:rPr>
        <w:t xml:space="preserve"> DT values, but different values for each DT type. </w:t>
      </w:r>
    </w:p>
    <w:p w14:paraId="03D997BC" w14:textId="77777777" w:rsidR="00CD4C07" w:rsidRPr="00413282" w:rsidRDefault="00CD4C07" w:rsidP="00CD4C07">
      <w:pPr>
        <w:pStyle w:val="FIgure"/>
        <w:rPr>
          <w:lang w:val="en-US"/>
        </w:rPr>
      </w:pPr>
      <w:r w:rsidRPr="00413282">
        <w:rPr>
          <w:lang w:val="en-US"/>
        </w:rPr>
        <w:drawing>
          <wp:inline distT="0" distB="0" distL="0" distR="0" wp14:anchorId="72A3ED02" wp14:editId="15C86422">
            <wp:extent cx="5541010" cy="4594421"/>
            <wp:effectExtent l="19050" t="19050" r="21590" b="15875"/>
            <wp:docPr id="78" name="Picture 78" descr="Monthly Use (AF) subdivided in different ways by Diverted Total type. This figure consists of 4 graphs. Clockwise from upper left:&#10;1) Domestic + Irrigation Application: Economic, Landscaping, and Indoor DT. &#10;2) Domestic only Application: Landscaping and Indoor DT.&#10;3)Municipal Application: Landscaping and Indoor DT.&#10;4) Irrigation only Application: Economic DT.&#10;Additional explanation provided in main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541010" cy="4594421"/>
                    </a:xfrm>
                    <a:prstGeom prst="rect">
                      <a:avLst/>
                    </a:prstGeom>
                    <a:noFill/>
                    <a:ln>
                      <a:solidFill>
                        <a:schemeClr val="tx1"/>
                      </a:solidFill>
                    </a:ln>
                  </pic:spPr>
                </pic:pic>
              </a:graphicData>
            </a:graphic>
          </wp:inline>
        </w:drawing>
      </w:r>
    </w:p>
    <w:p w14:paraId="4D9EA904" w14:textId="44F7E43B" w:rsidR="00CD4C07" w:rsidRPr="00413282" w:rsidRDefault="00CD4C07" w:rsidP="00CD4C07">
      <w:pPr>
        <w:pStyle w:val="TableFigureTitle"/>
        <w:rPr>
          <w:lang w:val="en-US"/>
        </w:rPr>
      </w:pPr>
      <w:bookmarkStart w:id="233" w:name="_Ref14856777"/>
      <w:r w:rsidRPr="00413282">
        <w:rPr>
          <w:lang w:val="en-US"/>
        </w:rPr>
        <w:t xml:space="preserve">Figure </w:t>
      </w:r>
      <w:r w:rsidR="00753F94">
        <w:rPr>
          <w:lang w:val="en-US"/>
        </w:rPr>
        <w:fldChar w:fldCharType="begin"/>
      </w:r>
      <w:r w:rsidR="00753F94">
        <w:rPr>
          <w:lang w:val="en-US"/>
        </w:rPr>
        <w:instrText xml:space="preserve"> STYLEREF 1 \s </w:instrText>
      </w:r>
      <w:r w:rsidR="00753F94">
        <w:rPr>
          <w:lang w:val="en-US"/>
        </w:rPr>
        <w:fldChar w:fldCharType="separate"/>
      </w:r>
      <w:r w:rsidR="00753F94">
        <w:rPr>
          <w:noProof/>
          <w:lang w:val="en-US"/>
        </w:rPr>
        <w:t>7</w:t>
      </w:r>
      <w:r w:rsidR="00753F94">
        <w:rPr>
          <w:lang w:val="en-US"/>
        </w:rPr>
        <w:fldChar w:fldCharType="end"/>
      </w:r>
      <w:r w:rsidR="00753F94">
        <w:rPr>
          <w:lang w:val="en-US"/>
        </w:rPr>
        <w:t>.</w:t>
      </w:r>
      <w:r w:rsidR="00753F94">
        <w:rPr>
          <w:lang w:val="en-US"/>
        </w:rPr>
        <w:fldChar w:fldCharType="begin"/>
      </w:r>
      <w:r w:rsidR="00753F94">
        <w:rPr>
          <w:lang w:val="en-US"/>
        </w:rPr>
        <w:instrText xml:space="preserve"> SEQ Figure \* ARABIC \s 1 </w:instrText>
      </w:r>
      <w:r w:rsidR="00753F94">
        <w:rPr>
          <w:lang w:val="en-US"/>
        </w:rPr>
        <w:fldChar w:fldCharType="separate"/>
      </w:r>
      <w:r w:rsidR="00753F94">
        <w:rPr>
          <w:noProof/>
          <w:lang w:val="en-US"/>
        </w:rPr>
        <w:t>18</w:t>
      </w:r>
      <w:r w:rsidR="00753F94">
        <w:rPr>
          <w:lang w:val="en-US"/>
        </w:rPr>
        <w:fldChar w:fldCharType="end"/>
      </w:r>
      <w:bookmarkEnd w:id="233"/>
      <w:r w:rsidRPr="00413282">
        <w:rPr>
          <w:lang w:val="en-US"/>
        </w:rPr>
        <w:t xml:space="preserve"> Subdividing diverted total types for </w:t>
      </w:r>
      <w:r>
        <w:rPr>
          <w:lang w:val="en-US"/>
        </w:rPr>
        <w:t xml:space="preserve">an </w:t>
      </w:r>
      <w:r w:rsidRPr="00413282">
        <w:rPr>
          <w:lang w:val="en-US"/>
        </w:rPr>
        <w:t>example application.</w:t>
      </w:r>
    </w:p>
    <w:p w14:paraId="2A192BCE" w14:textId="77777777" w:rsidR="00CD4C07" w:rsidRPr="00413282" w:rsidRDefault="00CD4C07" w:rsidP="00BE2196">
      <w:pPr>
        <w:pStyle w:val="TableFigureTitle"/>
        <w:rPr>
          <w:lang w:val="en-US"/>
        </w:rPr>
      </w:pPr>
    </w:p>
    <w:p w14:paraId="09F9B860" w14:textId="57078778" w:rsidR="00F04BCD" w:rsidRPr="00413282" w:rsidRDefault="00F04BCD" w:rsidP="004D6589">
      <w:pPr>
        <w:pStyle w:val="Heading3"/>
        <w:rPr>
          <w:lang w:val="en-US"/>
        </w:rPr>
      </w:pPr>
      <w:bookmarkStart w:id="234" w:name="_Ref15566141"/>
      <w:bookmarkStart w:id="235" w:name="_Toc62220804"/>
      <w:r w:rsidRPr="00413282">
        <w:rPr>
          <w:lang w:val="en-US"/>
        </w:rPr>
        <w:lastRenderedPageBreak/>
        <w:t xml:space="preserve">Classifying applications into </w:t>
      </w:r>
      <w:r w:rsidR="008B4542">
        <w:rPr>
          <w:lang w:val="en-US"/>
        </w:rPr>
        <w:t>beneficial use</w:t>
      </w:r>
      <w:r w:rsidRPr="00413282">
        <w:rPr>
          <w:lang w:val="en-US"/>
        </w:rPr>
        <w:t xml:space="preserve"> </w:t>
      </w:r>
      <w:r w:rsidR="008B4542">
        <w:rPr>
          <w:lang w:val="en-US"/>
        </w:rPr>
        <w:t>g</w:t>
      </w:r>
      <w:r w:rsidRPr="00413282">
        <w:rPr>
          <w:lang w:val="en-US"/>
        </w:rPr>
        <w:t>roups</w:t>
      </w:r>
      <w:bookmarkEnd w:id="234"/>
      <w:bookmarkEnd w:id="235"/>
    </w:p>
    <w:p w14:paraId="4C22DEC4" w14:textId="3C545543" w:rsidR="00F04BCD" w:rsidRPr="00413282" w:rsidRDefault="00F04BCD" w:rsidP="00F04BCD">
      <w:pPr>
        <w:rPr>
          <w:lang w:val="en-US"/>
        </w:rPr>
      </w:pPr>
      <w:bookmarkStart w:id="236" w:name="_Hlk62138322"/>
      <w:r w:rsidRPr="00413282">
        <w:rPr>
          <w:lang w:val="en-US"/>
        </w:rPr>
        <w:t xml:space="preserve">The eWRIMS database contains </w:t>
      </w:r>
      <w:r w:rsidR="008B4542">
        <w:rPr>
          <w:lang w:val="en-US"/>
        </w:rPr>
        <w:t>beneficial use (</w:t>
      </w:r>
      <w:r w:rsidRPr="00413282">
        <w:rPr>
          <w:lang w:val="en-US"/>
        </w:rPr>
        <w:t>BU</w:t>
      </w:r>
      <w:r w:rsidR="008B4542">
        <w:rPr>
          <w:lang w:val="en-US"/>
        </w:rPr>
        <w:t>)</w:t>
      </w:r>
      <w:r w:rsidRPr="00413282">
        <w:rPr>
          <w:lang w:val="en-US"/>
        </w:rPr>
        <w:t xml:space="preserve"> categories for each application. To facilitate estimat</w:t>
      </w:r>
      <w:r w:rsidR="006B3F24">
        <w:rPr>
          <w:lang w:val="en-US"/>
        </w:rPr>
        <w:t>es</w:t>
      </w:r>
      <w:r w:rsidRPr="00413282">
        <w:rPr>
          <w:lang w:val="en-US"/>
        </w:rPr>
        <w:t xml:space="preserve"> in the case of data gaps, the applications were classified into BU Groups in order to lump similar applications together. The logic tree for classifying each application into a BU </w:t>
      </w:r>
      <w:r w:rsidR="008B4542">
        <w:rPr>
          <w:lang w:val="en-US"/>
        </w:rPr>
        <w:t>g</w:t>
      </w:r>
      <w:r w:rsidRPr="00413282">
        <w:rPr>
          <w:lang w:val="en-US"/>
        </w:rPr>
        <w:t xml:space="preserve">roup is shown in </w:t>
      </w:r>
      <w:bookmarkEnd w:id="236"/>
      <w:r w:rsidR="00AA7394" w:rsidRPr="00413282">
        <w:rPr>
          <w:lang w:val="en-US"/>
        </w:rPr>
        <w:fldChar w:fldCharType="begin"/>
      </w:r>
      <w:r w:rsidR="00AA7394" w:rsidRPr="00413282">
        <w:rPr>
          <w:lang w:val="en-US"/>
        </w:rPr>
        <w:instrText xml:space="preserve"> REF _Ref14855864 \h </w:instrText>
      </w:r>
      <w:r w:rsidR="00AA7394" w:rsidRPr="00413282">
        <w:rPr>
          <w:lang w:val="en-US"/>
        </w:rPr>
      </w:r>
      <w:r w:rsidR="00AA7394" w:rsidRPr="00413282">
        <w:rPr>
          <w:lang w:val="en-US"/>
        </w:rPr>
        <w:fldChar w:fldCharType="separate"/>
      </w:r>
      <w:r w:rsidR="0067763F" w:rsidRPr="00413282">
        <w:rPr>
          <w:lang w:val="en-US"/>
        </w:rPr>
        <w:t xml:space="preserve">Figure </w:t>
      </w:r>
      <w:r w:rsidR="0067763F">
        <w:rPr>
          <w:noProof/>
          <w:lang w:val="en-US"/>
        </w:rPr>
        <w:t>7</w:t>
      </w:r>
      <w:r w:rsidR="0067763F">
        <w:rPr>
          <w:lang w:val="en-US"/>
        </w:rPr>
        <w:t>.</w:t>
      </w:r>
      <w:r w:rsidR="0067763F">
        <w:rPr>
          <w:noProof/>
          <w:lang w:val="en-US"/>
        </w:rPr>
        <w:t>19</w:t>
      </w:r>
      <w:r w:rsidR="00AA7394" w:rsidRPr="00413282">
        <w:rPr>
          <w:lang w:val="en-US"/>
        </w:rPr>
        <w:fldChar w:fldCharType="end"/>
      </w:r>
      <w:r w:rsidRPr="00413282">
        <w:rPr>
          <w:lang w:val="en-US"/>
        </w:rPr>
        <w:t>.</w:t>
      </w:r>
    </w:p>
    <w:p w14:paraId="4D93CC57" w14:textId="77777777" w:rsidR="007F2C2E" w:rsidRPr="00413282" w:rsidRDefault="00F04BCD" w:rsidP="007F2C2E">
      <w:pPr>
        <w:pStyle w:val="FIgure"/>
        <w:rPr>
          <w:lang w:val="en-US"/>
        </w:rPr>
      </w:pPr>
      <w:r w:rsidRPr="00413282">
        <w:rPr>
          <w:lang w:val="en-US"/>
        </w:rPr>
        <w:lastRenderedPageBreak/>
        <w:t xml:space="preserve"> </w:t>
      </w:r>
      <w:r w:rsidR="00087B25" w:rsidRPr="00413282">
        <w:rPr>
          <w:lang w:val="en-US"/>
        </w:rPr>
        <w:drawing>
          <wp:inline distT="0" distB="0" distL="0" distR="0" wp14:anchorId="1F321145" wp14:editId="49C1FDAC">
            <wp:extent cx="5202936" cy="7315200"/>
            <wp:effectExtent l="19050" t="19050" r="17145" b="19050"/>
            <wp:docPr id="734" name="Picture 734" descr="Logic tree for determining Beneficial Use group. Updated 1.31.2019. Based on 12.6.2018 eWRIMS data&#10;(For each question, if the answer is &quot;No,&quot; go to the next question. If yes, designation--and number of applications meeting this criterion--follows question)&#10;1. Is the application type Registration Cannabis? (88, or 10% ) BU (Beneficial Use) Group = Cannabis (Permitted)&#10;2. Does app have Municipal BU? (8,or 1%) BU Group = Municipal&#10;3. Does app have Irrigation BU? (484,or 56%) BU Group = Irrigation&#10;4. Does app have Recreation BU? (15,or 2%) BU Group = Recreation&#10;5. Does app have Stockwatering BU? (31,or 4%) BU Group = Stockwatering&#10;6. Does app have Domestic BU? (214,or 25%) BU Group = Domestic&#10;7. BU Group = O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02936" cy="7315200"/>
                    </a:xfrm>
                    <a:prstGeom prst="rect">
                      <a:avLst/>
                    </a:prstGeom>
                    <a:noFill/>
                    <a:ln>
                      <a:solidFill>
                        <a:schemeClr val="tx1"/>
                      </a:solidFill>
                    </a:ln>
                  </pic:spPr>
                </pic:pic>
              </a:graphicData>
            </a:graphic>
          </wp:inline>
        </w:drawing>
      </w:r>
    </w:p>
    <w:p w14:paraId="652A1A47" w14:textId="4BFF5A67" w:rsidR="00F04BCD" w:rsidRDefault="001468BD" w:rsidP="00B43E21">
      <w:pPr>
        <w:pStyle w:val="TableFigureTitle"/>
        <w:spacing w:after="0"/>
        <w:rPr>
          <w:lang w:val="en-US"/>
        </w:rPr>
      </w:pPr>
      <w:bookmarkStart w:id="237" w:name="_Ref14855864"/>
      <w:r w:rsidRPr="00413282">
        <w:rPr>
          <w:lang w:val="en-US"/>
        </w:rPr>
        <w:t xml:space="preserve">Figure </w:t>
      </w:r>
      <w:r w:rsidR="00753F94">
        <w:rPr>
          <w:lang w:val="en-US"/>
        </w:rPr>
        <w:fldChar w:fldCharType="begin"/>
      </w:r>
      <w:r w:rsidR="00753F94">
        <w:rPr>
          <w:lang w:val="en-US"/>
        </w:rPr>
        <w:instrText xml:space="preserve"> STYLEREF 1 \s </w:instrText>
      </w:r>
      <w:r w:rsidR="00753F94">
        <w:rPr>
          <w:lang w:val="en-US"/>
        </w:rPr>
        <w:fldChar w:fldCharType="separate"/>
      </w:r>
      <w:r w:rsidR="00753F94">
        <w:rPr>
          <w:noProof/>
          <w:lang w:val="en-US"/>
        </w:rPr>
        <w:t>7</w:t>
      </w:r>
      <w:r w:rsidR="00753F94">
        <w:rPr>
          <w:lang w:val="en-US"/>
        </w:rPr>
        <w:fldChar w:fldCharType="end"/>
      </w:r>
      <w:r w:rsidR="00753F94">
        <w:rPr>
          <w:lang w:val="en-US"/>
        </w:rPr>
        <w:t>.</w:t>
      </w:r>
      <w:r w:rsidR="00753F94">
        <w:rPr>
          <w:lang w:val="en-US"/>
        </w:rPr>
        <w:fldChar w:fldCharType="begin"/>
      </w:r>
      <w:r w:rsidR="00753F94">
        <w:rPr>
          <w:lang w:val="en-US"/>
        </w:rPr>
        <w:instrText xml:space="preserve"> SEQ Figure \* ARABIC \s 1 </w:instrText>
      </w:r>
      <w:r w:rsidR="00753F94">
        <w:rPr>
          <w:lang w:val="en-US"/>
        </w:rPr>
        <w:fldChar w:fldCharType="separate"/>
      </w:r>
      <w:r w:rsidR="00753F94">
        <w:rPr>
          <w:noProof/>
          <w:lang w:val="en-US"/>
        </w:rPr>
        <w:t>19</w:t>
      </w:r>
      <w:r w:rsidR="00753F94">
        <w:rPr>
          <w:lang w:val="en-US"/>
        </w:rPr>
        <w:fldChar w:fldCharType="end"/>
      </w:r>
      <w:bookmarkEnd w:id="237"/>
      <w:r w:rsidRPr="00413282">
        <w:rPr>
          <w:lang w:val="en-US"/>
        </w:rPr>
        <w:t xml:space="preserve"> </w:t>
      </w:r>
      <w:r w:rsidR="00AA7394" w:rsidRPr="00413282">
        <w:rPr>
          <w:lang w:val="en-US"/>
        </w:rPr>
        <w:t>B</w:t>
      </w:r>
      <w:r w:rsidR="00BE6764" w:rsidRPr="00413282">
        <w:rPr>
          <w:lang w:val="en-US"/>
        </w:rPr>
        <w:t>eneficial use</w:t>
      </w:r>
      <w:r w:rsidR="006B3F24">
        <w:rPr>
          <w:lang w:val="en-US"/>
        </w:rPr>
        <w:t xml:space="preserve"> </w:t>
      </w:r>
      <w:r w:rsidRPr="00413282">
        <w:rPr>
          <w:lang w:val="en-US"/>
        </w:rPr>
        <w:t>group classification logic tree</w:t>
      </w:r>
      <w:r w:rsidR="00AA7394" w:rsidRPr="00413282">
        <w:rPr>
          <w:lang w:val="en-US"/>
        </w:rPr>
        <w:t>.</w:t>
      </w:r>
    </w:p>
    <w:p w14:paraId="7221D684" w14:textId="77777777" w:rsidR="00BE2196" w:rsidRPr="00413282" w:rsidRDefault="00BE2196" w:rsidP="00BE2196">
      <w:pPr>
        <w:pStyle w:val="TableFigureSource"/>
        <w:rPr>
          <w:lang w:val="en-US"/>
        </w:rPr>
      </w:pPr>
      <w:bookmarkStart w:id="238" w:name="_Hlk62138358"/>
      <w:r>
        <w:rPr>
          <w:lang w:val="en-US"/>
        </w:rPr>
        <w:t>Red circles represent the applications considered in each question. Green circles represent the applications meeting the criteria of the question.</w:t>
      </w:r>
    </w:p>
    <w:bookmarkEnd w:id="238"/>
    <w:p w14:paraId="5C52FF4B" w14:textId="77777777" w:rsidR="00F04BCD" w:rsidRPr="00413282" w:rsidRDefault="00F04BCD" w:rsidP="00BE2196">
      <w:pPr>
        <w:keepNext/>
        <w:rPr>
          <w:lang w:val="en-US"/>
        </w:rPr>
      </w:pPr>
      <w:r w:rsidRPr="00413282">
        <w:rPr>
          <w:lang w:val="en-US"/>
        </w:rPr>
        <w:lastRenderedPageBreak/>
        <w:t>The BU Group classification process is described below.</w:t>
      </w:r>
    </w:p>
    <w:p w14:paraId="0C179F1D" w14:textId="4ADCE660" w:rsidR="00F04BCD" w:rsidRPr="00413282" w:rsidRDefault="00F04BCD" w:rsidP="00787946">
      <w:pPr>
        <w:pStyle w:val="ListParagraph"/>
        <w:keepNext/>
        <w:numPr>
          <w:ilvl w:val="0"/>
          <w:numId w:val="9"/>
        </w:numPr>
        <w:rPr>
          <w:lang w:val="en-US"/>
        </w:rPr>
      </w:pPr>
      <w:r w:rsidRPr="00413282">
        <w:rPr>
          <w:lang w:val="en-US"/>
        </w:rPr>
        <w:t>Cannabis (Permitted) (10%)</w:t>
      </w:r>
    </w:p>
    <w:p w14:paraId="013FD84E" w14:textId="177EDE59" w:rsidR="00F04BCD" w:rsidRPr="00413282" w:rsidRDefault="00F04BCD" w:rsidP="00F04BCD">
      <w:pPr>
        <w:rPr>
          <w:lang w:val="en-US"/>
        </w:rPr>
      </w:pPr>
      <w:r w:rsidRPr="00413282">
        <w:rPr>
          <w:lang w:val="en-US"/>
        </w:rPr>
        <w:t>Any application with a water right type of Registration Cannabis.</w:t>
      </w:r>
    </w:p>
    <w:p w14:paraId="0959E7BB" w14:textId="53935C8F" w:rsidR="00F04BCD" w:rsidRPr="00413282" w:rsidRDefault="00F04BCD" w:rsidP="001B5844">
      <w:pPr>
        <w:pStyle w:val="ListParagraph"/>
        <w:rPr>
          <w:lang w:val="en-US"/>
        </w:rPr>
      </w:pPr>
      <w:r w:rsidRPr="00413282">
        <w:rPr>
          <w:lang w:val="en-US"/>
        </w:rPr>
        <w:t>Municipal (1%)</w:t>
      </w:r>
    </w:p>
    <w:p w14:paraId="591B97AC" w14:textId="7924BE44" w:rsidR="00F04BCD" w:rsidRPr="00413282" w:rsidRDefault="00F04BCD" w:rsidP="00F04BCD">
      <w:pPr>
        <w:rPr>
          <w:lang w:val="en-US"/>
        </w:rPr>
      </w:pPr>
      <w:r w:rsidRPr="00413282">
        <w:rPr>
          <w:lang w:val="en-US"/>
        </w:rPr>
        <w:t>Any non-cannabis application with a BU of municipal.</w:t>
      </w:r>
    </w:p>
    <w:p w14:paraId="1296834E" w14:textId="5752A913" w:rsidR="00F04BCD" w:rsidRPr="00413282" w:rsidRDefault="00F04BCD" w:rsidP="001B5844">
      <w:pPr>
        <w:pStyle w:val="ListParagraph"/>
        <w:rPr>
          <w:lang w:val="en-US"/>
        </w:rPr>
      </w:pPr>
      <w:r w:rsidRPr="00413282">
        <w:rPr>
          <w:lang w:val="en-US"/>
        </w:rPr>
        <w:t>Irrigation (56%)</w:t>
      </w:r>
    </w:p>
    <w:p w14:paraId="33381304" w14:textId="11A430EA" w:rsidR="00F04BCD" w:rsidRPr="00413282" w:rsidRDefault="00F04BCD" w:rsidP="00F04BCD">
      <w:pPr>
        <w:rPr>
          <w:lang w:val="en-US"/>
        </w:rPr>
      </w:pPr>
      <w:r w:rsidRPr="00413282">
        <w:rPr>
          <w:lang w:val="en-US"/>
        </w:rPr>
        <w:t>Any non-cannabis or municipal application with a BU of irrigation.</w:t>
      </w:r>
    </w:p>
    <w:p w14:paraId="093E4577" w14:textId="192D108D" w:rsidR="00F04BCD" w:rsidRPr="00413282" w:rsidRDefault="00F04BCD" w:rsidP="001B5844">
      <w:pPr>
        <w:pStyle w:val="ListParagraph"/>
        <w:rPr>
          <w:lang w:val="en-US"/>
        </w:rPr>
      </w:pPr>
      <w:r w:rsidRPr="00413282">
        <w:rPr>
          <w:lang w:val="en-US"/>
        </w:rPr>
        <w:t>Recreation (2%)</w:t>
      </w:r>
    </w:p>
    <w:p w14:paraId="34FBA4DF" w14:textId="62F53E5F" w:rsidR="00F04BCD" w:rsidRPr="00413282" w:rsidRDefault="00F04BCD" w:rsidP="00F04BCD">
      <w:pPr>
        <w:rPr>
          <w:lang w:val="en-US"/>
        </w:rPr>
      </w:pPr>
      <w:r w:rsidRPr="00413282">
        <w:rPr>
          <w:lang w:val="en-US"/>
        </w:rPr>
        <w:t xml:space="preserve">Any non-cannabis, municipal, or irrigation application with a BU of recreation. </w:t>
      </w:r>
    </w:p>
    <w:p w14:paraId="34F0D328" w14:textId="70E0B21C" w:rsidR="00F04BCD" w:rsidRPr="00413282" w:rsidRDefault="00F04BCD" w:rsidP="001B5844">
      <w:pPr>
        <w:pStyle w:val="ListParagraph"/>
        <w:rPr>
          <w:lang w:val="en-US"/>
        </w:rPr>
      </w:pPr>
      <w:r w:rsidRPr="00413282">
        <w:rPr>
          <w:lang w:val="en-US"/>
        </w:rPr>
        <w:t>Stockwatering (4%)</w:t>
      </w:r>
    </w:p>
    <w:p w14:paraId="15E17EB3" w14:textId="7566B9A5" w:rsidR="00F04BCD" w:rsidRPr="00413282" w:rsidRDefault="00F04BCD" w:rsidP="00F04BCD">
      <w:pPr>
        <w:rPr>
          <w:lang w:val="en-US"/>
        </w:rPr>
      </w:pPr>
      <w:r w:rsidRPr="00413282">
        <w:rPr>
          <w:lang w:val="en-US"/>
        </w:rPr>
        <w:t>Any non-cannabis, municipal, irrigation, or recreation application with a BU of stockwatering.</w:t>
      </w:r>
    </w:p>
    <w:p w14:paraId="06C6525A" w14:textId="771DC18C" w:rsidR="00F04BCD" w:rsidRPr="00413282" w:rsidRDefault="00F04BCD" w:rsidP="001B5844">
      <w:pPr>
        <w:pStyle w:val="ListParagraph"/>
        <w:rPr>
          <w:lang w:val="en-US"/>
        </w:rPr>
      </w:pPr>
      <w:r w:rsidRPr="00413282">
        <w:rPr>
          <w:lang w:val="en-US"/>
        </w:rPr>
        <w:t>Domestic (25%)</w:t>
      </w:r>
    </w:p>
    <w:p w14:paraId="0151F874" w14:textId="00ECE7CE" w:rsidR="00F04BCD" w:rsidRPr="00413282" w:rsidRDefault="00F04BCD" w:rsidP="00F04BCD">
      <w:pPr>
        <w:rPr>
          <w:lang w:val="en-US"/>
        </w:rPr>
      </w:pPr>
      <w:r w:rsidRPr="00413282">
        <w:rPr>
          <w:lang w:val="en-US"/>
        </w:rPr>
        <w:t>Any non-cannabis, municipal, irrigation, or stockwatering application with a BU of domestic.</w:t>
      </w:r>
    </w:p>
    <w:p w14:paraId="40B51EA2" w14:textId="4B970EEC" w:rsidR="00F04BCD" w:rsidRPr="00413282" w:rsidRDefault="00F04BCD" w:rsidP="001B5844">
      <w:pPr>
        <w:pStyle w:val="ListParagraph"/>
        <w:rPr>
          <w:lang w:val="en-US"/>
        </w:rPr>
      </w:pPr>
      <w:r w:rsidRPr="00413282">
        <w:rPr>
          <w:lang w:val="en-US"/>
        </w:rPr>
        <w:t>Other (3%)</w:t>
      </w:r>
    </w:p>
    <w:p w14:paraId="7F64F1EF" w14:textId="4C056511" w:rsidR="00F04BCD" w:rsidRPr="00413282" w:rsidRDefault="00262B0B" w:rsidP="00F04BCD">
      <w:pPr>
        <w:rPr>
          <w:lang w:val="en-US"/>
        </w:rPr>
      </w:pPr>
      <w:r w:rsidRPr="00413282">
        <w:rPr>
          <w:lang w:val="en-US"/>
        </w:rPr>
        <w:t>Any application not fitting into one of the six above categories</w:t>
      </w:r>
      <w:r w:rsidR="00F04BCD" w:rsidRPr="00413282">
        <w:rPr>
          <w:lang w:val="en-US"/>
        </w:rPr>
        <w:t>.</w:t>
      </w:r>
    </w:p>
    <w:p w14:paraId="5EA25542" w14:textId="7E92E7E8" w:rsidR="00F04BCD" w:rsidRPr="00413282" w:rsidRDefault="00F04BCD" w:rsidP="00F04BCD">
      <w:pPr>
        <w:rPr>
          <w:lang w:val="en-US"/>
        </w:rPr>
      </w:pPr>
      <w:r w:rsidRPr="00413282">
        <w:rPr>
          <w:lang w:val="en-US"/>
        </w:rPr>
        <w:t xml:space="preserve">The monthly DT of each BU Group </w:t>
      </w:r>
      <w:r w:rsidR="009B1B23" w:rsidRPr="00413282">
        <w:rPr>
          <w:lang w:val="en-US"/>
        </w:rPr>
        <w:t>for the reported (</w:t>
      </w:r>
      <w:r w:rsidR="009B1B23" w:rsidRPr="00413282">
        <w:rPr>
          <w:lang w:val="en-US"/>
        </w:rPr>
        <w:fldChar w:fldCharType="begin"/>
      </w:r>
      <w:r w:rsidR="009B1B23" w:rsidRPr="00413282">
        <w:rPr>
          <w:lang w:val="en-US"/>
        </w:rPr>
        <w:instrText xml:space="preserve"> REF _Ref14855917 \h </w:instrText>
      </w:r>
      <w:r w:rsidR="009B1B23" w:rsidRPr="00413282">
        <w:rPr>
          <w:lang w:val="en-US"/>
        </w:rPr>
      </w:r>
      <w:r w:rsidR="009B1B23" w:rsidRPr="00413282">
        <w:rPr>
          <w:lang w:val="en-US"/>
        </w:rPr>
        <w:fldChar w:fldCharType="separate"/>
      </w:r>
      <w:r w:rsidR="0067763F" w:rsidRPr="00413282">
        <w:rPr>
          <w:lang w:val="en-US"/>
        </w:rPr>
        <w:t xml:space="preserve">Figure </w:t>
      </w:r>
      <w:r w:rsidR="0067763F">
        <w:rPr>
          <w:noProof/>
          <w:lang w:val="en-US"/>
        </w:rPr>
        <w:t>7</w:t>
      </w:r>
      <w:r w:rsidR="0067763F">
        <w:rPr>
          <w:lang w:val="en-US"/>
        </w:rPr>
        <w:t>.</w:t>
      </w:r>
      <w:r w:rsidR="0067763F">
        <w:rPr>
          <w:noProof/>
          <w:lang w:val="en-US"/>
        </w:rPr>
        <w:t>20</w:t>
      </w:r>
      <w:r w:rsidR="009B1B23" w:rsidRPr="00413282">
        <w:rPr>
          <w:lang w:val="en-US"/>
        </w:rPr>
        <w:fldChar w:fldCharType="end"/>
      </w:r>
      <w:r w:rsidR="008B4542">
        <w:rPr>
          <w:lang w:val="en-US"/>
        </w:rPr>
        <w:t xml:space="preserve"> and </w:t>
      </w:r>
      <w:r w:rsidR="008B4542" w:rsidRPr="008B4542">
        <w:rPr>
          <w:rStyle w:val="BodyTextChar"/>
          <w:rFonts w:asciiTheme="minorHAnsi" w:hAnsiTheme="minorHAnsi" w:cstheme="minorHAnsi"/>
          <w:sz w:val="22"/>
          <w:szCs w:val="22"/>
        </w:rPr>
        <w:fldChar w:fldCharType="begin"/>
      </w:r>
      <w:r w:rsidR="008B4542" w:rsidRPr="008B4542">
        <w:rPr>
          <w:rStyle w:val="BodyTextChar"/>
          <w:rFonts w:asciiTheme="minorHAnsi" w:hAnsiTheme="minorHAnsi" w:cstheme="minorHAnsi"/>
          <w:sz w:val="22"/>
          <w:szCs w:val="22"/>
        </w:rPr>
        <w:instrText xml:space="preserve"> REF _Ref61534683 \h  \* MERGEFORMAT </w:instrText>
      </w:r>
      <w:r w:rsidR="008B4542" w:rsidRPr="008B4542">
        <w:rPr>
          <w:rStyle w:val="BodyTextChar"/>
          <w:rFonts w:asciiTheme="minorHAnsi" w:hAnsiTheme="minorHAnsi" w:cstheme="minorHAnsi"/>
          <w:sz w:val="22"/>
          <w:szCs w:val="22"/>
        </w:rPr>
      </w:r>
      <w:r w:rsidR="008B4542" w:rsidRPr="008B4542">
        <w:rPr>
          <w:rStyle w:val="BodyTextChar"/>
          <w:rFonts w:asciiTheme="minorHAnsi" w:hAnsiTheme="minorHAnsi" w:cstheme="minorHAnsi"/>
          <w:sz w:val="22"/>
          <w:szCs w:val="22"/>
        </w:rPr>
        <w:fldChar w:fldCharType="separate"/>
      </w:r>
      <w:r w:rsidR="0067763F" w:rsidRPr="0067763F">
        <w:rPr>
          <w:rStyle w:val="BodyTextChar"/>
          <w:rFonts w:asciiTheme="minorHAnsi" w:hAnsiTheme="minorHAnsi" w:cstheme="minorHAnsi"/>
          <w:sz w:val="22"/>
          <w:szCs w:val="22"/>
        </w:rPr>
        <w:t>Table 7.7</w:t>
      </w:r>
      <w:r w:rsidR="008B4542" w:rsidRPr="008B4542">
        <w:rPr>
          <w:rStyle w:val="BodyTextChar"/>
          <w:rFonts w:asciiTheme="minorHAnsi" w:hAnsiTheme="minorHAnsi" w:cstheme="minorHAnsi"/>
          <w:sz w:val="22"/>
          <w:szCs w:val="22"/>
        </w:rPr>
        <w:fldChar w:fldCharType="end"/>
      </w:r>
      <w:r w:rsidR="009B1B23" w:rsidRPr="00413282">
        <w:rPr>
          <w:lang w:val="en-US"/>
        </w:rPr>
        <w:t>) and permitted (</w:t>
      </w:r>
      <w:r w:rsidR="009B1B23" w:rsidRPr="00413282">
        <w:rPr>
          <w:lang w:val="en-US"/>
        </w:rPr>
        <w:fldChar w:fldCharType="begin"/>
      </w:r>
      <w:r w:rsidR="009B1B23" w:rsidRPr="00413282">
        <w:rPr>
          <w:lang w:val="en-US"/>
        </w:rPr>
        <w:instrText xml:space="preserve"> REF _Ref14856048 \h </w:instrText>
      </w:r>
      <w:r w:rsidR="009B1B23" w:rsidRPr="00413282">
        <w:rPr>
          <w:lang w:val="en-US"/>
        </w:rPr>
      </w:r>
      <w:r w:rsidR="009B1B23" w:rsidRPr="00413282">
        <w:rPr>
          <w:lang w:val="en-US"/>
        </w:rPr>
        <w:fldChar w:fldCharType="separate"/>
      </w:r>
      <w:r w:rsidR="0067763F" w:rsidRPr="00413282">
        <w:rPr>
          <w:lang w:val="en-US"/>
        </w:rPr>
        <w:t xml:space="preserve">Figure </w:t>
      </w:r>
      <w:r w:rsidR="0067763F">
        <w:rPr>
          <w:noProof/>
          <w:lang w:val="en-US"/>
        </w:rPr>
        <w:t>7</w:t>
      </w:r>
      <w:r w:rsidR="0067763F">
        <w:rPr>
          <w:lang w:val="en-US"/>
        </w:rPr>
        <w:t>.</w:t>
      </w:r>
      <w:r w:rsidR="0067763F">
        <w:rPr>
          <w:noProof/>
          <w:lang w:val="en-US"/>
        </w:rPr>
        <w:t>21</w:t>
      </w:r>
      <w:r w:rsidR="009B1B23" w:rsidRPr="00413282">
        <w:rPr>
          <w:lang w:val="en-US"/>
        </w:rPr>
        <w:fldChar w:fldCharType="end"/>
      </w:r>
      <w:r w:rsidR="008B4542">
        <w:rPr>
          <w:lang w:val="en-US"/>
        </w:rPr>
        <w:t xml:space="preserve"> and </w:t>
      </w:r>
      <w:r w:rsidR="008B4542" w:rsidRPr="008B4542">
        <w:fldChar w:fldCharType="begin"/>
      </w:r>
      <w:r w:rsidR="008B4542" w:rsidRPr="008B4542">
        <w:instrText xml:space="preserve"> REF _Ref61534717 \h </w:instrText>
      </w:r>
      <w:r w:rsidR="008B4542">
        <w:instrText xml:space="preserve"> \* MERGEFORMAT </w:instrText>
      </w:r>
      <w:r w:rsidR="008B4542" w:rsidRPr="008B4542">
        <w:fldChar w:fldCharType="separate"/>
      </w:r>
      <w:r w:rsidR="0067763F" w:rsidRPr="0067763F">
        <w:t>Table 7.8</w:t>
      </w:r>
      <w:r w:rsidR="008B4542" w:rsidRPr="008B4542">
        <w:fldChar w:fldCharType="end"/>
      </w:r>
      <w:r w:rsidR="009B1B23" w:rsidRPr="008B4542">
        <w:t>)</w:t>
      </w:r>
      <w:r w:rsidR="009B1B23" w:rsidRPr="00413282">
        <w:rPr>
          <w:lang w:val="en-US"/>
        </w:rPr>
        <w:t xml:space="preserve"> scenarios </w:t>
      </w:r>
      <w:r w:rsidRPr="00413282">
        <w:rPr>
          <w:lang w:val="en-US"/>
        </w:rPr>
        <w:t xml:space="preserve">are shown below. </w:t>
      </w:r>
      <w:r w:rsidR="00262B0B" w:rsidRPr="00413282">
        <w:rPr>
          <w:lang w:val="en-US"/>
        </w:rPr>
        <w:t>The i</w:t>
      </w:r>
      <w:r w:rsidRPr="00413282">
        <w:rPr>
          <w:lang w:val="en-US"/>
        </w:rPr>
        <w:t>rrigation BU Group has the highest DT for both scenarios.</w:t>
      </w:r>
    </w:p>
    <w:p w14:paraId="7F9BBAF6" w14:textId="3CA85842" w:rsidR="007F2C2E" w:rsidRPr="00413282" w:rsidRDefault="006B3F24" w:rsidP="00B8189D">
      <w:pPr>
        <w:pStyle w:val="FIgure"/>
        <w:jc w:val="center"/>
        <w:rPr>
          <w:lang w:val="en-US"/>
        </w:rPr>
      </w:pPr>
      <w:r>
        <w:rPr>
          <w:lang w:val="en-US"/>
        </w:rPr>
        <w:drawing>
          <wp:inline distT="0" distB="0" distL="0" distR="0" wp14:anchorId="4DCF5804" wp14:editId="15630B77">
            <wp:extent cx="5130800" cy="2531533"/>
            <wp:effectExtent l="0" t="0" r="12700" b="2540"/>
            <wp:docPr id="41" name="Chart 41">
              <a:extLst xmlns:a="http://schemas.openxmlformats.org/drawingml/2006/main">
                <a:ext uri="{FF2B5EF4-FFF2-40B4-BE49-F238E27FC236}">
                  <a16:creationId xmlns:a16="http://schemas.microsoft.com/office/drawing/2014/main" id="{6D122CCF-C98F-46B7-B65C-FDA4264D8B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14ADB380" w14:textId="4B749432" w:rsidR="00F04BCD" w:rsidRDefault="001468BD" w:rsidP="00BE2196">
      <w:pPr>
        <w:pStyle w:val="TableFigureTitle"/>
        <w:rPr>
          <w:lang w:val="en-US"/>
        </w:rPr>
      </w:pPr>
      <w:bookmarkStart w:id="239" w:name="_Ref14855917"/>
      <w:r w:rsidRPr="00413282">
        <w:rPr>
          <w:lang w:val="en-US"/>
        </w:rPr>
        <w:t xml:space="preserve">Figure </w:t>
      </w:r>
      <w:r w:rsidR="00753F94">
        <w:rPr>
          <w:lang w:val="en-US"/>
        </w:rPr>
        <w:fldChar w:fldCharType="begin"/>
      </w:r>
      <w:r w:rsidR="00753F94">
        <w:rPr>
          <w:lang w:val="en-US"/>
        </w:rPr>
        <w:instrText xml:space="preserve"> STYLEREF 1 \s </w:instrText>
      </w:r>
      <w:r w:rsidR="00753F94">
        <w:rPr>
          <w:lang w:val="en-US"/>
        </w:rPr>
        <w:fldChar w:fldCharType="separate"/>
      </w:r>
      <w:r w:rsidR="00753F94">
        <w:rPr>
          <w:noProof/>
          <w:lang w:val="en-US"/>
        </w:rPr>
        <w:t>7</w:t>
      </w:r>
      <w:r w:rsidR="00753F94">
        <w:rPr>
          <w:lang w:val="en-US"/>
        </w:rPr>
        <w:fldChar w:fldCharType="end"/>
      </w:r>
      <w:r w:rsidR="00753F94">
        <w:rPr>
          <w:lang w:val="en-US"/>
        </w:rPr>
        <w:t>.</w:t>
      </w:r>
      <w:r w:rsidR="00753F94">
        <w:rPr>
          <w:lang w:val="en-US"/>
        </w:rPr>
        <w:fldChar w:fldCharType="begin"/>
      </w:r>
      <w:r w:rsidR="00753F94">
        <w:rPr>
          <w:lang w:val="en-US"/>
        </w:rPr>
        <w:instrText xml:space="preserve"> SEQ Figure \* ARABIC \s 1 </w:instrText>
      </w:r>
      <w:r w:rsidR="00753F94">
        <w:rPr>
          <w:lang w:val="en-US"/>
        </w:rPr>
        <w:fldChar w:fldCharType="separate"/>
      </w:r>
      <w:r w:rsidR="00753F94">
        <w:rPr>
          <w:noProof/>
          <w:lang w:val="en-US"/>
        </w:rPr>
        <w:t>20</w:t>
      </w:r>
      <w:r w:rsidR="00753F94">
        <w:rPr>
          <w:lang w:val="en-US"/>
        </w:rPr>
        <w:fldChar w:fldCharType="end"/>
      </w:r>
      <w:bookmarkEnd w:id="239"/>
      <w:r w:rsidRPr="00413282">
        <w:rPr>
          <w:lang w:val="en-US"/>
        </w:rPr>
        <w:t xml:space="preserve"> </w:t>
      </w:r>
      <w:r w:rsidR="00AA7394" w:rsidRPr="00413282">
        <w:rPr>
          <w:lang w:val="en-US"/>
        </w:rPr>
        <w:t>M</w:t>
      </w:r>
      <w:r w:rsidRPr="00413282">
        <w:rPr>
          <w:lang w:val="en-US"/>
        </w:rPr>
        <w:t xml:space="preserve">onthly </w:t>
      </w:r>
      <w:r w:rsidR="006B3F24">
        <w:rPr>
          <w:lang w:val="en-US"/>
        </w:rPr>
        <w:t xml:space="preserve">eWRIMS diverted total </w:t>
      </w:r>
      <w:r w:rsidRPr="00413282">
        <w:rPr>
          <w:lang w:val="en-US"/>
        </w:rPr>
        <w:t xml:space="preserve">by </w:t>
      </w:r>
      <w:r w:rsidR="00BE6764" w:rsidRPr="00413282">
        <w:rPr>
          <w:lang w:val="en-US"/>
        </w:rPr>
        <w:t>beneficial use</w:t>
      </w:r>
      <w:r w:rsidR="006B3F24">
        <w:rPr>
          <w:lang w:val="en-US"/>
        </w:rPr>
        <w:t xml:space="preserve"> </w:t>
      </w:r>
      <w:r w:rsidRPr="00413282">
        <w:rPr>
          <w:lang w:val="en-US"/>
        </w:rPr>
        <w:t xml:space="preserve">group in reported </w:t>
      </w:r>
      <w:r w:rsidR="008B4542">
        <w:rPr>
          <w:lang w:val="en-US"/>
        </w:rPr>
        <w:t>w</w:t>
      </w:r>
      <w:r w:rsidR="00BE6764" w:rsidRPr="00413282">
        <w:rPr>
          <w:lang w:val="en-US"/>
        </w:rPr>
        <w:t xml:space="preserve">ater </w:t>
      </w:r>
      <w:r w:rsidR="008B4542">
        <w:rPr>
          <w:lang w:val="en-US"/>
        </w:rPr>
        <w:t>u</w:t>
      </w:r>
      <w:r w:rsidR="00BE6764" w:rsidRPr="00413282">
        <w:rPr>
          <w:lang w:val="en-US"/>
        </w:rPr>
        <w:t xml:space="preserve">se </w:t>
      </w:r>
      <w:r w:rsidR="008B4542">
        <w:rPr>
          <w:lang w:val="en-US"/>
        </w:rPr>
        <w:t>s</w:t>
      </w:r>
      <w:r w:rsidR="00BE6764" w:rsidRPr="00413282">
        <w:rPr>
          <w:lang w:val="en-US"/>
        </w:rPr>
        <w:t>cenario</w:t>
      </w:r>
      <w:r w:rsidR="00AA7394" w:rsidRPr="00413282">
        <w:rPr>
          <w:lang w:val="en-US"/>
        </w:rPr>
        <w:t>.</w:t>
      </w:r>
    </w:p>
    <w:p w14:paraId="386A5744" w14:textId="45147467" w:rsidR="0064276E" w:rsidRDefault="0064276E" w:rsidP="00BE2196">
      <w:pPr>
        <w:pStyle w:val="TableFigureTitle"/>
        <w:rPr>
          <w:lang w:val="en-US"/>
        </w:rPr>
      </w:pPr>
    </w:p>
    <w:p w14:paraId="3CC276B3" w14:textId="7AF6D579" w:rsidR="006269EA" w:rsidRPr="006269EA" w:rsidRDefault="006269EA" w:rsidP="006269EA">
      <w:pPr>
        <w:pStyle w:val="Caption"/>
        <w:rPr>
          <w:b/>
          <w:bCs/>
          <w:i w:val="0"/>
          <w:iCs w:val="0"/>
          <w:sz w:val="19"/>
          <w:szCs w:val="19"/>
          <w:lang w:val="en-US"/>
        </w:rPr>
      </w:pPr>
      <w:bookmarkStart w:id="240" w:name="_Ref61534683"/>
      <w:bookmarkStart w:id="241" w:name="_Ref61534680"/>
      <w:r w:rsidRPr="006269EA">
        <w:rPr>
          <w:b/>
          <w:bCs/>
          <w:i w:val="0"/>
          <w:iCs w:val="0"/>
          <w:sz w:val="19"/>
          <w:szCs w:val="19"/>
        </w:rPr>
        <w:lastRenderedPageBreak/>
        <w:t xml:space="preserve">Table </w:t>
      </w:r>
      <w:r w:rsidR="006E011C">
        <w:rPr>
          <w:b/>
          <w:bCs/>
          <w:i w:val="0"/>
          <w:iCs w:val="0"/>
          <w:sz w:val="19"/>
          <w:szCs w:val="19"/>
        </w:rPr>
        <w:fldChar w:fldCharType="begin"/>
      </w:r>
      <w:r w:rsidR="006E011C">
        <w:rPr>
          <w:b/>
          <w:bCs/>
          <w:i w:val="0"/>
          <w:iCs w:val="0"/>
          <w:sz w:val="19"/>
          <w:szCs w:val="19"/>
        </w:rPr>
        <w:instrText xml:space="preserve"> STYLEREF 1 \s </w:instrText>
      </w:r>
      <w:r w:rsidR="006E011C">
        <w:rPr>
          <w:b/>
          <w:bCs/>
          <w:i w:val="0"/>
          <w:iCs w:val="0"/>
          <w:sz w:val="19"/>
          <w:szCs w:val="19"/>
        </w:rPr>
        <w:fldChar w:fldCharType="separate"/>
      </w:r>
      <w:r w:rsidR="006E011C">
        <w:rPr>
          <w:b/>
          <w:bCs/>
          <w:i w:val="0"/>
          <w:iCs w:val="0"/>
          <w:noProof/>
          <w:sz w:val="19"/>
          <w:szCs w:val="19"/>
        </w:rPr>
        <w:t>7</w:t>
      </w:r>
      <w:r w:rsidR="006E011C">
        <w:rPr>
          <w:b/>
          <w:bCs/>
          <w:i w:val="0"/>
          <w:iCs w:val="0"/>
          <w:sz w:val="19"/>
          <w:szCs w:val="19"/>
        </w:rPr>
        <w:fldChar w:fldCharType="end"/>
      </w:r>
      <w:r w:rsidR="006E011C">
        <w:rPr>
          <w:b/>
          <w:bCs/>
          <w:i w:val="0"/>
          <w:iCs w:val="0"/>
          <w:sz w:val="19"/>
          <w:szCs w:val="19"/>
        </w:rPr>
        <w:t>.</w:t>
      </w:r>
      <w:r w:rsidR="006E011C">
        <w:rPr>
          <w:b/>
          <w:bCs/>
          <w:i w:val="0"/>
          <w:iCs w:val="0"/>
          <w:sz w:val="19"/>
          <w:szCs w:val="19"/>
        </w:rPr>
        <w:fldChar w:fldCharType="begin"/>
      </w:r>
      <w:r w:rsidR="006E011C">
        <w:rPr>
          <w:b/>
          <w:bCs/>
          <w:i w:val="0"/>
          <w:iCs w:val="0"/>
          <w:sz w:val="19"/>
          <w:szCs w:val="19"/>
        </w:rPr>
        <w:instrText xml:space="preserve"> SEQ Table \* ARABIC \s 1 </w:instrText>
      </w:r>
      <w:r w:rsidR="006E011C">
        <w:rPr>
          <w:b/>
          <w:bCs/>
          <w:i w:val="0"/>
          <w:iCs w:val="0"/>
          <w:sz w:val="19"/>
          <w:szCs w:val="19"/>
        </w:rPr>
        <w:fldChar w:fldCharType="separate"/>
      </w:r>
      <w:r w:rsidR="006E011C">
        <w:rPr>
          <w:b/>
          <w:bCs/>
          <w:i w:val="0"/>
          <w:iCs w:val="0"/>
          <w:noProof/>
          <w:sz w:val="19"/>
          <w:szCs w:val="19"/>
        </w:rPr>
        <w:t>7</w:t>
      </w:r>
      <w:r w:rsidR="006E011C">
        <w:rPr>
          <w:b/>
          <w:bCs/>
          <w:i w:val="0"/>
          <w:iCs w:val="0"/>
          <w:sz w:val="19"/>
          <w:szCs w:val="19"/>
        </w:rPr>
        <w:fldChar w:fldCharType="end"/>
      </w:r>
      <w:bookmarkEnd w:id="240"/>
      <w:r>
        <w:rPr>
          <w:b/>
          <w:bCs/>
          <w:i w:val="0"/>
          <w:iCs w:val="0"/>
          <w:sz w:val="19"/>
          <w:szCs w:val="19"/>
        </w:rPr>
        <w:t xml:space="preserve">. </w:t>
      </w:r>
      <w:r w:rsidRPr="006269EA">
        <w:rPr>
          <w:b/>
          <w:bCs/>
          <w:i w:val="0"/>
          <w:iCs w:val="0"/>
          <w:sz w:val="19"/>
          <w:szCs w:val="19"/>
        </w:rPr>
        <w:t xml:space="preserve">Monthly eWRIMS diverted total by beneficial use group in reported </w:t>
      </w:r>
      <w:r w:rsidR="0017020E">
        <w:rPr>
          <w:b/>
          <w:bCs/>
          <w:i w:val="0"/>
          <w:iCs w:val="0"/>
          <w:sz w:val="19"/>
          <w:szCs w:val="19"/>
        </w:rPr>
        <w:t>w</w:t>
      </w:r>
      <w:r w:rsidRPr="006269EA">
        <w:rPr>
          <w:b/>
          <w:bCs/>
          <w:i w:val="0"/>
          <w:iCs w:val="0"/>
          <w:sz w:val="19"/>
          <w:szCs w:val="19"/>
        </w:rPr>
        <w:t xml:space="preserve">ater </w:t>
      </w:r>
      <w:r w:rsidR="0017020E">
        <w:rPr>
          <w:b/>
          <w:bCs/>
          <w:i w:val="0"/>
          <w:iCs w:val="0"/>
          <w:sz w:val="19"/>
          <w:szCs w:val="19"/>
        </w:rPr>
        <w:t>u</w:t>
      </w:r>
      <w:r w:rsidRPr="006269EA">
        <w:rPr>
          <w:b/>
          <w:bCs/>
          <w:i w:val="0"/>
          <w:iCs w:val="0"/>
          <w:sz w:val="19"/>
          <w:szCs w:val="19"/>
        </w:rPr>
        <w:t xml:space="preserve">se </w:t>
      </w:r>
      <w:r w:rsidR="0017020E">
        <w:rPr>
          <w:b/>
          <w:bCs/>
          <w:i w:val="0"/>
          <w:iCs w:val="0"/>
          <w:sz w:val="19"/>
          <w:szCs w:val="19"/>
        </w:rPr>
        <w:t>s</w:t>
      </w:r>
      <w:r w:rsidRPr="006269EA">
        <w:rPr>
          <w:b/>
          <w:bCs/>
          <w:i w:val="0"/>
          <w:iCs w:val="0"/>
          <w:sz w:val="19"/>
          <w:szCs w:val="19"/>
        </w:rPr>
        <w:t>cenario.</w:t>
      </w:r>
      <w:bookmarkEnd w:id="241"/>
    </w:p>
    <w:tbl>
      <w:tblPr>
        <w:tblStyle w:val="TableGrid"/>
        <w:tblW w:w="0" w:type="auto"/>
        <w:tblInd w:w="-270" w:type="dxa"/>
        <w:tblLook w:val="04A0" w:firstRow="1" w:lastRow="0" w:firstColumn="1" w:lastColumn="0" w:noHBand="0" w:noVBand="1"/>
      </w:tblPr>
      <w:tblGrid>
        <w:gridCol w:w="1376"/>
        <w:gridCol w:w="808"/>
        <w:gridCol w:w="500"/>
        <w:gridCol w:w="541"/>
        <w:gridCol w:w="524"/>
        <w:gridCol w:w="481"/>
        <w:gridCol w:w="521"/>
        <w:gridCol w:w="553"/>
        <w:gridCol w:w="507"/>
        <w:gridCol w:w="574"/>
        <w:gridCol w:w="521"/>
        <w:gridCol w:w="521"/>
        <w:gridCol w:w="531"/>
        <w:gridCol w:w="521"/>
      </w:tblGrid>
      <w:tr w:rsidR="008B4542" w:rsidRPr="009765ED" w14:paraId="77160CDF" w14:textId="77777777" w:rsidTr="008B4542">
        <w:trPr>
          <w:cnfStyle w:val="100000000000" w:firstRow="1" w:lastRow="0" w:firstColumn="0" w:lastColumn="0" w:oddVBand="0" w:evenVBand="0" w:oddHBand="0" w:evenHBand="0" w:firstRowFirstColumn="0" w:firstRowLastColumn="0" w:lastRowFirstColumn="0" w:lastRowLastColumn="0"/>
        </w:trPr>
        <w:tc>
          <w:tcPr>
            <w:tcW w:w="1376" w:type="dxa"/>
            <w:vAlign w:val="bottom"/>
          </w:tcPr>
          <w:p w14:paraId="410AD94F" w14:textId="0D3EB3A4" w:rsidR="008B4542" w:rsidRPr="00A26E9F" w:rsidRDefault="00F77D9D" w:rsidP="008B4542">
            <w:pPr>
              <w:pStyle w:val="StyleRight0"/>
              <w:keepNext/>
              <w:jc w:val="center"/>
              <w:rPr>
                <w:sz w:val="20"/>
                <w:lang w:val="en-US"/>
              </w:rPr>
            </w:pPr>
            <w:r>
              <w:rPr>
                <w:sz w:val="20"/>
                <w:lang w:val="en-US"/>
              </w:rPr>
              <w:t>BU group</w:t>
            </w:r>
          </w:p>
        </w:tc>
        <w:tc>
          <w:tcPr>
            <w:tcW w:w="808" w:type="dxa"/>
            <w:vAlign w:val="bottom"/>
          </w:tcPr>
          <w:p w14:paraId="04B09BB7" w14:textId="4D14A4AF" w:rsidR="008B4542" w:rsidRPr="00A26E9F" w:rsidRDefault="008B4542" w:rsidP="008B4542">
            <w:pPr>
              <w:pStyle w:val="StyleRight0"/>
              <w:keepNext/>
              <w:jc w:val="center"/>
              <w:rPr>
                <w:rFonts w:ascii="Calibri" w:hAnsi="Calibri" w:cs="Calibri"/>
                <w:color w:val="000000"/>
                <w:sz w:val="20"/>
              </w:rPr>
            </w:pPr>
            <w:r w:rsidRPr="00A26E9F">
              <w:rPr>
                <w:rFonts w:ascii="Calibri" w:hAnsi="Calibri" w:cs="Calibri"/>
                <w:b/>
                <w:bCs/>
                <w:color w:val="000000"/>
                <w:sz w:val="20"/>
              </w:rPr>
              <w:t>Annual</w:t>
            </w:r>
          </w:p>
        </w:tc>
        <w:tc>
          <w:tcPr>
            <w:tcW w:w="500" w:type="dxa"/>
            <w:vAlign w:val="bottom"/>
          </w:tcPr>
          <w:p w14:paraId="583F7EF2" w14:textId="4A7E81DA" w:rsidR="008B4542" w:rsidRPr="00A26E9F" w:rsidRDefault="008B4542" w:rsidP="008B4542">
            <w:pPr>
              <w:pStyle w:val="StyleRight0"/>
              <w:keepNext/>
              <w:jc w:val="center"/>
              <w:rPr>
                <w:sz w:val="20"/>
                <w:lang w:val="en-US"/>
              </w:rPr>
            </w:pPr>
            <w:r w:rsidRPr="00A26E9F">
              <w:rPr>
                <w:rFonts w:ascii="Calibri" w:hAnsi="Calibri" w:cs="Calibri"/>
                <w:color w:val="000000"/>
                <w:sz w:val="20"/>
              </w:rPr>
              <w:t>Oct</w:t>
            </w:r>
          </w:p>
        </w:tc>
        <w:tc>
          <w:tcPr>
            <w:tcW w:w="541" w:type="dxa"/>
            <w:vAlign w:val="bottom"/>
          </w:tcPr>
          <w:p w14:paraId="16F5DC30" w14:textId="4F2474C8" w:rsidR="008B4542" w:rsidRPr="00A26E9F" w:rsidRDefault="008B4542" w:rsidP="008B4542">
            <w:pPr>
              <w:pStyle w:val="StyleRight0"/>
              <w:keepNext/>
              <w:jc w:val="center"/>
              <w:rPr>
                <w:sz w:val="20"/>
                <w:lang w:val="en-US"/>
              </w:rPr>
            </w:pPr>
            <w:r w:rsidRPr="00A26E9F">
              <w:rPr>
                <w:rFonts w:ascii="Calibri" w:hAnsi="Calibri" w:cs="Calibri"/>
                <w:color w:val="000000"/>
                <w:sz w:val="20"/>
              </w:rPr>
              <w:t>Nov</w:t>
            </w:r>
          </w:p>
        </w:tc>
        <w:tc>
          <w:tcPr>
            <w:tcW w:w="524" w:type="dxa"/>
            <w:vAlign w:val="bottom"/>
          </w:tcPr>
          <w:p w14:paraId="6DB6BE35" w14:textId="44A0EBA1" w:rsidR="008B4542" w:rsidRPr="00A26E9F" w:rsidRDefault="008B4542" w:rsidP="008B4542">
            <w:pPr>
              <w:pStyle w:val="StyleRight0"/>
              <w:keepNext/>
              <w:jc w:val="center"/>
              <w:rPr>
                <w:sz w:val="20"/>
                <w:lang w:val="en-US"/>
              </w:rPr>
            </w:pPr>
            <w:r w:rsidRPr="00A26E9F">
              <w:rPr>
                <w:rFonts w:ascii="Calibri" w:hAnsi="Calibri" w:cs="Calibri"/>
                <w:color w:val="000000"/>
                <w:sz w:val="20"/>
              </w:rPr>
              <w:t>Dec</w:t>
            </w:r>
          </w:p>
        </w:tc>
        <w:tc>
          <w:tcPr>
            <w:tcW w:w="481" w:type="dxa"/>
            <w:vAlign w:val="bottom"/>
          </w:tcPr>
          <w:p w14:paraId="710CE1D8" w14:textId="7C10DF70" w:rsidR="008B4542" w:rsidRPr="00A26E9F" w:rsidRDefault="008B4542" w:rsidP="008B4542">
            <w:pPr>
              <w:pStyle w:val="StyleRight0"/>
              <w:keepNext/>
              <w:jc w:val="center"/>
              <w:rPr>
                <w:sz w:val="20"/>
                <w:lang w:val="en-US"/>
              </w:rPr>
            </w:pPr>
            <w:r w:rsidRPr="00A26E9F">
              <w:rPr>
                <w:rFonts w:ascii="Calibri" w:hAnsi="Calibri" w:cs="Calibri"/>
                <w:color w:val="000000"/>
                <w:sz w:val="20"/>
              </w:rPr>
              <w:t>Jan</w:t>
            </w:r>
          </w:p>
        </w:tc>
        <w:tc>
          <w:tcPr>
            <w:tcW w:w="521" w:type="dxa"/>
            <w:vAlign w:val="bottom"/>
          </w:tcPr>
          <w:p w14:paraId="16411574" w14:textId="2130A8F4" w:rsidR="008B4542" w:rsidRPr="00A26E9F" w:rsidRDefault="008B4542" w:rsidP="008B4542">
            <w:pPr>
              <w:pStyle w:val="StyleRight0"/>
              <w:keepNext/>
              <w:jc w:val="center"/>
              <w:rPr>
                <w:sz w:val="20"/>
                <w:lang w:val="en-US"/>
              </w:rPr>
            </w:pPr>
            <w:r w:rsidRPr="00A26E9F">
              <w:rPr>
                <w:rFonts w:ascii="Calibri" w:hAnsi="Calibri" w:cs="Calibri"/>
                <w:color w:val="000000"/>
                <w:sz w:val="20"/>
              </w:rPr>
              <w:t>Feb</w:t>
            </w:r>
          </w:p>
        </w:tc>
        <w:tc>
          <w:tcPr>
            <w:tcW w:w="553" w:type="dxa"/>
            <w:vAlign w:val="bottom"/>
          </w:tcPr>
          <w:p w14:paraId="59E0D1E4" w14:textId="2352DE25" w:rsidR="008B4542" w:rsidRPr="00A26E9F" w:rsidRDefault="008B4542" w:rsidP="008B4542">
            <w:pPr>
              <w:pStyle w:val="StyleRight0"/>
              <w:keepNext/>
              <w:jc w:val="center"/>
              <w:rPr>
                <w:sz w:val="20"/>
                <w:lang w:val="en-US"/>
              </w:rPr>
            </w:pPr>
            <w:r w:rsidRPr="00A26E9F">
              <w:rPr>
                <w:rFonts w:ascii="Calibri" w:hAnsi="Calibri" w:cs="Calibri"/>
                <w:color w:val="000000"/>
                <w:sz w:val="20"/>
              </w:rPr>
              <w:t>Mar</w:t>
            </w:r>
          </w:p>
        </w:tc>
        <w:tc>
          <w:tcPr>
            <w:tcW w:w="507" w:type="dxa"/>
            <w:vAlign w:val="bottom"/>
          </w:tcPr>
          <w:p w14:paraId="20E0EDFF" w14:textId="346AA0FB" w:rsidR="008B4542" w:rsidRPr="00A26E9F" w:rsidRDefault="008B4542" w:rsidP="008B4542">
            <w:pPr>
              <w:pStyle w:val="StyleRight0"/>
              <w:keepNext/>
              <w:jc w:val="center"/>
              <w:rPr>
                <w:sz w:val="20"/>
                <w:lang w:val="en-US"/>
              </w:rPr>
            </w:pPr>
            <w:r w:rsidRPr="00A26E9F">
              <w:rPr>
                <w:rFonts w:ascii="Calibri" w:hAnsi="Calibri" w:cs="Calibri"/>
                <w:color w:val="000000"/>
                <w:sz w:val="20"/>
              </w:rPr>
              <w:t>Apr</w:t>
            </w:r>
          </w:p>
        </w:tc>
        <w:tc>
          <w:tcPr>
            <w:tcW w:w="574" w:type="dxa"/>
            <w:vAlign w:val="bottom"/>
          </w:tcPr>
          <w:p w14:paraId="70172521" w14:textId="380A4831" w:rsidR="008B4542" w:rsidRPr="00A26E9F" w:rsidRDefault="008B4542" w:rsidP="008B4542">
            <w:pPr>
              <w:pStyle w:val="StyleRight0"/>
              <w:keepNext/>
              <w:jc w:val="center"/>
              <w:rPr>
                <w:sz w:val="20"/>
                <w:lang w:val="en-US"/>
              </w:rPr>
            </w:pPr>
            <w:r w:rsidRPr="00A26E9F">
              <w:rPr>
                <w:rFonts w:ascii="Calibri" w:hAnsi="Calibri" w:cs="Calibri"/>
                <w:color w:val="000000"/>
                <w:sz w:val="20"/>
              </w:rPr>
              <w:t>May</w:t>
            </w:r>
          </w:p>
        </w:tc>
        <w:tc>
          <w:tcPr>
            <w:tcW w:w="521" w:type="dxa"/>
            <w:vAlign w:val="bottom"/>
          </w:tcPr>
          <w:p w14:paraId="42F8467E" w14:textId="3E580D22" w:rsidR="008B4542" w:rsidRPr="00A26E9F" w:rsidRDefault="008B4542" w:rsidP="008B4542">
            <w:pPr>
              <w:pStyle w:val="StyleRight0"/>
              <w:keepNext/>
              <w:jc w:val="center"/>
              <w:rPr>
                <w:sz w:val="20"/>
                <w:lang w:val="en-US"/>
              </w:rPr>
            </w:pPr>
            <w:r w:rsidRPr="00A26E9F">
              <w:rPr>
                <w:rFonts w:ascii="Calibri" w:hAnsi="Calibri" w:cs="Calibri"/>
                <w:color w:val="000000"/>
                <w:sz w:val="20"/>
              </w:rPr>
              <w:t>Jun</w:t>
            </w:r>
          </w:p>
        </w:tc>
        <w:tc>
          <w:tcPr>
            <w:tcW w:w="521" w:type="dxa"/>
            <w:vAlign w:val="bottom"/>
          </w:tcPr>
          <w:p w14:paraId="49B53201" w14:textId="405D5E33" w:rsidR="008B4542" w:rsidRPr="00A26E9F" w:rsidRDefault="008B4542" w:rsidP="008B4542">
            <w:pPr>
              <w:pStyle w:val="StyleRight0"/>
              <w:keepNext/>
              <w:jc w:val="center"/>
              <w:rPr>
                <w:sz w:val="20"/>
                <w:lang w:val="en-US"/>
              </w:rPr>
            </w:pPr>
            <w:r w:rsidRPr="00A26E9F">
              <w:rPr>
                <w:rFonts w:ascii="Calibri" w:hAnsi="Calibri" w:cs="Calibri"/>
                <w:color w:val="000000"/>
                <w:sz w:val="20"/>
              </w:rPr>
              <w:t>Jul</w:t>
            </w:r>
          </w:p>
        </w:tc>
        <w:tc>
          <w:tcPr>
            <w:tcW w:w="531" w:type="dxa"/>
            <w:vAlign w:val="bottom"/>
          </w:tcPr>
          <w:p w14:paraId="474C2F39" w14:textId="1629397F" w:rsidR="008B4542" w:rsidRPr="00A26E9F" w:rsidRDefault="008B4542" w:rsidP="008B4542">
            <w:pPr>
              <w:pStyle w:val="StyleRight0"/>
              <w:keepNext/>
              <w:jc w:val="center"/>
              <w:rPr>
                <w:sz w:val="20"/>
                <w:lang w:val="en-US"/>
              </w:rPr>
            </w:pPr>
            <w:r w:rsidRPr="00A26E9F">
              <w:rPr>
                <w:rFonts w:ascii="Calibri" w:hAnsi="Calibri" w:cs="Calibri"/>
                <w:color w:val="000000"/>
                <w:sz w:val="20"/>
              </w:rPr>
              <w:t>Aug</w:t>
            </w:r>
          </w:p>
        </w:tc>
        <w:tc>
          <w:tcPr>
            <w:tcW w:w="521" w:type="dxa"/>
            <w:vAlign w:val="bottom"/>
          </w:tcPr>
          <w:p w14:paraId="50BC75E6" w14:textId="08308517" w:rsidR="008B4542" w:rsidRPr="00A26E9F" w:rsidRDefault="008B4542" w:rsidP="008B4542">
            <w:pPr>
              <w:pStyle w:val="StyleRight0"/>
              <w:keepNext/>
              <w:jc w:val="center"/>
              <w:rPr>
                <w:sz w:val="20"/>
                <w:lang w:val="en-US"/>
              </w:rPr>
            </w:pPr>
            <w:r w:rsidRPr="00A26E9F">
              <w:rPr>
                <w:rFonts w:ascii="Calibri" w:hAnsi="Calibri" w:cs="Calibri"/>
                <w:color w:val="000000"/>
                <w:sz w:val="20"/>
              </w:rPr>
              <w:t>Sep</w:t>
            </w:r>
          </w:p>
        </w:tc>
      </w:tr>
      <w:tr w:rsidR="008B4542" w:rsidRPr="009765ED" w14:paraId="5DF26574" w14:textId="77777777" w:rsidTr="008B4542">
        <w:tc>
          <w:tcPr>
            <w:tcW w:w="1376" w:type="dxa"/>
            <w:vAlign w:val="bottom"/>
          </w:tcPr>
          <w:p w14:paraId="23F8B9E1" w14:textId="59BFD3BB" w:rsidR="008B4542" w:rsidRPr="00A26E9F" w:rsidRDefault="008B4542" w:rsidP="008B4542">
            <w:pPr>
              <w:pStyle w:val="StyleRight0"/>
              <w:keepNext/>
              <w:jc w:val="center"/>
              <w:rPr>
                <w:sz w:val="20"/>
                <w:lang w:val="en-US"/>
              </w:rPr>
            </w:pPr>
            <w:r w:rsidRPr="00A26E9F">
              <w:rPr>
                <w:rFonts w:ascii="Calibri" w:hAnsi="Calibri" w:cs="Calibri"/>
                <w:color w:val="000000"/>
                <w:sz w:val="20"/>
              </w:rPr>
              <w:t>Cannabis (Permitted)</w:t>
            </w:r>
          </w:p>
        </w:tc>
        <w:tc>
          <w:tcPr>
            <w:tcW w:w="808" w:type="dxa"/>
            <w:vAlign w:val="bottom"/>
          </w:tcPr>
          <w:p w14:paraId="22C82691" w14:textId="2BFEB93F" w:rsidR="008B4542" w:rsidRPr="00A26E9F" w:rsidRDefault="008B4542" w:rsidP="008B4542">
            <w:pPr>
              <w:pStyle w:val="StyleRight0"/>
              <w:keepNext/>
              <w:jc w:val="center"/>
              <w:rPr>
                <w:rFonts w:ascii="Calibri" w:hAnsi="Calibri" w:cs="Calibri"/>
                <w:color w:val="000000"/>
                <w:sz w:val="20"/>
              </w:rPr>
            </w:pPr>
            <w:r w:rsidRPr="00A26E9F">
              <w:rPr>
                <w:rFonts w:ascii="Calibri" w:hAnsi="Calibri" w:cs="Calibri"/>
                <w:b/>
                <w:bCs/>
                <w:color w:val="000000"/>
                <w:sz w:val="20"/>
              </w:rPr>
              <w:t>48</w:t>
            </w:r>
          </w:p>
        </w:tc>
        <w:tc>
          <w:tcPr>
            <w:tcW w:w="500" w:type="dxa"/>
            <w:vAlign w:val="bottom"/>
          </w:tcPr>
          <w:p w14:paraId="17FFB1C0" w14:textId="5CB512A6" w:rsidR="008B4542" w:rsidRPr="00A26E9F" w:rsidRDefault="008B4542" w:rsidP="008B4542">
            <w:pPr>
              <w:pStyle w:val="StyleRight0"/>
              <w:keepNext/>
              <w:jc w:val="center"/>
              <w:rPr>
                <w:sz w:val="20"/>
                <w:lang w:val="en-US"/>
              </w:rPr>
            </w:pPr>
            <w:r w:rsidRPr="00A26E9F">
              <w:rPr>
                <w:rFonts w:ascii="Calibri" w:hAnsi="Calibri" w:cs="Calibri"/>
                <w:color w:val="000000"/>
                <w:sz w:val="20"/>
              </w:rPr>
              <w:t>1</w:t>
            </w:r>
          </w:p>
        </w:tc>
        <w:tc>
          <w:tcPr>
            <w:tcW w:w="541" w:type="dxa"/>
            <w:vAlign w:val="bottom"/>
          </w:tcPr>
          <w:p w14:paraId="4752D164" w14:textId="7A8EE6A5" w:rsidR="008B4542" w:rsidRPr="00A26E9F" w:rsidRDefault="008B4542" w:rsidP="008B4542">
            <w:pPr>
              <w:pStyle w:val="StyleRight0"/>
              <w:keepNext/>
              <w:jc w:val="center"/>
              <w:rPr>
                <w:sz w:val="20"/>
                <w:lang w:val="en-US"/>
              </w:rPr>
            </w:pPr>
            <w:r w:rsidRPr="00A26E9F">
              <w:rPr>
                <w:rFonts w:ascii="Calibri" w:hAnsi="Calibri" w:cs="Calibri"/>
                <w:color w:val="000000"/>
                <w:sz w:val="20"/>
              </w:rPr>
              <w:t>9</w:t>
            </w:r>
          </w:p>
        </w:tc>
        <w:tc>
          <w:tcPr>
            <w:tcW w:w="524" w:type="dxa"/>
            <w:vAlign w:val="bottom"/>
          </w:tcPr>
          <w:p w14:paraId="5C7529F1" w14:textId="57333E67" w:rsidR="008B4542" w:rsidRPr="00A26E9F" w:rsidRDefault="008B4542" w:rsidP="008B4542">
            <w:pPr>
              <w:pStyle w:val="StyleRight0"/>
              <w:keepNext/>
              <w:jc w:val="center"/>
              <w:rPr>
                <w:sz w:val="20"/>
                <w:lang w:val="en-US"/>
              </w:rPr>
            </w:pPr>
            <w:r w:rsidRPr="00A26E9F">
              <w:rPr>
                <w:rFonts w:ascii="Calibri" w:hAnsi="Calibri" w:cs="Calibri"/>
                <w:color w:val="000000"/>
                <w:sz w:val="20"/>
              </w:rPr>
              <w:t>7</w:t>
            </w:r>
          </w:p>
        </w:tc>
        <w:tc>
          <w:tcPr>
            <w:tcW w:w="481" w:type="dxa"/>
            <w:vAlign w:val="bottom"/>
          </w:tcPr>
          <w:p w14:paraId="4F37BD79" w14:textId="36379D03" w:rsidR="008B4542" w:rsidRPr="00A26E9F" w:rsidRDefault="008B4542" w:rsidP="008B4542">
            <w:pPr>
              <w:pStyle w:val="StyleRight0"/>
              <w:keepNext/>
              <w:jc w:val="center"/>
              <w:rPr>
                <w:sz w:val="20"/>
                <w:lang w:val="en-US"/>
              </w:rPr>
            </w:pPr>
            <w:r w:rsidRPr="00A26E9F">
              <w:rPr>
                <w:rFonts w:ascii="Calibri" w:hAnsi="Calibri" w:cs="Calibri"/>
                <w:color w:val="000000"/>
                <w:sz w:val="20"/>
              </w:rPr>
              <w:t>10</w:t>
            </w:r>
          </w:p>
        </w:tc>
        <w:tc>
          <w:tcPr>
            <w:tcW w:w="521" w:type="dxa"/>
            <w:vAlign w:val="bottom"/>
          </w:tcPr>
          <w:p w14:paraId="286CA420" w14:textId="27F80A24" w:rsidR="008B4542" w:rsidRPr="00A26E9F" w:rsidRDefault="008B4542" w:rsidP="008B4542">
            <w:pPr>
              <w:pStyle w:val="StyleRight0"/>
              <w:keepNext/>
              <w:jc w:val="center"/>
              <w:rPr>
                <w:sz w:val="20"/>
                <w:lang w:val="en-US"/>
              </w:rPr>
            </w:pPr>
            <w:r w:rsidRPr="00A26E9F">
              <w:rPr>
                <w:rFonts w:ascii="Calibri" w:hAnsi="Calibri" w:cs="Calibri"/>
                <w:color w:val="000000"/>
                <w:sz w:val="20"/>
              </w:rPr>
              <w:t>6</w:t>
            </w:r>
          </w:p>
        </w:tc>
        <w:tc>
          <w:tcPr>
            <w:tcW w:w="553" w:type="dxa"/>
            <w:vAlign w:val="bottom"/>
          </w:tcPr>
          <w:p w14:paraId="6AE118F1" w14:textId="1988D2B0" w:rsidR="008B4542" w:rsidRPr="00A26E9F" w:rsidRDefault="008B4542" w:rsidP="008B4542">
            <w:pPr>
              <w:pStyle w:val="StyleRight0"/>
              <w:keepNext/>
              <w:jc w:val="center"/>
              <w:rPr>
                <w:sz w:val="20"/>
                <w:lang w:val="en-US"/>
              </w:rPr>
            </w:pPr>
            <w:r w:rsidRPr="00A26E9F">
              <w:rPr>
                <w:rFonts w:ascii="Calibri" w:hAnsi="Calibri" w:cs="Calibri"/>
                <w:color w:val="000000"/>
                <w:sz w:val="20"/>
              </w:rPr>
              <w:t>9</w:t>
            </w:r>
          </w:p>
        </w:tc>
        <w:tc>
          <w:tcPr>
            <w:tcW w:w="507" w:type="dxa"/>
            <w:vAlign w:val="bottom"/>
          </w:tcPr>
          <w:p w14:paraId="5886D407" w14:textId="05EA56E7" w:rsidR="008B4542" w:rsidRPr="00A26E9F" w:rsidRDefault="008B4542" w:rsidP="008B4542">
            <w:pPr>
              <w:pStyle w:val="StyleRight0"/>
              <w:keepNext/>
              <w:jc w:val="center"/>
              <w:rPr>
                <w:sz w:val="20"/>
                <w:lang w:val="en-US"/>
              </w:rPr>
            </w:pPr>
            <w:r w:rsidRPr="00A26E9F">
              <w:rPr>
                <w:rFonts w:ascii="Calibri" w:hAnsi="Calibri" w:cs="Calibri"/>
                <w:color w:val="000000"/>
                <w:sz w:val="20"/>
              </w:rPr>
              <w:t>1</w:t>
            </w:r>
          </w:p>
        </w:tc>
        <w:tc>
          <w:tcPr>
            <w:tcW w:w="574" w:type="dxa"/>
            <w:vAlign w:val="bottom"/>
          </w:tcPr>
          <w:p w14:paraId="478101C2" w14:textId="52E79AB0" w:rsidR="008B4542" w:rsidRPr="00A26E9F" w:rsidRDefault="008B4542" w:rsidP="008B4542">
            <w:pPr>
              <w:pStyle w:val="StyleRight0"/>
              <w:keepNext/>
              <w:jc w:val="center"/>
              <w:rPr>
                <w:sz w:val="20"/>
                <w:lang w:val="en-US"/>
              </w:rPr>
            </w:pPr>
            <w:r w:rsidRPr="00A26E9F">
              <w:rPr>
                <w:rFonts w:ascii="Calibri" w:hAnsi="Calibri" w:cs="Calibri"/>
                <w:color w:val="000000"/>
                <w:sz w:val="20"/>
              </w:rPr>
              <w:t>1</w:t>
            </w:r>
          </w:p>
        </w:tc>
        <w:tc>
          <w:tcPr>
            <w:tcW w:w="521" w:type="dxa"/>
            <w:vAlign w:val="bottom"/>
          </w:tcPr>
          <w:p w14:paraId="3B2D5AED" w14:textId="4810A472" w:rsidR="008B4542" w:rsidRPr="00A26E9F" w:rsidRDefault="008B4542" w:rsidP="008B4542">
            <w:pPr>
              <w:pStyle w:val="StyleRight0"/>
              <w:keepNext/>
              <w:jc w:val="center"/>
              <w:rPr>
                <w:sz w:val="20"/>
                <w:lang w:val="en-US"/>
              </w:rPr>
            </w:pPr>
            <w:r w:rsidRPr="00A26E9F">
              <w:rPr>
                <w:rFonts w:ascii="Calibri" w:hAnsi="Calibri" w:cs="Calibri"/>
                <w:color w:val="000000"/>
                <w:sz w:val="20"/>
              </w:rPr>
              <w:t>1</w:t>
            </w:r>
          </w:p>
        </w:tc>
        <w:tc>
          <w:tcPr>
            <w:tcW w:w="521" w:type="dxa"/>
            <w:vAlign w:val="bottom"/>
          </w:tcPr>
          <w:p w14:paraId="5605FBB4" w14:textId="1E7E7E58" w:rsidR="008B4542" w:rsidRPr="00A26E9F" w:rsidRDefault="008B4542" w:rsidP="008B4542">
            <w:pPr>
              <w:pStyle w:val="StyleRight0"/>
              <w:keepNext/>
              <w:jc w:val="center"/>
              <w:rPr>
                <w:sz w:val="20"/>
                <w:lang w:val="en-US"/>
              </w:rPr>
            </w:pPr>
            <w:r w:rsidRPr="00A26E9F">
              <w:rPr>
                <w:rFonts w:ascii="Calibri" w:hAnsi="Calibri" w:cs="Calibri"/>
                <w:color w:val="000000"/>
                <w:sz w:val="20"/>
              </w:rPr>
              <w:t>1</w:t>
            </w:r>
          </w:p>
        </w:tc>
        <w:tc>
          <w:tcPr>
            <w:tcW w:w="531" w:type="dxa"/>
            <w:vAlign w:val="bottom"/>
          </w:tcPr>
          <w:p w14:paraId="3E961EC7" w14:textId="21604E28" w:rsidR="008B4542" w:rsidRPr="00A26E9F" w:rsidRDefault="008B4542" w:rsidP="008B4542">
            <w:pPr>
              <w:pStyle w:val="StyleRight0"/>
              <w:keepNext/>
              <w:jc w:val="center"/>
              <w:rPr>
                <w:sz w:val="20"/>
                <w:lang w:val="en-US"/>
              </w:rPr>
            </w:pPr>
            <w:r w:rsidRPr="00A26E9F">
              <w:rPr>
                <w:rFonts w:ascii="Calibri" w:hAnsi="Calibri" w:cs="Calibri"/>
                <w:color w:val="000000"/>
                <w:sz w:val="20"/>
              </w:rPr>
              <w:t>1</w:t>
            </w:r>
          </w:p>
        </w:tc>
        <w:tc>
          <w:tcPr>
            <w:tcW w:w="521" w:type="dxa"/>
            <w:vAlign w:val="bottom"/>
          </w:tcPr>
          <w:p w14:paraId="202791D6" w14:textId="3B8D5753" w:rsidR="008B4542" w:rsidRPr="00A26E9F" w:rsidRDefault="008B4542" w:rsidP="008B4542">
            <w:pPr>
              <w:pStyle w:val="StyleRight0"/>
              <w:keepNext/>
              <w:jc w:val="center"/>
              <w:rPr>
                <w:sz w:val="20"/>
                <w:lang w:val="en-US"/>
              </w:rPr>
            </w:pPr>
            <w:r w:rsidRPr="00A26E9F">
              <w:rPr>
                <w:rFonts w:ascii="Calibri" w:hAnsi="Calibri" w:cs="Calibri"/>
                <w:color w:val="000000"/>
                <w:sz w:val="20"/>
              </w:rPr>
              <w:t>1</w:t>
            </w:r>
          </w:p>
        </w:tc>
      </w:tr>
      <w:tr w:rsidR="008B4542" w:rsidRPr="009765ED" w14:paraId="5C7D35A9" w14:textId="77777777" w:rsidTr="008B4542">
        <w:tc>
          <w:tcPr>
            <w:tcW w:w="1376" w:type="dxa"/>
            <w:vAlign w:val="bottom"/>
          </w:tcPr>
          <w:p w14:paraId="372AECFB" w14:textId="20EEF8CE" w:rsidR="008B4542" w:rsidRPr="00A26E9F" w:rsidRDefault="008B4542" w:rsidP="008B4542">
            <w:pPr>
              <w:pStyle w:val="StyleRight0"/>
              <w:keepNext/>
              <w:jc w:val="center"/>
              <w:rPr>
                <w:sz w:val="20"/>
                <w:lang w:val="en-US"/>
              </w:rPr>
            </w:pPr>
            <w:r w:rsidRPr="00A26E9F">
              <w:rPr>
                <w:rFonts w:ascii="Calibri" w:hAnsi="Calibri" w:cs="Calibri"/>
                <w:color w:val="000000"/>
                <w:sz w:val="20"/>
              </w:rPr>
              <w:t>Municipal</w:t>
            </w:r>
          </w:p>
        </w:tc>
        <w:tc>
          <w:tcPr>
            <w:tcW w:w="808" w:type="dxa"/>
            <w:vAlign w:val="bottom"/>
          </w:tcPr>
          <w:p w14:paraId="0338B205" w14:textId="66158066" w:rsidR="008B4542" w:rsidRPr="00A26E9F" w:rsidRDefault="008B4542" w:rsidP="008B4542">
            <w:pPr>
              <w:pStyle w:val="StyleRight0"/>
              <w:keepNext/>
              <w:jc w:val="center"/>
              <w:rPr>
                <w:rFonts w:ascii="Calibri" w:hAnsi="Calibri" w:cs="Calibri"/>
                <w:color w:val="000000"/>
                <w:sz w:val="20"/>
              </w:rPr>
            </w:pPr>
            <w:r w:rsidRPr="00A26E9F">
              <w:rPr>
                <w:rFonts w:ascii="Calibri" w:hAnsi="Calibri" w:cs="Calibri"/>
                <w:b/>
                <w:bCs/>
                <w:color w:val="000000"/>
                <w:sz w:val="20"/>
              </w:rPr>
              <w:t>647</w:t>
            </w:r>
          </w:p>
        </w:tc>
        <w:tc>
          <w:tcPr>
            <w:tcW w:w="500" w:type="dxa"/>
            <w:vAlign w:val="bottom"/>
          </w:tcPr>
          <w:p w14:paraId="04D22ADC" w14:textId="79FFF848" w:rsidR="008B4542" w:rsidRPr="00A26E9F" w:rsidRDefault="008B4542" w:rsidP="008B4542">
            <w:pPr>
              <w:pStyle w:val="StyleRight0"/>
              <w:keepNext/>
              <w:jc w:val="center"/>
              <w:rPr>
                <w:sz w:val="20"/>
                <w:lang w:val="en-US"/>
              </w:rPr>
            </w:pPr>
            <w:r w:rsidRPr="00A26E9F">
              <w:rPr>
                <w:rFonts w:ascii="Calibri" w:hAnsi="Calibri" w:cs="Calibri"/>
                <w:color w:val="000000"/>
                <w:sz w:val="20"/>
              </w:rPr>
              <w:t>54</w:t>
            </w:r>
          </w:p>
        </w:tc>
        <w:tc>
          <w:tcPr>
            <w:tcW w:w="541" w:type="dxa"/>
            <w:vAlign w:val="bottom"/>
          </w:tcPr>
          <w:p w14:paraId="0DC2ECF4" w14:textId="00972AB5" w:rsidR="008B4542" w:rsidRPr="00A26E9F" w:rsidRDefault="008B4542" w:rsidP="008B4542">
            <w:pPr>
              <w:pStyle w:val="StyleRight0"/>
              <w:keepNext/>
              <w:jc w:val="center"/>
              <w:rPr>
                <w:sz w:val="20"/>
                <w:lang w:val="en-US"/>
              </w:rPr>
            </w:pPr>
            <w:r w:rsidRPr="00A26E9F">
              <w:rPr>
                <w:rFonts w:ascii="Calibri" w:hAnsi="Calibri" w:cs="Calibri"/>
                <w:color w:val="000000"/>
                <w:sz w:val="20"/>
              </w:rPr>
              <w:t>46</w:t>
            </w:r>
          </w:p>
        </w:tc>
        <w:tc>
          <w:tcPr>
            <w:tcW w:w="524" w:type="dxa"/>
            <w:vAlign w:val="bottom"/>
          </w:tcPr>
          <w:p w14:paraId="70DFC255" w14:textId="424E07E5" w:rsidR="008B4542" w:rsidRPr="00A26E9F" w:rsidRDefault="008B4542" w:rsidP="008B4542">
            <w:pPr>
              <w:pStyle w:val="StyleRight0"/>
              <w:keepNext/>
              <w:jc w:val="center"/>
              <w:rPr>
                <w:sz w:val="20"/>
                <w:lang w:val="en-US"/>
              </w:rPr>
            </w:pPr>
            <w:r w:rsidRPr="00A26E9F">
              <w:rPr>
                <w:rFonts w:ascii="Calibri" w:hAnsi="Calibri" w:cs="Calibri"/>
                <w:color w:val="000000"/>
                <w:sz w:val="20"/>
              </w:rPr>
              <w:t>44</w:t>
            </w:r>
          </w:p>
        </w:tc>
        <w:tc>
          <w:tcPr>
            <w:tcW w:w="481" w:type="dxa"/>
            <w:vAlign w:val="bottom"/>
          </w:tcPr>
          <w:p w14:paraId="0A08F482" w14:textId="5BDF321F" w:rsidR="008B4542" w:rsidRPr="00A26E9F" w:rsidRDefault="008B4542" w:rsidP="008B4542">
            <w:pPr>
              <w:pStyle w:val="StyleRight0"/>
              <w:keepNext/>
              <w:jc w:val="center"/>
              <w:rPr>
                <w:sz w:val="20"/>
                <w:lang w:val="en-US"/>
              </w:rPr>
            </w:pPr>
            <w:r w:rsidRPr="00A26E9F">
              <w:rPr>
                <w:rFonts w:ascii="Calibri" w:hAnsi="Calibri" w:cs="Calibri"/>
                <w:color w:val="000000"/>
                <w:sz w:val="20"/>
              </w:rPr>
              <w:t>45</w:t>
            </w:r>
          </w:p>
        </w:tc>
        <w:tc>
          <w:tcPr>
            <w:tcW w:w="521" w:type="dxa"/>
            <w:vAlign w:val="bottom"/>
          </w:tcPr>
          <w:p w14:paraId="1498C49E" w14:textId="45BDEA75" w:rsidR="008B4542" w:rsidRPr="00A26E9F" w:rsidRDefault="008B4542" w:rsidP="008B4542">
            <w:pPr>
              <w:pStyle w:val="StyleRight0"/>
              <w:keepNext/>
              <w:jc w:val="center"/>
              <w:rPr>
                <w:sz w:val="20"/>
                <w:lang w:val="en-US"/>
              </w:rPr>
            </w:pPr>
            <w:r w:rsidRPr="00A26E9F">
              <w:rPr>
                <w:rFonts w:ascii="Calibri" w:hAnsi="Calibri" w:cs="Calibri"/>
                <w:color w:val="000000"/>
                <w:sz w:val="20"/>
              </w:rPr>
              <w:t>43</w:t>
            </w:r>
          </w:p>
        </w:tc>
        <w:tc>
          <w:tcPr>
            <w:tcW w:w="553" w:type="dxa"/>
            <w:vAlign w:val="bottom"/>
          </w:tcPr>
          <w:p w14:paraId="43BBAD60" w14:textId="040D26F9" w:rsidR="008B4542" w:rsidRPr="00A26E9F" w:rsidRDefault="008B4542" w:rsidP="008B4542">
            <w:pPr>
              <w:pStyle w:val="StyleRight0"/>
              <w:keepNext/>
              <w:jc w:val="center"/>
              <w:rPr>
                <w:sz w:val="20"/>
                <w:lang w:val="en-US"/>
              </w:rPr>
            </w:pPr>
            <w:r w:rsidRPr="00A26E9F">
              <w:rPr>
                <w:rFonts w:ascii="Calibri" w:hAnsi="Calibri" w:cs="Calibri"/>
                <w:color w:val="000000"/>
                <w:sz w:val="20"/>
              </w:rPr>
              <w:t>45</w:t>
            </w:r>
          </w:p>
        </w:tc>
        <w:tc>
          <w:tcPr>
            <w:tcW w:w="507" w:type="dxa"/>
            <w:vAlign w:val="bottom"/>
          </w:tcPr>
          <w:p w14:paraId="11F71CC3" w14:textId="2861F626" w:rsidR="008B4542" w:rsidRPr="00A26E9F" w:rsidRDefault="008B4542" w:rsidP="008B4542">
            <w:pPr>
              <w:pStyle w:val="StyleRight0"/>
              <w:keepNext/>
              <w:jc w:val="center"/>
              <w:rPr>
                <w:sz w:val="20"/>
                <w:lang w:val="en-US"/>
              </w:rPr>
            </w:pPr>
            <w:r w:rsidRPr="00A26E9F">
              <w:rPr>
                <w:rFonts w:ascii="Calibri" w:hAnsi="Calibri" w:cs="Calibri"/>
                <w:color w:val="000000"/>
                <w:sz w:val="20"/>
              </w:rPr>
              <w:t>44</w:t>
            </w:r>
          </w:p>
        </w:tc>
        <w:tc>
          <w:tcPr>
            <w:tcW w:w="574" w:type="dxa"/>
            <w:vAlign w:val="bottom"/>
          </w:tcPr>
          <w:p w14:paraId="501712FF" w14:textId="42AA7503" w:rsidR="008B4542" w:rsidRPr="00A26E9F" w:rsidRDefault="008B4542" w:rsidP="008B4542">
            <w:pPr>
              <w:pStyle w:val="StyleRight0"/>
              <w:keepNext/>
              <w:jc w:val="center"/>
              <w:rPr>
                <w:sz w:val="20"/>
                <w:lang w:val="en-US"/>
              </w:rPr>
            </w:pPr>
            <w:r w:rsidRPr="00A26E9F">
              <w:rPr>
                <w:rFonts w:ascii="Calibri" w:hAnsi="Calibri" w:cs="Calibri"/>
                <w:color w:val="000000"/>
                <w:sz w:val="20"/>
              </w:rPr>
              <w:t>50</w:t>
            </w:r>
          </w:p>
        </w:tc>
        <w:tc>
          <w:tcPr>
            <w:tcW w:w="521" w:type="dxa"/>
            <w:vAlign w:val="bottom"/>
          </w:tcPr>
          <w:p w14:paraId="20409648" w14:textId="61730CED" w:rsidR="008B4542" w:rsidRPr="00A26E9F" w:rsidRDefault="008B4542" w:rsidP="008B4542">
            <w:pPr>
              <w:pStyle w:val="StyleRight0"/>
              <w:keepNext/>
              <w:jc w:val="center"/>
              <w:rPr>
                <w:sz w:val="20"/>
                <w:lang w:val="en-US"/>
              </w:rPr>
            </w:pPr>
            <w:r w:rsidRPr="00A26E9F">
              <w:rPr>
                <w:rFonts w:ascii="Calibri" w:hAnsi="Calibri" w:cs="Calibri"/>
                <w:color w:val="000000"/>
                <w:sz w:val="20"/>
              </w:rPr>
              <w:t>58</w:t>
            </w:r>
          </w:p>
        </w:tc>
        <w:tc>
          <w:tcPr>
            <w:tcW w:w="521" w:type="dxa"/>
            <w:vAlign w:val="bottom"/>
          </w:tcPr>
          <w:p w14:paraId="68D2133B" w14:textId="15168BF1" w:rsidR="008B4542" w:rsidRPr="00A26E9F" w:rsidRDefault="008B4542" w:rsidP="008B4542">
            <w:pPr>
              <w:pStyle w:val="StyleRight0"/>
              <w:keepNext/>
              <w:jc w:val="center"/>
              <w:rPr>
                <w:sz w:val="20"/>
                <w:lang w:val="en-US"/>
              </w:rPr>
            </w:pPr>
            <w:r w:rsidRPr="00A26E9F">
              <w:rPr>
                <w:rFonts w:ascii="Calibri" w:hAnsi="Calibri" w:cs="Calibri"/>
                <w:color w:val="000000"/>
                <w:sz w:val="20"/>
              </w:rPr>
              <w:t>69</w:t>
            </w:r>
          </w:p>
        </w:tc>
        <w:tc>
          <w:tcPr>
            <w:tcW w:w="531" w:type="dxa"/>
            <w:vAlign w:val="bottom"/>
          </w:tcPr>
          <w:p w14:paraId="5E38BEC9" w14:textId="26244B8F" w:rsidR="008B4542" w:rsidRPr="00A26E9F" w:rsidRDefault="008B4542" w:rsidP="008B4542">
            <w:pPr>
              <w:pStyle w:val="StyleRight0"/>
              <w:keepNext/>
              <w:jc w:val="center"/>
              <w:rPr>
                <w:sz w:val="20"/>
                <w:lang w:val="en-US"/>
              </w:rPr>
            </w:pPr>
            <w:r w:rsidRPr="00A26E9F">
              <w:rPr>
                <w:rFonts w:ascii="Calibri" w:hAnsi="Calibri" w:cs="Calibri"/>
                <w:color w:val="000000"/>
                <w:sz w:val="20"/>
              </w:rPr>
              <w:t>80</w:t>
            </w:r>
          </w:p>
        </w:tc>
        <w:tc>
          <w:tcPr>
            <w:tcW w:w="521" w:type="dxa"/>
            <w:vAlign w:val="bottom"/>
          </w:tcPr>
          <w:p w14:paraId="41FC04A1" w14:textId="3B6C3A14" w:rsidR="008B4542" w:rsidRPr="00A26E9F" w:rsidRDefault="008B4542" w:rsidP="008B4542">
            <w:pPr>
              <w:pStyle w:val="StyleRight0"/>
              <w:keepNext/>
              <w:jc w:val="center"/>
              <w:rPr>
                <w:sz w:val="20"/>
                <w:lang w:val="en-US"/>
              </w:rPr>
            </w:pPr>
            <w:r w:rsidRPr="00A26E9F">
              <w:rPr>
                <w:rFonts w:ascii="Calibri" w:hAnsi="Calibri" w:cs="Calibri"/>
                <w:color w:val="000000"/>
                <w:sz w:val="20"/>
              </w:rPr>
              <w:t>69</w:t>
            </w:r>
          </w:p>
        </w:tc>
      </w:tr>
      <w:tr w:rsidR="008B4542" w:rsidRPr="009765ED" w14:paraId="3554D21D" w14:textId="77777777" w:rsidTr="008B4542">
        <w:tc>
          <w:tcPr>
            <w:tcW w:w="1376" w:type="dxa"/>
            <w:vAlign w:val="bottom"/>
          </w:tcPr>
          <w:p w14:paraId="4A806B76" w14:textId="77D0EE5E" w:rsidR="008B4542" w:rsidRPr="00A26E9F" w:rsidRDefault="008B4542" w:rsidP="008B4542">
            <w:pPr>
              <w:pStyle w:val="StyleRight0"/>
              <w:keepNext/>
              <w:jc w:val="center"/>
              <w:rPr>
                <w:sz w:val="20"/>
                <w:lang w:val="en-US"/>
              </w:rPr>
            </w:pPr>
            <w:r w:rsidRPr="00A26E9F">
              <w:rPr>
                <w:rFonts w:ascii="Calibri" w:hAnsi="Calibri" w:cs="Calibri"/>
                <w:color w:val="000000"/>
                <w:sz w:val="20"/>
              </w:rPr>
              <w:t>Irrigation</w:t>
            </w:r>
          </w:p>
        </w:tc>
        <w:tc>
          <w:tcPr>
            <w:tcW w:w="808" w:type="dxa"/>
            <w:vAlign w:val="bottom"/>
          </w:tcPr>
          <w:p w14:paraId="20538867" w14:textId="61EBB314" w:rsidR="008B4542" w:rsidRPr="00A26E9F" w:rsidRDefault="008B4542" w:rsidP="008B4542">
            <w:pPr>
              <w:pStyle w:val="StyleRight0"/>
              <w:keepNext/>
              <w:jc w:val="center"/>
              <w:rPr>
                <w:rFonts w:ascii="Calibri" w:hAnsi="Calibri" w:cs="Calibri"/>
                <w:color w:val="000000"/>
                <w:sz w:val="20"/>
              </w:rPr>
            </w:pPr>
            <w:r w:rsidRPr="00A26E9F">
              <w:rPr>
                <w:rFonts w:ascii="Calibri" w:hAnsi="Calibri" w:cs="Calibri"/>
                <w:b/>
                <w:bCs/>
                <w:color w:val="000000"/>
                <w:sz w:val="20"/>
              </w:rPr>
              <w:t>1425</w:t>
            </w:r>
          </w:p>
        </w:tc>
        <w:tc>
          <w:tcPr>
            <w:tcW w:w="500" w:type="dxa"/>
            <w:vAlign w:val="bottom"/>
          </w:tcPr>
          <w:p w14:paraId="3BA76A41" w14:textId="43239F54" w:rsidR="008B4542" w:rsidRPr="00A26E9F" w:rsidRDefault="008B4542" w:rsidP="008B4542">
            <w:pPr>
              <w:pStyle w:val="StyleRight0"/>
              <w:keepNext/>
              <w:jc w:val="center"/>
              <w:rPr>
                <w:sz w:val="20"/>
                <w:lang w:val="en-US"/>
              </w:rPr>
            </w:pPr>
            <w:r w:rsidRPr="00A26E9F">
              <w:rPr>
                <w:rFonts w:ascii="Calibri" w:hAnsi="Calibri" w:cs="Calibri"/>
                <w:color w:val="000000"/>
                <w:sz w:val="20"/>
              </w:rPr>
              <w:t>96</w:t>
            </w:r>
          </w:p>
        </w:tc>
        <w:tc>
          <w:tcPr>
            <w:tcW w:w="541" w:type="dxa"/>
            <w:vAlign w:val="bottom"/>
          </w:tcPr>
          <w:p w14:paraId="20A41808" w14:textId="4FFE0448" w:rsidR="008B4542" w:rsidRPr="00A26E9F" w:rsidRDefault="008B4542" w:rsidP="008B4542">
            <w:pPr>
              <w:pStyle w:val="StyleRight0"/>
              <w:keepNext/>
              <w:jc w:val="center"/>
              <w:rPr>
                <w:sz w:val="20"/>
                <w:lang w:val="en-US"/>
              </w:rPr>
            </w:pPr>
            <w:r w:rsidRPr="00A26E9F">
              <w:rPr>
                <w:rFonts w:ascii="Calibri" w:hAnsi="Calibri" w:cs="Calibri"/>
                <w:color w:val="000000"/>
                <w:sz w:val="20"/>
              </w:rPr>
              <w:t>316</w:t>
            </w:r>
          </w:p>
        </w:tc>
        <w:tc>
          <w:tcPr>
            <w:tcW w:w="524" w:type="dxa"/>
            <w:vAlign w:val="bottom"/>
          </w:tcPr>
          <w:p w14:paraId="5186FEA9" w14:textId="5EF71572" w:rsidR="008B4542" w:rsidRPr="00A26E9F" w:rsidRDefault="008B4542" w:rsidP="008B4542">
            <w:pPr>
              <w:pStyle w:val="StyleRight0"/>
              <w:keepNext/>
              <w:jc w:val="center"/>
              <w:rPr>
                <w:sz w:val="20"/>
                <w:lang w:val="en-US"/>
              </w:rPr>
            </w:pPr>
            <w:r w:rsidRPr="00A26E9F">
              <w:rPr>
                <w:rFonts w:ascii="Calibri" w:hAnsi="Calibri" w:cs="Calibri"/>
                <w:color w:val="000000"/>
                <w:sz w:val="20"/>
              </w:rPr>
              <w:t>52</w:t>
            </w:r>
          </w:p>
        </w:tc>
        <w:tc>
          <w:tcPr>
            <w:tcW w:w="481" w:type="dxa"/>
            <w:vAlign w:val="bottom"/>
          </w:tcPr>
          <w:p w14:paraId="523AAB45" w14:textId="0F7496CF" w:rsidR="008B4542" w:rsidRPr="00A26E9F" w:rsidRDefault="008B4542" w:rsidP="008B4542">
            <w:pPr>
              <w:pStyle w:val="StyleRight0"/>
              <w:keepNext/>
              <w:jc w:val="center"/>
              <w:rPr>
                <w:sz w:val="20"/>
                <w:lang w:val="en-US"/>
              </w:rPr>
            </w:pPr>
            <w:r w:rsidRPr="00A26E9F">
              <w:rPr>
                <w:rFonts w:ascii="Calibri" w:hAnsi="Calibri" w:cs="Calibri"/>
                <w:color w:val="000000"/>
                <w:sz w:val="20"/>
              </w:rPr>
              <w:t>98</w:t>
            </w:r>
          </w:p>
        </w:tc>
        <w:tc>
          <w:tcPr>
            <w:tcW w:w="521" w:type="dxa"/>
            <w:vAlign w:val="bottom"/>
          </w:tcPr>
          <w:p w14:paraId="2FC95108" w14:textId="18B9E457" w:rsidR="008B4542" w:rsidRPr="00A26E9F" w:rsidRDefault="008B4542" w:rsidP="008B4542">
            <w:pPr>
              <w:pStyle w:val="StyleRight0"/>
              <w:keepNext/>
              <w:jc w:val="center"/>
              <w:rPr>
                <w:sz w:val="20"/>
                <w:lang w:val="en-US"/>
              </w:rPr>
            </w:pPr>
            <w:r w:rsidRPr="00A26E9F">
              <w:rPr>
                <w:rFonts w:ascii="Calibri" w:hAnsi="Calibri" w:cs="Calibri"/>
                <w:color w:val="000000"/>
                <w:sz w:val="20"/>
              </w:rPr>
              <w:t>106</w:t>
            </w:r>
          </w:p>
        </w:tc>
        <w:tc>
          <w:tcPr>
            <w:tcW w:w="553" w:type="dxa"/>
            <w:vAlign w:val="bottom"/>
          </w:tcPr>
          <w:p w14:paraId="59366703" w14:textId="082D0AE6" w:rsidR="008B4542" w:rsidRPr="00A26E9F" w:rsidRDefault="008B4542" w:rsidP="008B4542">
            <w:pPr>
              <w:pStyle w:val="StyleRight0"/>
              <w:keepNext/>
              <w:jc w:val="center"/>
              <w:rPr>
                <w:sz w:val="20"/>
                <w:lang w:val="en-US"/>
              </w:rPr>
            </w:pPr>
            <w:r w:rsidRPr="00A26E9F">
              <w:rPr>
                <w:rFonts w:ascii="Calibri" w:hAnsi="Calibri" w:cs="Calibri"/>
                <w:color w:val="000000"/>
                <w:sz w:val="20"/>
              </w:rPr>
              <w:t>94</w:t>
            </w:r>
          </w:p>
        </w:tc>
        <w:tc>
          <w:tcPr>
            <w:tcW w:w="507" w:type="dxa"/>
            <w:vAlign w:val="bottom"/>
          </w:tcPr>
          <w:p w14:paraId="171AC665" w14:textId="20007EAC" w:rsidR="008B4542" w:rsidRPr="00A26E9F" w:rsidRDefault="008B4542" w:rsidP="008B4542">
            <w:pPr>
              <w:pStyle w:val="StyleRight0"/>
              <w:keepNext/>
              <w:jc w:val="center"/>
              <w:rPr>
                <w:sz w:val="20"/>
                <w:lang w:val="en-US"/>
              </w:rPr>
            </w:pPr>
            <w:r w:rsidRPr="00A26E9F">
              <w:rPr>
                <w:rFonts w:ascii="Calibri" w:hAnsi="Calibri" w:cs="Calibri"/>
                <w:color w:val="000000"/>
                <w:sz w:val="20"/>
              </w:rPr>
              <w:t>67</w:t>
            </w:r>
          </w:p>
        </w:tc>
        <w:tc>
          <w:tcPr>
            <w:tcW w:w="574" w:type="dxa"/>
            <w:vAlign w:val="bottom"/>
          </w:tcPr>
          <w:p w14:paraId="7939BE2B" w14:textId="2F595D38" w:rsidR="008B4542" w:rsidRPr="00A26E9F" w:rsidRDefault="008B4542" w:rsidP="008B4542">
            <w:pPr>
              <w:pStyle w:val="StyleRight0"/>
              <w:keepNext/>
              <w:jc w:val="center"/>
              <w:rPr>
                <w:sz w:val="20"/>
                <w:lang w:val="en-US"/>
              </w:rPr>
            </w:pPr>
            <w:r w:rsidRPr="00A26E9F">
              <w:rPr>
                <w:rFonts w:ascii="Calibri" w:hAnsi="Calibri" w:cs="Calibri"/>
                <w:color w:val="000000"/>
                <w:sz w:val="20"/>
              </w:rPr>
              <w:t>74</w:t>
            </w:r>
          </w:p>
        </w:tc>
        <w:tc>
          <w:tcPr>
            <w:tcW w:w="521" w:type="dxa"/>
            <w:vAlign w:val="bottom"/>
          </w:tcPr>
          <w:p w14:paraId="374181A4" w14:textId="210F1C0D" w:rsidR="008B4542" w:rsidRPr="00A26E9F" w:rsidRDefault="008B4542" w:rsidP="008B4542">
            <w:pPr>
              <w:pStyle w:val="StyleRight0"/>
              <w:keepNext/>
              <w:jc w:val="center"/>
              <w:rPr>
                <w:sz w:val="20"/>
                <w:lang w:val="en-US"/>
              </w:rPr>
            </w:pPr>
            <w:r w:rsidRPr="00A26E9F">
              <w:rPr>
                <w:rFonts w:ascii="Calibri" w:hAnsi="Calibri" w:cs="Calibri"/>
                <w:color w:val="000000"/>
                <w:sz w:val="20"/>
              </w:rPr>
              <w:t>122</w:t>
            </w:r>
          </w:p>
        </w:tc>
        <w:tc>
          <w:tcPr>
            <w:tcW w:w="521" w:type="dxa"/>
            <w:vAlign w:val="bottom"/>
          </w:tcPr>
          <w:p w14:paraId="67173A88" w14:textId="217BE7B0" w:rsidR="008B4542" w:rsidRPr="00A26E9F" w:rsidRDefault="008B4542" w:rsidP="008B4542">
            <w:pPr>
              <w:pStyle w:val="StyleRight0"/>
              <w:keepNext/>
              <w:jc w:val="center"/>
              <w:rPr>
                <w:sz w:val="20"/>
                <w:lang w:val="en-US"/>
              </w:rPr>
            </w:pPr>
            <w:r w:rsidRPr="00A26E9F">
              <w:rPr>
                <w:rFonts w:ascii="Calibri" w:hAnsi="Calibri" w:cs="Calibri"/>
                <w:color w:val="000000"/>
                <w:sz w:val="20"/>
              </w:rPr>
              <w:t>145</w:t>
            </w:r>
          </w:p>
        </w:tc>
        <w:tc>
          <w:tcPr>
            <w:tcW w:w="531" w:type="dxa"/>
            <w:vAlign w:val="bottom"/>
          </w:tcPr>
          <w:p w14:paraId="012D57F7" w14:textId="62361734" w:rsidR="008B4542" w:rsidRPr="00A26E9F" w:rsidRDefault="008B4542" w:rsidP="008B4542">
            <w:pPr>
              <w:pStyle w:val="StyleRight0"/>
              <w:keepNext/>
              <w:jc w:val="center"/>
              <w:rPr>
                <w:sz w:val="20"/>
                <w:lang w:val="en-US"/>
              </w:rPr>
            </w:pPr>
            <w:r w:rsidRPr="00A26E9F">
              <w:rPr>
                <w:rFonts w:ascii="Calibri" w:hAnsi="Calibri" w:cs="Calibri"/>
                <w:color w:val="000000"/>
                <w:sz w:val="20"/>
              </w:rPr>
              <w:t>143</w:t>
            </w:r>
          </w:p>
        </w:tc>
        <w:tc>
          <w:tcPr>
            <w:tcW w:w="521" w:type="dxa"/>
            <w:vAlign w:val="bottom"/>
          </w:tcPr>
          <w:p w14:paraId="43944911" w14:textId="396D3856" w:rsidR="008B4542" w:rsidRPr="00A26E9F" w:rsidRDefault="008B4542" w:rsidP="008B4542">
            <w:pPr>
              <w:pStyle w:val="StyleRight0"/>
              <w:keepNext/>
              <w:jc w:val="center"/>
              <w:rPr>
                <w:sz w:val="20"/>
                <w:lang w:val="en-US"/>
              </w:rPr>
            </w:pPr>
            <w:r w:rsidRPr="00A26E9F">
              <w:rPr>
                <w:rFonts w:ascii="Calibri" w:hAnsi="Calibri" w:cs="Calibri"/>
                <w:color w:val="000000"/>
                <w:sz w:val="20"/>
              </w:rPr>
              <w:t>112</w:t>
            </w:r>
          </w:p>
        </w:tc>
      </w:tr>
      <w:tr w:rsidR="008B4542" w:rsidRPr="009765ED" w14:paraId="159335AA" w14:textId="77777777" w:rsidTr="008B4542">
        <w:tc>
          <w:tcPr>
            <w:tcW w:w="1376" w:type="dxa"/>
            <w:vAlign w:val="bottom"/>
          </w:tcPr>
          <w:p w14:paraId="05C5C4C3" w14:textId="2ACC4427" w:rsidR="008B4542" w:rsidRPr="00A26E9F" w:rsidRDefault="008B4542" w:rsidP="008B4542">
            <w:pPr>
              <w:pStyle w:val="StyleRight0"/>
              <w:keepNext/>
              <w:jc w:val="center"/>
              <w:rPr>
                <w:sz w:val="20"/>
                <w:lang w:val="en-US"/>
              </w:rPr>
            </w:pPr>
            <w:r w:rsidRPr="00A26E9F">
              <w:rPr>
                <w:rFonts w:ascii="Calibri" w:hAnsi="Calibri" w:cs="Calibri"/>
                <w:color w:val="000000"/>
                <w:sz w:val="20"/>
              </w:rPr>
              <w:t>Recreation</w:t>
            </w:r>
          </w:p>
        </w:tc>
        <w:tc>
          <w:tcPr>
            <w:tcW w:w="808" w:type="dxa"/>
            <w:vAlign w:val="bottom"/>
          </w:tcPr>
          <w:p w14:paraId="2A7376B2" w14:textId="2A41E0EE" w:rsidR="008B4542" w:rsidRPr="00A26E9F" w:rsidRDefault="008B4542" w:rsidP="008B4542">
            <w:pPr>
              <w:pStyle w:val="StyleRight0"/>
              <w:keepNext/>
              <w:jc w:val="center"/>
              <w:rPr>
                <w:rFonts w:ascii="Calibri" w:hAnsi="Calibri" w:cs="Calibri"/>
                <w:color w:val="000000"/>
                <w:sz w:val="20"/>
              </w:rPr>
            </w:pPr>
            <w:r w:rsidRPr="00A26E9F">
              <w:rPr>
                <w:rFonts w:ascii="Calibri" w:hAnsi="Calibri" w:cs="Calibri"/>
                <w:b/>
                <w:bCs/>
                <w:color w:val="000000"/>
                <w:sz w:val="20"/>
              </w:rPr>
              <w:t>42</w:t>
            </w:r>
          </w:p>
        </w:tc>
        <w:tc>
          <w:tcPr>
            <w:tcW w:w="500" w:type="dxa"/>
            <w:vAlign w:val="bottom"/>
          </w:tcPr>
          <w:p w14:paraId="0F1A1455" w14:textId="5F6CAF0E" w:rsidR="008B4542" w:rsidRPr="00A26E9F" w:rsidRDefault="008B4542" w:rsidP="008B4542">
            <w:pPr>
              <w:pStyle w:val="StyleRight0"/>
              <w:keepNext/>
              <w:jc w:val="center"/>
              <w:rPr>
                <w:sz w:val="20"/>
                <w:lang w:val="en-US"/>
              </w:rPr>
            </w:pPr>
            <w:r w:rsidRPr="00A26E9F">
              <w:rPr>
                <w:rFonts w:ascii="Calibri" w:hAnsi="Calibri" w:cs="Calibri"/>
                <w:color w:val="000000"/>
                <w:sz w:val="20"/>
              </w:rPr>
              <w:t>2</w:t>
            </w:r>
          </w:p>
        </w:tc>
        <w:tc>
          <w:tcPr>
            <w:tcW w:w="541" w:type="dxa"/>
            <w:vAlign w:val="bottom"/>
          </w:tcPr>
          <w:p w14:paraId="768AA9C9" w14:textId="57D9DA70" w:rsidR="008B4542" w:rsidRPr="00A26E9F" w:rsidRDefault="008B4542" w:rsidP="008B4542">
            <w:pPr>
              <w:pStyle w:val="StyleRight0"/>
              <w:keepNext/>
              <w:jc w:val="center"/>
              <w:rPr>
                <w:sz w:val="20"/>
                <w:lang w:val="en-US"/>
              </w:rPr>
            </w:pPr>
            <w:r w:rsidRPr="00A26E9F">
              <w:rPr>
                <w:rFonts w:ascii="Calibri" w:hAnsi="Calibri" w:cs="Calibri"/>
                <w:color w:val="000000"/>
                <w:sz w:val="20"/>
              </w:rPr>
              <w:t>2</w:t>
            </w:r>
          </w:p>
        </w:tc>
        <w:tc>
          <w:tcPr>
            <w:tcW w:w="524" w:type="dxa"/>
            <w:vAlign w:val="bottom"/>
          </w:tcPr>
          <w:p w14:paraId="40A08AF7" w14:textId="5B9DDD84" w:rsidR="008B4542" w:rsidRPr="00A26E9F" w:rsidRDefault="008B4542" w:rsidP="008B4542">
            <w:pPr>
              <w:pStyle w:val="StyleRight0"/>
              <w:keepNext/>
              <w:jc w:val="center"/>
              <w:rPr>
                <w:sz w:val="20"/>
                <w:lang w:val="en-US"/>
              </w:rPr>
            </w:pPr>
            <w:r w:rsidRPr="00A26E9F">
              <w:rPr>
                <w:rFonts w:ascii="Calibri" w:hAnsi="Calibri" w:cs="Calibri"/>
                <w:color w:val="000000"/>
                <w:sz w:val="20"/>
              </w:rPr>
              <w:t>3</w:t>
            </w:r>
          </w:p>
        </w:tc>
        <w:tc>
          <w:tcPr>
            <w:tcW w:w="481" w:type="dxa"/>
            <w:vAlign w:val="bottom"/>
          </w:tcPr>
          <w:p w14:paraId="6A0004D0" w14:textId="52480132" w:rsidR="008B4542" w:rsidRPr="00A26E9F" w:rsidRDefault="008B4542" w:rsidP="008B4542">
            <w:pPr>
              <w:pStyle w:val="StyleRight0"/>
              <w:keepNext/>
              <w:jc w:val="center"/>
              <w:rPr>
                <w:sz w:val="20"/>
                <w:lang w:val="en-US"/>
              </w:rPr>
            </w:pPr>
            <w:r w:rsidRPr="00A26E9F">
              <w:rPr>
                <w:rFonts w:ascii="Calibri" w:hAnsi="Calibri" w:cs="Calibri"/>
                <w:color w:val="000000"/>
                <w:sz w:val="20"/>
              </w:rPr>
              <w:t>4</w:t>
            </w:r>
          </w:p>
        </w:tc>
        <w:tc>
          <w:tcPr>
            <w:tcW w:w="521" w:type="dxa"/>
            <w:vAlign w:val="bottom"/>
          </w:tcPr>
          <w:p w14:paraId="1DC58CA9" w14:textId="2F62B8C0" w:rsidR="008B4542" w:rsidRPr="00A26E9F" w:rsidRDefault="008B4542" w:rsidP="008B4542">
            <w:pPr>
              <w:pStyle w:val="StyleRight0"/>
              <w:keepNext/>
              <w:jc w:val="center"/>
              <w:rPr>
                <w:sz w:val="20"/>
                <w:lang w:val="en-US"/>
              </w:rPr>
            </w:pPr>
            <w:r w:rsidRPr="00A26E9F">
              <w:rPr>
                <w:rFonts w:ascii="Calibri" w:hAnsi="Calibri" w:cs="Calibri"/>
                <w:color w:val="000000"/>
                <w:sz w:val="20"/>
              </w:rPr>
              <w:t>5</w:t>
            </w:r>
          </w:p>
        </w:tc>
        <w:tc>
          <w:tcPr>
            <w:tcW w:w="553" w:type="dxa"/>
            <w:vAlign w:val="bottom"/>
          </w:tcPr>
          <w:p w14:paraId="3EB1F4DA" w14:textId="79567291" w:rsidR="008B4542" w:rsidRPr="00A26E9F" w:rsidRDefault="008B4542" w:rsidP="008B4542">
            <w:pPr>
              <w:pStyle w:val="StyleRight0"/>
              <w:keepNext/>
              <w:jc w:val="center"/>
              <w:rPr>
                <w:sz w:val="20"/>
                <w:lang w:val="en-US"/>
              </w:rPr>
            </w:pPr>
            <w:r w:rsidRPr="00A26E9F">
              <w:rPr>
                <w:rFonts w:ascii="Calibri" w:hAnsi="Calibri" w:cs="Calibri"/>
                <w:color w:val="000000"/>
                <w:sz w:val="20"/>
              </w:rPr>
              <w:t>5</w:t>
            </w:r>
          </w:p>
        </w:tc>
        <w:tc>
          <w:tcPr>
            <w:tcW w:w="507" w:type="dxa"/>
            <w:vAlign w:val="bottom"/>
          </w:tcPr>
          <w:p w14:paraId="4C0B37A5" w14:textId="04761632" w:rsidR="008B4542" w:rsidRPr="00A26E9F" w:rsidRDefault="008B4542" w:rsidP="008B4542">
            <w:pPr>
              <w:pStyle w:val="StyleRight0"/>
              <w:keepNext/>
              <w:jc w:val="center"/>
              <w:rPr>
                <w:sz w:val="20"/>
                <w:lang w:val="en-US"/>
              </w:rPr>
            </w:pPr>
            <w:r w:rsidRPr="00A26E9F">
              <w:rPr>
                <w:rFonts w:ascii="Calibri" w:hAnsi="Calibri" w:cs="Calibri"/>
                <w:color w:val="000000"/>
                <w:sz w:val="20"/>
              </w:rPr>
              <w:t>5</w:t>
            </w:r>
          </w:p>
        </w:tc>
        <w:tc>
          <w:tcPr>
            <w:tcW w:w="574" w:type="dxa"/>
            <w:vAlign w:val="bottom"/>
          </w:tcPr>
          <w:p w14:paraId="656296B9" w14:textId="413E36D5" w:rsidR="008B4542" w:rsidRPr="00A26E9F" w:rsidRDefault="008B4542" w:rsidP="008B4542">
            <w:pPr>
              <w:pStyle w:val="StyleRight0"/>
              <w:keepNext/>
              <w:jc w:val="center"/>
              <w:rPr>
                <w:sz w:val="20"/>
                <w:lang w:val="en-US"/>
              </w:rPr>
            </w:pPr>
            <w:r w:rsidRPr="00A26E9F">
              <w:rPr>
                <w:rFonts w:ascii="Calibri" w:hAnsi="Calibri" w:cs="Calibri"/>
                <w:color w:val="000000"/>
                <w:sz w:val="20"/>
              </w:rPr>
              <w:t>5</w:t>
            </w:r>
          </w:p>
        </w:tc>
        <w:tc>
          <w:tcPr>
            <w:tcW w:w="521" w:type="dxa"/>
            <w:vAlign w:val="bottom"/>
          </w:tcPr>
          <w:p w14:paraId="123D129F" w14:textId="0ACA6BD7" w:rsidR="008B4542" w:rsidRPr="00A26E9F" w:rsidRDefault="008B4542" w:rsidP="008B4542">
            <w:pPr>
              <w:pStyle w:val="StyleRight0"/>
              <w:keepNext/>
              <w:jc w:val="center"/>
              <w:rPr>
                <w:sz w:val="20"/>
                <w:lang w:val="en-US"/>
              </w:rPr>
            </w:pPr>
            <w:r w:rsidRPr="00A26E9F">
              <w:rPr>
                <w:rFonts w:ascii="Calibri" w:hAnsi="Calibri" w:cs="Calibri"/>
                <w:color w:val="000000"/>
                <w:sz w:val="20"/>
              </w:rPr>
              <w:t>3</w:t>
            </w:r>
          </w:p>
        </w:tc>
        <w:tc>
          <w:tcPr>
            <w:tcW w:w="521" w:type="dxa"/>
            <w:vAlign w:val="bottom"/>
          </w:tcPr>
          <w:p w14:paraId="4C002851" w14:textId="1297BE25" w:rsidR="008B4542" w:rsidRPr="00A26E9F" w:rsidRDefault="008B4542" w:rsidP="008B4542">
            <w:pPr>
              <w:pStyle w:val="StyleRight0"/>
              <w:keepNext/>
              <w:jc w:val="center"/>
              <w:rPr>
                <w:sz w:val="20"/>
                <w:lang w:val="en-US"/>
              </w:rPr>
            </w:pPr>
            <w:r w:rsidRPr="00A26E9F">
              <w:rPr>
                <w:rFonts w:ascii="Calibri" w:hAnsi="Calibri" w:cs="Calibri"/>
                <w:color w:val="000000"/>
                <w:sz w:val="20"/>
              </w:rPr>
              <w:t>3</w:t>
            </w:r>
          </w:p>
        </w:tc>
        <w:tc>
          <w:tcPr>
            <w:tcW w:w="531" w:type="dxa"/>
            <w:vAlign w:val="bottom"/>
          </w:tcPr>
          <w:p w14:paraId="3D177B00" w14:textId="62665D44" w:rsidR="008B4542" w:rsidRPr="00A26E9F" w:rsidRDefault="008B4542" w:rsidP="008B4542">
            <w:pPr>
              <w:pStyle w:val="StyleRight0"/>
              <w:keepNext/>
              <w:jc w:val="center"/>
              <w:rPr>
                <w:sz w:val="20"/>
                <w:lang w:val="en-US"/>
              </w:rPr>
            </w:pPr>
            <w:r w:rsidRPr="00A26E9F">
              <w:rPr>
                <w:rFonts w:ascii="Calibri" w:hAnsi="Calibri" w:cs="Calibri"/>
                <w:color w:val="000000"/>
                <w:sz w:val="20"/>
              </w:rPr>
              <w:t>3</w:t>
            </w:r>
          </w:p>
        </w:tc>
        <w:tc>
          <w:tcPr>
            <w:tcW w:w="521" w:type="dxa"/>
            <w:vAlign w:val="bottom"/>
          </w:tcPr>
          <w:p w14:paraId="48D68518" w14:textId="0C14F304" w:rsidR="008B4542" w:rsidRPr="00A26E9F" w:rsidRDefault="008B4542" w:rsidP="008B4542">
            <w:pPr>
              <w:pStyle w:val="StyleRight0"/>
              <w:keepNext/>
              <w:jc w:val="center"/>
              <w:rPr>
                <w:sz w:val="20"/>
                <w:lang w:val="en-US"/>
              </w:rPr>
            </w:pPr>
            <w:r w:rsidRPr="00A26E9F">
              <w:rPr>
                <w:rFonts w:ascii="Calibri" w:hAnsi="Calibri" w:cs="Calibri"/>
                <w:color w:val="000000"/>
                <w:sz w:val="20"/>
              </w:rPr>
              <w:t>3</w:t>
            </w:r>
          </w:p>
        </w:tc>
      </w:tr>
      <w:tr w:rsidR="008B4542" w:rsidRPr="009765ED" w14:paraId="29AC6CCC" w14:textId="77777777" w:rsidTr="008B4542">
        <w:tc>
          <w:tcPr>
            <w:tcW w:w="1376" w:type="dxa"/>
            <w:vAlign w:val="bottom"/>
          </w:tcPr>
          <w:p w14:paraId="190BEE6D" w14:textId="2996FE17" w:rsidR="008B4542" w:rsidRPr="00A26E9F" w:rsidRDefault="008B4542" w:rsidP="008B4542">
            <w:pPr>
              <w:pStyle w:val="StyleRight0"/>
              <w:keepNext/>
              <w:jc w:val="center"/>
              <w:rPr>
                <w:sz w:val="20"/>
                <w:lang w:val="en-US"/>
              </w:rPr>
            </w:pPr>
            <w:r w:rsidRPr="00A26E9F">
              <w:rPr>
                <w:rFonts w:ascii="Calibri" w:hAnsi="Calibri" w:cs="Calibri"/>
                <w:color w:val="000000"/>
                <w:sz w:val="20"/>
              </w:rPr>
              <w:t>Stockwatering</w:t>
            </w:r>
          </w:p>
        </w:tc>
        <w:tc>
          <w:tcPr>
            <w:tcW w:w="808" w:type="dxa"/>
            <w:vAlign w:val="bottom"/>
          </w:tcPr>
          <w:p w14:paraId="7111B275" w14:textId="3C5EDC0F" w:rsidR="008B4542" w:rsidRPr="00A26E9F" w:rsidRDefault="008B4542" w:rsidP="008B4542">
            <w:pPr>
              <w:pStyle w:val="StyleRight0"/>
              <w:keepNext/>
              <w:jc w:val="center"/>
              <w:rPr>
                <w:rFonts w:ascii="Calibri" w:hAnsi="Calibri" w:cs="Calibri"/>
                <w:color w:val="000000"/>
                <w:sz w:val="20"/>
              </w:rPr>
            </w:pPr>
            <w:r w:rsidRPr="00A26E9F">
              <w:rPr>
                <w:rFonts w:ascii="Calibri" w:hAnsi="Calibri" w:cs="Calibri"/>
                <w:b/>
                <w:bCs/>
                <w:color w:val="000000"/>
                <w:sz w:val="20"/>
              </w:rPr>
              <w:t>23</w:t>
            </w:r>
          </w:p>
        </w:tc>
        <w:tc>
          <w:tcPr>
            <w:tcW w:w="500" w:type="dxa"/>
            <w:vAlign w:val="bottom"/>
          </w:tcPr>
          <w:p w14:paraId="79C67DCC" w14:textId="64B9083F" w:rsidR="008B4542" w:rsidRPr="00A26E9F" w:rsidRDefault="008B4542" w:rsidP="008B4542">
            <w:pPr>
              <w:pStyle w:val="StyleRight0"/>
              <w:keepNext/>
              <w:jc w:val="center"/>
              <w:rPr>
                <w:sz w:val="20"/>
                <w:lang w:val="en-US"/>
              </w:rPr>
            </w:pPr>
            <w:r w:rsidRPr="00A26E9F">
              <w:rPr>
                <w:rFonts w:ascii="Calibri" w:hAnsi="Calibri" w:cs="Calibri"/>
                <w:color w:val="000000"/>
                <w:sz w:val="20"/>
              </w:rPr>
              <w:t>2</w:t>
            </w:r>
          </w:p>
        </w:tc>
        <w:tc>
          <w:tcPr>
            <w:tcW w:w="541" w:type="dxa"/>
            <w:vAlign w:val="bottom"/>
          </w:tcPr>
          <w:p w14:paraId="4ED4EFC6" w14:textId="7D334727" w:rsidR="008B4542" w:rsidRPr="00A26E9F" w:rsidRDefault="008B4542" w:rsidP="008B4542">
            <w:pPr>
              <w:pStyle w:val="StyleRight0"/>
              <w:keepNext/>
              <w:jc w:val="center"/>
              <w:rPr>
                <w:sz w:val="20"/>
                <w:lang w:val="en-US"/>
              </w:rPr>
            </w:pPr>
            <w:r w:rsidRPr="00A26E9F">
              <w:rPr>
                <w:rFonts w:ascii="Calibri" w:hAnsi="Calibri" w:cs="Calibri"/>
                <w:color w:val="000000"/>
                <w:sz w:val="20"/>
              </w:rPr>
              <w:t>2</w:t>
            </w:r>
          </w:p>
        </w:tc>
        <w:tc>
          <w:tcPr>
            <w:tcW w:w="524" w:type="dxa"/>
            <w:vAlign w:val="bottom"/>
          </w:tcPr>
          <w:p w14:paraId="59FF51B9" w14:textId="333DA565" w:rsidR="008B4542" w:rsidRPr="00A26E9F" w:rsidRDefault="008B4542" w:rsidP="008B4542">
            <w:pPr>
              <w:pStyle w:val="StyleRight0"/>
              <w:keepNext/>
              <w:jc w:val="center"/>
              <w:rPr>
                <w:sz w:val="20"/>
                <w:lang w:val="en-US"/>
              </w:rPr>
            </w:pPr>
            <w:r w:rsidRPr="00A26E9F">
              <w:rPr>
                <w:rFonts w:ascii="Calibri" w:hAnsi="Calibri" w:cs="Calibri"/>
                <w:color w:val="000000"/>
                <w:sz w:val="20"/>
              </w:rPr>
              <w:t>2</w:t>
            </w:r>
          </w:p>
        </w:tc>
        <w:tc>
          <w:tcPr>
            <w:tcW w:w="481" w:type="dxa"/>
            <w:vAlign w:val="bottom"/>
          </w:tcPr>
          <w:p w14:paraId="32EF1B65" w14:textId="5EFEE1D7" w:rsidR="008B4542" w:rsidRPr="00A26E9F" w:rsidRDefault="008B4542" w:rsidP="008B4542">
            <w:pPr>
              <w:pStyle w:val="StyleRight0"/>
              <w:keepNext/>
              <w:jc w:val="center"/>
              <w:rPr>
                <w:sz w:val="20"/>
                <w:lang w:val="en-US"/>
              </w:rPr>
            </w:pPr>
            <w:r w:rsidRPr="00A26E9F">
              <w:rPr>
                <w:rFonts w:ascii="Calibri" w:hAnsi="Calibri" w:cs="Calibri"/>
                <w:color w:val="000000"/>
                <w:sz w:val="20"/>
              </w:rPr>
              <w:t>2</w:t>
            </w:r>
          </w:p>
        </w:tc>
        <w:tc>
          <w:tcPr>
            <w:tcW w:w="521" w:type="dxa"/>
            <w:vAlign w:val="bottom"/>
          </w:tcPr>
          <w:p w14:paraId="19FACED4" w14:textId="732AE040" w:rsidR="008B4542" w:rsidRPr="00A26E9F" w:rsidRDefault="008B4542" w:rsidP="008B4542">
            <w:pPr>
              <w:pStyle w:val="StyleRight0"/>
              <w:keepNext/>
              <w:jc w:val="center"/>
              <w:rPr>
                <w:sz w:val="20"/>
                <w:lang w:val="en-US"/>
              </w:rPr>
            </w:pPr>
            <w:r w:rsidRPr="00A26E9F">
              <w:rPr>
                <w:rFonts w:ascii="Calibri" w:hAnsi="Calibri" w:cs="Calibri"/>
                <w:color w:val="000000"/>
                <w:sz w:val="20"/>
              </w:rPr>
              <w:t>2</w:t>
            </w:r>
          </w:p>
        </w:tc>
        <w:tc>
          <w:tcPr>
            <w:tcW w:w="553" w:type="dxa"/>
            <w:vAlign w:val="bottom"/>
          </w:tcPr>
          <w:p w14:paraId="45DD6C63" w14:textId="4EE9EDB6" w:rsidR="008B4542" w:rsidRPr="00A26E9F" w:rsidRDefault="008B4542" w:rsidP="008B4542">
            <w:pPr>
              <w:pStyle w:val="StyleRight0"/>
              <w:keepNext/>
              <w:jc w:val="center"/>
              <w:rPr>
                <w:sz w:val="20"/>
                <w:lang w:val="en-US"/>
              </w:rPr>
            </w:pPr>
            <w:r w:rsidRPr="00A26E9F">
              <w:rPr>
                <w:rFonts w:ascii="Calibri" w:hAnsi="Calibri" w:cs="Calibri"/>
                <w:color w:val="000000"/>
                <w:sz w:val="20"/>
              </w:rPr>
              <w:t>2</w:t>
            </w:r>
          </w:p>
        </w:tc>
        <w:tc>
          <w:tcPr>
            <w:tcW w:w="507" w:type="dxa"/>
            <w:vAlign w:val="bottom"/>
          </w:tcPr>
          <w:p w14:paraId="5A93F5D8" w14:textId="7F513FB2" w:rsidR="008B4542" w:rsidRPr="00A26E9F" w:rsidRDefault="008B4542" w:rsidP="008B4542">
            <w:pPr>
              <w:pStyle w:val="StyleRight0"/>
              <w:keepNext/>
              <w:jc w:val="center"/>
              <w:rPr>
                <w:sz w:val="20"/>
                <w:lang w:val="en-US"/>
              </w:rPr>
            </w:pPr>
            <w:r w:rsidRPr="00A26E9F">
              <w:rPr>
                <w:rFonts w:ascii="Calibri" w:hAnsi="Calibri" w:cs="Calibri"/>
                <w:color w:val="000000"/>
                <w:sz w:val="20"/>
              </w:rPr>
              <w:t>1</w:t>
            </w:r>
          </w:p>
        </w:tc>
        <w:tc>
          <w:tcPr>
            <w:tcW w:w="574" w:type="dxa"/>
            <w:vAlign w:val="bottom"/>
          </w:tcPr>
          <w:p w14:paraId="794B3E2D" w14:textId="6B059509" w:rsidR="008B4542" w:rsidRPr="00A26E9F" w:rsidRDefault="008B4542" w:rsidP="008B4542">
            <w:pPr>
              <w:pStyle w:val="StyleRight0"/>
              <w:keepNext/>
              <w:jc w:val="center"/>
              <w:rPr>
                <w:sz w:val="20"/>
                <w:lang w:val="en-US"/>
              </w:rPr>
            </w:pPr>
            <w:r w:rsidRPr="00A26E9F">
              <w:rPr>
                <w:rFonts w:ascii="Calibri" w:hAnsi="Calibri" w:cs="Calibri"/>
                <w:color w:val="000000"/>
                <w:sz w:val="20"/>
              </w:rPr>
              <w:t>1</w:t>
            </w:r>
          </w:p>
        </w:tc>
        <w:tc>
          <w:tcPr>
            <w:tcW w:w="521" w:type="dxa"/>
            <w:vAlign w:val="bottom"/>
          </w:tcPr>
          <w:p w14:paraId="569D34F7" w14:textId="50336065" w:rsidR="008B4542" w:rsidRPr="00A26E9F" w:rsidRDefault="008B4542" w:rsidP="008B4542">
            <w:pPr>
              <w:pStyle w:val="StyleRight0"/>
              <w:keepNext/>
              <w:jc w:val="center"/>
              <w:rPr>
                <w:sz w:val="20"/>
                <w:lang w:val="en-US"/>
              </w:rPr>
            </w:pPr>
            <w:r w:rsidRPr="00A26E9F">
              <w:rPr>
                <w:rFonts w:ascii="Calibri" w:hAnsi="Calibri" w:cs="Calibri"/>
                <w:color w:val="000000"/>
                <w:sz w:val="20"/>
              </w:rPr>
              <w:t>2</w:t>
            </w:r>
          </w:p>
        </w:tc>
        <w:tc>
          <w:tcPr>
            <w:tcW w:w="521" w:type="dxa"/>
            <w:vAlign w:val="bottom"/>
          </w:tcPr>
          <w:p w14:paraId="6805C1DE" w14:textId="5E05F2B5" w:rsidR="008B4542" w:rsidRPr="00A26E9F" w:rsidRDefault="008B4542" w:rsidP="008B4542">
            <w:pPr>
              <w:pStyle w:val="StyleRight0"/>
              <w:keepNext/>
              <w:jc w:val="center"/>
              <w:rPr>
                <w:sz w:val="20"/>
                <w:lang w:val="en-US"/>
              </w:rPr>
            </w:pPr>
            <w:r w:rsidRPr="00A26E9F">
              <w:rPr>
                <w:rFonts w:ascii="Calibri" w:hAnsi="Calibri" w:cs="Calibri"/>
                <w:color w:val="000000"/>
                <w:sz w:val="20"/>
              </w:rPr>
              <w:t>2</w:t>
            </w:r>
          </w:p>
        </w:tc>
        <w:tc>
          <w:tcPr>
            <w:tcW w:w="531" w:type="dxa"/>
            <w:vAlign w:val="bottom"/>
          </w:tcPr>
          <w:p w14:paraId="3FEB4F32" w14:textId="253CF8CD" w:rsidR="008B4542" w:rsidRPr="00A26E9F" w:rsidRDefault="008B4542" w:rsidP="008B4542">
            <w:pPr>
              <w:pStyle w:val="StyleRight0"/>
              <w:keepNext/>
              <w:jc w:val="center"/>
              <w:rPr>
                <w:sz w:val="20"/>
                <w:lang w:val="en-US"/>
              </w:rPr>
            </w:pPr>
            <w:r w:rsidRPr="00A26E9F">
              <w:rPr>
                <w:rFonts w:ascii="Calibri" w:hAnsi="Calibri" w:cs="Calibri"/>
                <w:color w:val="000000"/>
                <w:sz w:val="20"/>
              </w:rPr>
              <w:t>2</w:t>
            </w:r>
          </w:p>
        </w:tc>
        <w:tc>
          <w:tcPr>
            <w:tcW w:w="521" w:type="dxa"/>
            <w:vAlign w:val="bottom"/>
          </w:tcPr>
          <w:p w14:paraId="4149FA12" w14:textId="2F218B4B" w:rsidR="008B4542" w:rsidRPr="00A26E9F" w:rsidRDefault="008B4542" w:rsidP="008B4542">
            <w:pPr>
              <w:pStyle w:val="StyleRight0"/>
              <w:keepNext/>
              <w:jc w:val="center"/>
              <w:rPr>
                <w:sz w:val="20"/>
                <w:lang w:val="en-US"/>
              </w:rPr>
            </w:pPr>
            <w:r w:rsidRPr="00A26E9F">
              <w:rPr>
                <w:rFonts w:ascii="Calibri" w:hAnsi="Calibri" w:cs="Calibri"/>
                <w:color w:val="000000"/>
                <w:sz w:val="20"/>
              </w:rPr>
              <w:t>2</w:t>
            </w:r>
          </w:p>
        </w:tc>
      </w:tr>
      <w:tr w:rsidR="008B4542" w:rsidRPr="009765ED" w14:paraId="41B5955B" w14:textId="77777777" w:rsidTr="008B4542">
        <w:tc>
          <w:tcPr>
            <w:tcW w:w="1376" w:type="dxa"/>
            <w:vAlign w:val="bottom"/>
          </w:tcPr>
          <w:p w14:paraId="275352F4" w14:textId="7DD116F3" w:rsidR="008B4542" w:rsidRPr="00A26E9F" w:rsidRDefault="008B4542" w:rsidP="008B4542">
            <w:pPr>
              <w:pStyle w:val="StyleRight0"/>
              <w:keepNext/>
              <w:jc w:val="center"/>
              <w:rPr>
                <w:sz w:val="20"/>
                <w:lang w:val="en-US"/>
              </w:rPr>
            </w:pPr>
            <w:r w:rsidRPr="00A26E9F">
              <w:rPr>
                <w:rFonts w:ascii="Calibri" w:hAnsi="Calibri" w:cs="Calibri"/>
                <w:color w:val="000000"/>
                <w:sz w:val="20"/>
              </w:rPr>
              <w:t>Domestic</w:t>
            </w:r>
          </w:p>
        </w:tc>
        <w:tc>
          <w:tcPr>
            <w:tcW w:w="808" w:type="dxa"/>
            <w:vAlign w:val="bottom"/>
          </w:tcPr>
          <w:p w14:paraId="21F2049C" w14:textId="1E2CFDDF" w:rsidR="008B4542" w:rsidRPr="00A26E9F" w:rsidRDefault="008B4542" w:rsidP="008B4542">
            <w:pPr>
              <w:pStyle w:val="StyleRight0"/>
              <w:keepNext/>
              <w:jc w:val="center"/>
              <w:rPr>
                <w:rFonts w:ascii="Calibri" w:hAnsi="Calibri" w:cs="Calibri"/>
                <w:color w:val="000000"/>
                <w:sz w:val="20"/>
              </w:rPr>
            </w:pPr>
            <w:r w:rsidRPr="00A26E9F">
              <w:rPr>
                <w:rFonts w:ascii="Calibri" w:hAnsi="Calibri" w:cs="Calibri"/>
                <w:b/>
                <w:bCs/>
                <w:color w:val="000000"/>
                <w:sz w:val="20"/>
              </w:rPr>
              <w:t>1069</w:t>
            </w:r>
          </w:p>
        </w:tc>
        <w:tc>
          <w:tcPr>
            <w:tcW w:w="500" w:type="dxa"/>
            <w:vAlign w:val="bottom"/>
          </w:tcPr>
          <w:p w14:paraId="42A21576" w14:textId="6D15F114" w:rsidR="008B4542" w:rsidRPr="00A26E9F" w:rsidRDefault="008B4542" w:rsidP="008B4542">
            <w:pPr>
              <w:pStyle w:val="StyleRight0"/>
              <w:keepNext/>
              <w:jc w:val="center"/>
              <w:rPr>
                <w:sz w:val="20"/>
                <w:lang w:val="en-US"/>
              </w:rPr>
            </w:pPr>
            <w:r w:rsidRPr="00A26E9F">
              <w:rPr>
                <w:rFonts w:ascii="Calibri" w:hAnsi="Calibri" w:cs="Calibri"/>
                <w:color w:val="000000"/>
                <w:sz w:val="20"/>
              </w:rPr>
              <w:t>89</w:t>
            </w:r>
          </w:p>
        </w:tc>
        <w:tc>
          <w:tcPr>
            <w:tcW w:w="541" w:type="dxa"/>
            <w:vAlign w:val="bottom"/>
          </w:tcPr>
          <w:p w14:paraId="5F1E19E5" w14:textId="603A3F65" w:rsidR="008B4542" w:rsidRPr="00A26E9F" w:rsidRDefault="008B4542" w:rsidP="008B4542">
            <w:pPr>
              <w:pStyle w:val="StyleRight0"/>
              <w:keepNext/>
              <w:jc w:val="center"/>
              <w:rPr>
                <w:sz w:val="20"/>
                <w:lang w:val="en-US"/>
              </w:rPr>
            </w:pPr>
            <w:r w:rsidRPr="00A26E9F">
              <w:rPr>
                <w:rFonts w:ascii="Calibri" w:hAnsi="Calibri" w:cs="Calibri"/>
                <w:color w:val="000000"/>
                <w:sz w:val="20"/>
              </w:rPr>
              <w:t>85</w:t>
            </w:r>
          </w:p>
        </w:tc>
        <w:tc>
          <w:tcPr>
            <w:tcW w:w="524" w:type="dxa"/>
            <w:vAlign w:val="bottom"/>
          </w:tcPr>
          <w:p w14:paraId="20D451B7" w14:textId="359EED8B" w:rsidR="008B4542" w:rsidRPr="00A26E9F" w:rsidRDefault="008B4542" w:rsidP="008B4542">
            <w:pPr>
              <w:pStyle w:val="StyleRight0"/>
              <w:keepNext/>
              <w:jc w:val="center"/>
              <w:rPr>
                <w:sz w:val="20"/>
                <w:lang w:val="en-US"/>
              </w:rPr>
            </w:pPr>
            <w:r w:rsidRPr="00A26E9F">
              <w:rPr>
                <w:rFonts w:ascii="Calibri" w:hAnsi="Calibri" w:cs="Calibri"/>
                <w:color w:val="000000"/>
                <w:sz w:val="20"/>
              </w:rPr>
              <w:t>86</w:t>
            </w:r>
          </w:p>
        </w:tc>
        <w:tc>
          <w:tcPr>
            <w:tcW w:w="481" w:type="dxa"/>
            <w:vAlign w:val="bottom"/>
          </w:tcPr>
          <w:p w14:paraId="0C4FA610" w14:textId="2D0BBDE5" w:rsidR="008B4542" w:rsidRPr="00A26E9F" w:rsidRDefault="008B4542" w:rsidP="008B4542">
            <w:pPr>
              <w:pStyle w:val="StyleRight0"/>
              <w:keepNext/>
              <w:jc w:val="center"/>
              <w:rPr>
                <w:sz w:val="20"/>
                <w:lang w:val="en-US"/>
              </w:rPr>
            </w:pPr>
            <w:r w:rsidRPr="00A26E9F">
              <w:rPr>
                <w:rFonts w:ascii="Calibri" w:hAnsi="Calibri" w:cs="Calibri"/>
                <w:color w:val="000000"/>
                <w:sz w:val="20"/>
              </w:rPr>
              <w:t>88</w:t>
            </w:r>
          </w:p>
        </w:tc>
        <w:tc>
          <w:tcPr>
            <w:tcW w:w="521" w:type="dxa"/>
            <w:vAlign w:val="bottom"/>
          </w:tcPr>
          <w:p w14:paraId="66A25959" w14:textId="3680D036" w:rsidR="008B4542" w:rsidRPr="00A26E9F" w:rsidRDefault="008B4542" w:rsidP="008B4542">
            <w:pPr>
              <w:pStyle w:val="StyleRight0"/>
              <w:keepNext/>
              <w:jc w:val="center"/>
              <w:rPr>
                <w:sz w:val="20"/>
                <w:lang w:val="en-US"/>
              </w:rPr>
            </w:pPr>
            <w:r w:rsidRPr="00A26E9F">
              <w:rPr>
                <w:rFonts w:ascii="Calibri" w:hAnsi="Calibri" w:cs="Calibri"/>
                <w:color w:val="000000"/>
                <w:sz w:val="20"/>
              </w:rPr>
              <w:t>75</w:t>
            </w:r>
          </w:p>
        </w:tc>
        <w:tc>
          <w:tcPr>
            <w:tcW w:w="553" w:type="dxa"/>
            <w:vAlign w:val="bottom"/>
          </w:tcPr>
          <w:p w14:paraId="7D4AAB9B" w14:textId="06C06F2D" w:rsidR="008B4542" w:rsidRPr="00A26E9F" w:rsidRDefault="008B4542" w:rsidP="008B4542">
            <w:pPr>
              <w:pStyle w:val="StyleRight0"/>
              <w:keepNext/>
              <w:jc w:val="center"/>
              <w:rPr>
                <w:sz w:val="20"/>
                <w:lang w:val="en-US"/>
              </w:rPr>
            </w:pPr>
            <w:r w:rsidRPr="00A26E9F">
              <w:rPr>
                <w:rFonts w:ascii="Calibri" w:hAnsi="Calibri" w:cs="Calibri"/>
                <w:color w:val="000000"/>
                <w:sz w:val="20"/>
              </w:rPr>
              <w:t>76</w:t>
            </w:r>
          </w:p>
        </w:tc>
        <w:tc>
          <w:tcPr>
            <w:tcW w:w="507" w:type="dxa"/>
            <w:vAlign w:val="bottom"/>
          </w:tcPr>
          <w:p w14:paraId="34A65850" w14:textId="1F75D6BC" w:rsidR="008B4542" w:rsidRPr="00A26E9F" w:rsidRDefault="008B4542" w:rsidP="008B4542">
            <w:pPr>
              <w:pStyle w:val="StyleRight0"/>
              <w:keepNext/>
              <w:jc w:val="center"/>
              <w:rPr>
                <w:sz w:val="20"/>
                <w:lang w:val="en-US"/>
              </w:rPr>
            </w:pPr>
            <w:r w:rsidRPr="00A26E9F">
              <w:rPr>
                <w:rFonts w:ascii="Calibri" w:hAnsi="Calibri" w:cs="Calibri"/>
                <w:color w:val="000000"/>
                <w:sz w:val="20"/>
              </w:rPr>
              <w:t>71</w:t>
            </w:r>
          </w:p>
        </w:tc>
        <w:tc>
          <w:tcPr>
            <w:tcW w:w="574" w:type="dxa"/>
            <w:vAlign w:val="bottom"/>
          </w:tcPr>
          <w:p w14:paraId="6C96CA67" w14:textId="06BBA56B" w:rsidR="008B4542" w:rsidRPr="00A26E9F" w:rsidRDefault="008B4542" w:rsidP="008B4542">
            <w:pPr>
              <w:pStyle w:val="StyleRight0"/>
              <w:keepNext/>
              <w:jc w:val="center"/>
              <w:rPr>
                <w:sz w:val="20"/>
                <w:lang w:val="en-US"/>
              </w:rPr>
            </w:pPr>
            <w:r w:rsidRPr="00A26E9F">
              <w:rPr>
                <w:rFonts w:ascii="Calibri" w:hAnsi="Calibri" w:cs="Calibri"/>
                <w:color w:val="000000"/>
                <w:sz w:val="20"/>
              </w:rPr>
              <w:t>70</w:t>
            </w:r>
          </w:p>
        </w:tc>
        <w:tc>
          <w:tcPr>
            <w:tcW w:w="521" w:type="dxa"/>
            <w:vAlign w:val="bottom"/>
          </w:tcPr>
          <w:p w14:paraId="6FDFCD59" w14:textId="67C5B968" w:rsidR="008B4542" w:rsidRPr="00A26E9F" w:rsidRDefault="008B4542" w:rsidP="008B4542">
            <w:pPr>
              <w:pStyle w:val="StyleRight0"/>
              <w:keepNext/>
              <w:jc w:val="center"/>
              <w:rPr>
                <w:sz w:val="20"/>
                <w:lang w:val="en-US"/>
              </w:rPr>
            </w:pPr>
            <w:r w:rsidRPr="00A26E9F">
              <w:rPr>
                <w:rFonts w:ascii="Calibri" w:hAnsi="Calibri" w:cs="Calibri"/>
                <w:color w:val="000000"/>
                <w:sz w:val="20"/>
              </w:rPr>
              <w:t>100</w:t>
            </w:r>
          </w:p>
        </w:tc>
        <w:tc>
          <w:tcPr>
            <w:tcW w:w="521" w:type="dxa"/>
            <w:vAlign w:val="bottom"/>
          </w:tcPr>
          <w:p w14:paraId="77D5B9F4" w14:textId="2766CC2F" w:rsidR="008B4542" w:rsidRPr="00A26E9F" w:rsidRDefault="008B4542" w:rsidP="008B4542">
            <w:pPr>
              <w:pStyle w:val="StyleRight0"/>
              <w:keepNext/>
              <w:jc w:val="center"/>
              <w:rPr>
                <w:sz w:val="20"/>
                <w:lang w:val="en-US"/>
              </w:rPr>
            </w:pPr>
            <w:r w:rsidRPr="00A26E9F">
              <w:rPr>
                <w:rFonts w:ascii="Calibri" w:hAnsi="Calibri" w:cs="Calibri"/>
                <w:color w:val="000000"/>
                <w:sz w:val="20"/>
              </w:rPr>
              <w:t>116</w:t>
            </w:r>
          </w:p>
        </w:tc>
        <w:tc>
          <w:tcPr>
            <w:tcW w:w="531" w:type="dxa"/>
            <w:vAlign w:val="bottom"/>
          </w:tcPr>
          <w:p w14:paraId="5D4BB1C3" w14:textId="2DB3F527" w:rsidR="008B4542" w:rsidRPr="00A26E9F" w:rsidRDefault="008B4542" w:rsidP="008B4542">
            <w:pPr>
              <w:pStyle w:val="StyleRight0"/>
              <w:keepNext/>
              <w:jc w:val="center"/>
              <w:rPr>
                <w:sz w:val="20"/>
                <w:lang w:val="en-US"/>
              </w:rPr>
            </w:pPr>
            <w:r w:rsidRPr="00A26E9F">
              <w:rPr>
                <w:rFonts w:ascii="Calibri" w:hAnsi="Calibri" w:cs="Calibri"/>
                <w:color w:val="000000"/>
                <w:sz w:val="20"/>
              </w:rPr>
              <w:t>115</w:t>
            </w:r>
          </w:p>
        </w:tc>
        <w:tc>
          <w:tcPr>
            <w:tcW w:w="521" w:type="dxa"/>
            <w:vAlign w:val="bottom"/>
          </w:tcPr>
          <w:p w14:paraId="3BEF63E0" w14:textId="6BD096FB" w:rsidR="008B4542" w:rsidRPr="00A26E9F" w:rsidRDefault="008B4542" w:rsidP="008B4542">
            <w:pPr>
              <w:pStyle w:val="StyleRight0"/>
              <w:keepNext/>
              <w:jc w:val="center"/>
              <w:rPr>
                <w:sz w:val="20"/>
                <w:lang w:val="en-US"/>
              </w:rPr>
            </w:pPr>
            <w:r w:rsidRPr="00A26E9F">
              <w:rPr>
                <w:rFonts w:ascii="Calibri" w:hAnsi="Calibri" w:cs="Calibri"/>
                <w:color w:val="000000"/>
                <w:sz w:val="20"/>
              </w:rPr>
              <w:t>98</w:t>
            </w:r>
          </w:p>
        </w:tc>
      </w:tr>
      <w:tr w:rsidR="008B4542" w:rsidRPr="009765ED" w14:paraId="3C5B534E" w14:textId="77777777" w:rsidTr="008B4542">
        <w:tc>
          <w:tcPr>
            <w:tcW w:w="1376" w:type="dxa"/>
            <w:vAlign w:val="bottom"/>
          </w:tcPr>
          <w:p w14:paraId="43410165" w14:textId="0E78E057" w:rsidR="008B4542" w:rsidRPr="00A26E9F" w:rsidRDefault="008B4542" w:rsidP="008B4542">
            <w:pPr>
              <w:pStyle w:val="StyleRight0"/>
              <w:keepNext/>
              <w:jc w:val="center"/>
              <w:rPr>
                <w:sz w:val="20"/>
                <w:lang w:val="en-US"/>
              </w:rPr>
            </w:pPr>
            <w:r w:rsidRPr="00A26E9F">
              <w:rPr>
                <w:rFonts w:ascii="Calibri" w:hAnsi="Calibri" w:cs="Calibri"/>
                <w:color w:val="000000"/>
                <w:sz w:val="20"/>
              </w:rPr>
              <w:t>Other</w:t>
            </w:r>
          </w:p>
        </w:tc>
        <w:tc>
          <w:tcPr>
            <w:tcW w:w="808" w:type="dxa"/>
            <w:vAlign w:val="bottom"/>
          </w:tcPr>
          <w:p w14:paraId="25A862BE" w14:textId="3F14265C" w:rsidR="008B4542" w:rsidRPr="00A26E9F" w:rsidRDefault="008B4542" w:rsidP="008B4542">
            <w:pPr>
              <w:pStyle w:val="StyleRight0"/>
              <w:keepNext/>
              <w:jc w:val="center"/>
              <w:rPr>
                <w:rFonts w:ascii="Calibri" w:hAnsi="Calibri" w:cs="Calibri"/>
                <w:color w:val="000000"/>
                <w:sz w:val="20"/>
              </w:rPr>
            </w:pPr>
            <w:r w:rsidRPr="00A26E9F">
              <w:rPr>
                <w:rFonts w:ascii="Calibri" w:hAnsi="Calibri" w:cs="Calibri"/>
                <w:b/>
                <w:bCs/>
                <w:color w:val="000000"/>
                <w:sz w:val="20"/>
              </w:rPr>
              <w:t>461</w:t>
            </w:r>
          </w:p>
        </w:tc>
        <w:tc>
          <w:tcPr>
            <w:tcW w:w="500" w:type="dxa"/>
            <w:vAlign w:val="bottom"/>
          </w:tcPr>
          <w:p w14:paraId="2FDF4B25" w14:textId="77C1AB68" w:rsidR="008B4542" w:rsidRPr="00A26E9F" w:rsidRDefault="008B4542" w:rsidP="008B4542">
            <w:pPr>
              <w:pStyle w:val="StyleRight0"/>
              <w:keepNext/>
              <w:jc w:val="center"/>
              <w:rPr>
                <w:sz w:val="20"/>
                <w:lang w:val="en-US"/>
              </w:rPr>
            </w:pPr>
            <w:r w:rsidRPr="00A26E9F">
              <w:rPr>
                <w:rFonts w:ascii="Calibri" w:hAnsi="Calibri" w:cs="Calibri"/>
                <w:color w:val="000000"/>
                <w:sz w:val="20"/>
              </w:rPr>
              <w:t>38</w:t>
            </w:r>
          </w:p>
        </w:tc>
        <w:tc>
          <w:tcPr>
            <w:tcW w:w="541" w:type="dxa"/>
            <w:vAlign w:val="bottom"/>
          </w:tcPr>
          <w:p w14:paraId="2452A0E9" w14:textId="00019D55" w:rsidR="008B4542" w:rsidRPr="00A26E9F" w:rsidRDefault="008B4542" w:rsidP="008B4542">
            <w:pPr>
              <w:pStyle w:val="StyleRight0"/>
              <w:keepNext/>
              <w:jc w:val="center"/>
              <w:rPr>
                <w:sz w:val="20"/>
                <w:lang w:val="en-US"/>
              </w:rPr>
            </w:pPr>
            <w:r w:rsidRPr="00A26E9F">
              <w:rPr>
                <w:rFonts w:ascii="Calibri" w:hAnsi="Calibri" w:cs="Calibri"/>
                <w:color w:val="000000"/>
                <w:sz w:val="20"/>
              </w:rPr>
              <w:t>36</w:t>
            </w:r>
          </w:p>
        </w:tc>
        <w:tc>
          <w:tcPr>
            <w:tcW w:w="524" w:type="dxa"/>
            <w:vAlign w:val="bottom"/>
          </w:tcPr>
          <w:p w14:paraId="10F3D5A7" w14:textId="58FD66D9" w:rsidR="008B4542" w:rsidRPr="00A26E9F" w:rsidRDefault="008B4542" w:rsidP="008B4542">
            <w:pPr>
              <w:pStyle w:val="StyleRight0"/>
              <w:keepNext/>
              <w:jc w:val="center"/>
              <w:rPr>
                <w:sz w:val="20"/>
                <w:lang w:val="en-US"/>
              </w:rPr>
            </w:pPr>
            <w:r w:rsidRPr="00A26E9F">
              <w:rPr>
                <w:rFonts w:ascii="Calibri" w:hAnsi="Calibri" w:cs="Calibri"/>
                <w:color w:val="000000"/>
                <w:sz w:val="20"/>
              </w:rPr>
              <w:t>37</w:t>
            </w:r>
          </w:p>
        </w:tc>
        <w:tc>
          <w:tcPr>
            <w:tcW w:w="481" w:type="dxa"/>
            <w:vAlign w:val="bottom"/>
          </w:tcPr>
          <w:p w14:paraId="75581453" w14:textId="0C5F69AE" w:rsidR="008B4542" w:rsidRPr="00A26E9F" w:rsidRDefault="008B4542" w:rsidP="008B4542">
            <w:pPr>
              <w:pStyle w:val="StyleRight0"/>
              <w:keepNext/>
              <w:jc w:val="center"/>
              <w:rPr>
                <w:sz w:val="20"/>
                <w:lang w:val="en-US"/>
              </w:rPr>
            </w:pPr>
            <w:r w:rsidRPr="00A26E9F">
              <w:rPr>
                <w:rFonts w:ascii="Calibri" w:hAnsi="Calibri" w:cs="Calibri"/>
                <w:color w:val="000000"/>
                <w:sz w:val="20"/>
              </w:rPr>
              <w:t>36</w:t>
            </w:r>
          </w:p>
        </w:tc>
        <w:tc>
          <w:tcPr>
            <w:tcW w:w="521" w:type="dxa"/>
            <w:vAlign w:val="bottom"/>
          </w:tcPr>
          <w:p w14:paraId="4F1097E2" w14:textId="4365E731" w:rsidR="008B4542" w:rsidRPr="00A26E9F" w:rsidRDefault="008B4542" w:rsidP="008B4542">
            <w:pPr>
              <w:pStyle w:val="StyleRight0"/>
              <w:keepNext/>
              <w:jc w:val="center"/>
              <w:rPr>
                <w:sz w:val="20"/>
                <w:lang w:val="en-US"/>
              </w:rPr>
            </w:pPr>
            <w:r w:rsidRPr="00A26E9F">
              <w:rPr>
                <w:rFonts w:ascii="Calibri" w:hAnsi="Calibri" w:cs="Calibri"/>
                <w:color w:val="000000"/>
                <w:sz w:val="20"/>
              </w:rPr>
              <w:t>33</w:t>
            </w:r>
          </w:p>
        </w:tc>
        <w:tc>
          <w:tcPr>
            <w:tcW w:w="553" w:type="dxa"/>
            <w:vAlign w:val="bottom"/>
          </w:tcPr>
          <w:p w14:paraId="4A9F89F3" w14:textId="3763185F" w:rsidR="008B4542" w:rsidRPr="00A26E9F" w:rsidRDefault="008B4542" w:rsidP="008B4542">
            <w:pPr>
              <w:pStyle w:val="StyleRight0"/>
              <w:keepNext/>
              <w:jc w:val="center"/>
              <w:rPr>
                <w:sz w:val="20"/>
                <w:lang w:val="en-US"/>
              </w:rPr>
            </w:pPr>
            <w:r w:rsidRPr="00A26E9F">
              <w:rPr>
                <w:rFonts w:ascii="Calibri" w:hAnsi="Calibri" w:cs="Calibri"/>
                <w:color w:val="000000"/>
                <w:sz w:val="20"/>
              </w:rPr>
              <w:t>37</w:t>
            </w:r>
          </w:p>
        </w:tc>
        <w:tc>
          <w:tcPr>
            <w:tcW w:w="507" w:type="dxa"/>
            <w:vAlign w:val="bottom"/>
          </w:tcPr>
          <w:p w14:paraId="657C08BD" w14:textId="6FAAB89E" w:rsidR="008B4542" w:rsidRPr="00A26E9F" w:rsidRDefault="008B4542" w:rsidP="008B4542">
            <w:pPr>
              <w:pStyle w:val="StyleRight0"/>
              <w:keepNext/>
              <w:jc w:val="center"/>
              <w:rPr>
                <w:sz w:val="20"/>
                <w:lang w:val="en-US"/>
              </w:rPr>
            </w:pPr>
            <w:r w:rsidRPr="00A26E9F">
              <w:rPr>
                <w:rFonts w:ascii="Calibri" w:hAnsi="Calibri" w:cs="Calibri"/>
                <w:color w:val="000000"/>
                <w:sz w:val="20"/>
              </w:rPr>
              <w:t>37</w:t>
            </w:r>
          </w:p>
        </w:tc>
        <w:tc>
          <w:tcPr>
            <w:tcW w:w="574" w:type="dxa"/>
            <w:vAlign w:val="bottom"/>
          </w:tcPr>
          <w:p w14:paraId="62683637" w14:textId="037989E0" w:rsidR="008B4542" w:rsidRPr="00A26E9F" w:rsidRDefault="008B4542" w:rsidP="008B4542">
            <w:pPr>
              <w:pStyle w:val="StyleRight0"/>
              <w:keepNext/>
              <w:jc w:val="center"/>
              <w:rPr>
                <w:sz w:val="20"/>
                <w:lang w:val="en-US"/>
              </w:rPr>
            </w:pPr>
            <w:r w:rsidRPr="00A26E9F">
              <w:rPr>
                <w:rFonts w:ascii="Calibri" w:hAnsi="Calibri" w:cs="Calibri"/>
                <w:color w:val="000000"/>
                <w:sz w:val="20"/>
              </w:rPr>
              <w:t>39</w:t>
            </w:r>
          </w:p>
        </w:tc>
        <w:tc>
          <w:tcPr>
            <w:tcW w:w="521" w:type="dxa"/>
            <w:vAlign w:val="bottom"/>
          </w:tcPr>
          <w:p w14:paraId="52F4C9F9" w14:textId="68AB0F3E" w:rsidR="008B4542" w:rsidRPr="00A26E9F" w:rsidRDefault="008B4542" w:rsidP="008B4542">
            <w:pPr>
              <w:pStyle w:val="StyleRight0"/>
              <w:keepNext/>
              <w:jc w:val="center"/>
              <w:rPr>
                <w:sz w:val="20"/>
                <w:lang w:val="en-US"/>
              </w:rPr>
            </w:pPr>
            <w:r w:rsidRPr="00A26E9F">
              <w:rPr>
                <w:rFonts w:ascii="Calibri" w:hAnsi="Calibri" w:cs="Calibri"/>
                <w:color w:val="000000"/>
                <w:sz w:val="20"/>
              </w:rPr>
              <w:t>48</w:t>
            </w:r>
          </w:p>
        </w:tc>
        <w:tc>
          <w:tcPr>
            <w:tcW w:w="521" w:type="dxa"/>
            <w:vAlign w:val="bottom"/>
          </w:tcPr>
          <w:p w14:paraId="13F5482D" w14:textId="0574B88F" w:rsidR="008B4542" w:rsidRPr="00A26E9F" w:rsidRDefault="008B4542" w:rsidP="008B4542">
            <w:pPr>
              <w:pStyle w:val="StyleRight0"/>
              <w:keepNext/>
              <w:jc w:val="center"/>
              <w:rPr>
                <w:sz w:val="20"/>
                <w:lang w:val="en-US"/>
              </w:rPr>
            </w:pPr>
            <w:r w:rsidRPr="00A26E9F">
              <w:rPr>
                <w:rFonts w:ascii="Calibri" w:hAnsi="Calibri" w:cs="Calibri"/>
                <w:color w:val="000000"/>
                <w:sz w:val="20"/>
              </w:rPr>
              <w:t>40</w:t>
            </w:r>
          </w:p>
        </w:tc>
        <w:tc>
          <w:tcPr>
            <w:tcW w:w="531" w:type="dxa"/>
            <w:vAlign w:val="bottom"/>
          </w:tcPr>
          <w:p w14:paraId="43DE9D58" w14:textId="69D9032A" w:rsidR="008B4542" w:rsidRPr="00A26E9F" w:rsidRDefault="008B4542" w:rsidP="008B4542">
            <w:pPr>
              <w:pStyle w:val="StyleRight0"/>
              <w:keepNext/>
              <w:jc w:val="center"/>
              <w:rPr>
                <w:sz w:val="20"/>
                <w:lang w:val="en-US"/>
              </w:rPr>
            </w:pPr>
            <w:r w:rsidRPr="00A26E9F">
              <w:rPr>
                <w:rFonts w:ascii="Calibri" w:hAnsi="Calibri" w:cs="Calibri"/>
                <w:color w:val="000000"/>
                <w:sz w:val="20"/>
              </w:rPr>
              <w:t>40</w:t>
            </w:r>
          </w:p>
        </w:tc>
        <w:tc>
          <w:tcPr>
            <w:tcW w:w="521" w:type="dxa"/>
            <w:vAlign w:val="bottom"/>
          </w:tcPr>
          <w:p w14:paraId="4E471F3F" w14:textId="455B4B75" w:rsidR="008B4542" w:rsidRPr="00A26E9F" w:rsidRDefault="008B4542" w:rsidP="008B4542">
            <w:pPr>
              <w:pStyle w:val="StyleRight0"/>
              <w:keepNext/>
              <w:jc w:val="center"/>
              <w:rPr>
                <w:sz w:val="20"/>
                <w:lang w:val="en-US"/>
              </w:rPr>
            </w:pPr>
            <w:r w:rsidRPr="00A26E9F">
              <w:rPr>
                <w:rFonts w:ascii="Calibri" w:hAnsi="Calibri" w:cs="Calibri"/>
                <w:color w:val="000000"/>
                <w:sz w:val="20"/>
              </w:rPr>
              <w:t>39</w:t>
            </w:r>
          </w:p>
        </w:tc>
      </w:tr>
    </w:tbl>
    <w:p w14:paraId="120D6539" w14:textId="77777777" w:rsidR="006269EA" w:rsidRPr="00413282" w:rsidRDefault="006269EA" w:rsidP="006269EA">
      <w:pPr>
        <w:pStyle w:val="TableFigureSource"/>
        <w:rPr>
          <w:lang w:val="en-US"/>
        </w:rPr>
        <w:sectPr w:rsidR="006269EA" w:rsidRPr="00413282" w:rsidSect="006269EA">
          <w:footerReference w:type="default" r:id="rId58"/>
          <w:endnotePr>
            <w:numFmt w:val="decimal"/>
          </w:endnotePr>
          <w:pgSz w:w="11901" w:h="16840"/>
          <w:pgMar w:top="1871" w:right="907" w:bottom="990" w:left="2268" w:header="709" w:footer="709" w:gutter="0"/>
          <w:cols w:space="708"/>
          <w:docGrid w:linePitch="360"/>
        </w:sectPr>
      </w:pPr>
      <w:r w:rsidRPr="00413282">
        <w:rPr>
          <w:lang w:val="en-US"/>
        </w:rPr>
        <w:t>All estimates in AF</w:t>
      </w:r>
    </w:p>
    <w:p w14:paraId="10CA644E" w14:textId="77777777" w:rsidR="0064276E" w:rsidRPr="00413282" w:rsidRDefault="0064276E" w:rsidP="00BE2196">
      <w:pPr>
        <w:pStyle w:val="TableFigureTitle"/>
        <w:rPr>
          <w:lang w:val="en-US"/>
        </w:rPr>
      </w:pPr>
    </w:p>
    <w:p w14:paraId="2D3444CF" w14:textId="67FCE64A" w:rsidR="007F2C2E" w:rsidRPr="00413282" w:rsidRDefault="00B8189D" w:rsidP="00B8189D">
      <w:pPr>
        <w:pStyle w:val="FIgure"/>
        <w:jc w:val="center"/>
        <w:rPr>
          <w:lang w:val="en-US"/>
        </w:rPr>
      </w:pPr>
      <w:r>
        <w:rPr>
          <w:lang w:val="en-US"/>
        </w:rPr>
        <w:drawing>
          <wp:inline distT="0" distB="0" distL="0" distR="0" wp14:anchorId="6C1B852A" wp14:editId="07B941E1">
            <wp:extent cx="5088467" cy="2866259"/>
            <wp:effectExtent l="0" t="0" r="17145" b="10795"/>
            <wp:docPr id="43" name="Chart 43">
              <a:extLst xmlns:a="http://schemas.openxmlformats.org/drawingml/2006/main">
                <a:ext uri="{FF2B5EF4-FFF2-40B4-BE49-F238E27FC236}">
                  <a16:creationId xmlns:a16="http://schemas.microsoft.com/office/drawing/2014/main" id="{1A217678-8B12-4425-A240-BB85BCBF74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49409609" w14:textId="143DEF4F" w:rsidR="007F2C2E" w:rsidRDefault="001468BD" w:rsidP="00BE2196">
      <w:pPr>
        <w:pStyle w:val="TableFigureTitle"/>
        <w:rPr>
          <w:lang w:val="en-US"/>
        </w:rPr>
      </w:pPr>
      <w:bookmarkStart w:id="242" w:name="_Ref14856048"/>
      <w:r w:rsidRPr="00413282">
        <w:rPr>
          <w:lang w:val="en-US"/>
        </w:rPr>
        <w:t xml:space="preserve">Figure </w:t>
      </w:r>
      <w:r w:rsidR="00753F94">
        <w:rPr>
          <w:lang w:val="en-US"/>
        </w:rPr>
        <w:fldChar w:fldCharType="begin"/>
      </w:r>
      <w:r w:rsidR="00753F94">
        <w:rPr>
          <w:lang w:val="en-US"/>
        </w:rPr>
        <w:instrText xml:space="preserve"> STYLEREF 1 \s </w:instrText>
      </w:r>
      <w:r w:rsidR="00753F94">
        <w:rPr>
          <w:lang w:val="en-US"/>
        </w:rPr>
        <w:fldChar w:fldCharType="separate"/>
      </w:r>
      <w:r w:rsidR="00753F94">
        <w:rPr>
          <w:noProof/>
          <w:lang w:val="en-US"/>
        </w:rPr>
        <w:t>7</w:t>
      </w:r>
      <w:r w:rsidR="00753F94">
        <w:rPr>
          <w:lang w:val="en-US"/>
        </w:rPr>
        <w:fldChar w:fldCharType="end"/>
      </w:r>
      <w:r w:rsidR="00753F94">
        <w:rPr>
          <w:lang w:val="en-US"/>
        </w:rPr>
        <w:t>.</w:t>
      </w:r>
      <w:r w:rsidR="00753F94">
        <w:rPr>
          <w:lang w:val="en-US"/>
        </w:rPr>
        <w:fldChar w:fldCharType="begin"/>
      </w:r>
      <w:r w:rsidR="00753F94">
        <w:rPr>
          <w:lang w:val="en-US"/>
        </w:rPr>
        <w:instrText xml:space="preserve"> SEQ Figure \* ARABIC \s 1 </w:instrText>
      </w:r>
      <w:r w:rsidR="00753F94">
        <w:rPr>
          <w:lang w:val="en-US"/>
        </w:rPr>
        <w:fldChar w:fldCharType="separate"/>
      </w:r>
      <w:r w:rsidR="00753F94">
        <w:rPr>
          <w:noProof/>
          <w:lang w:val="en-US"/>
        </w:rPr>
        <w:t>21</w:t>
      </w:r>
      <w:r w:rsidR="00753F94">
        <w:rPr>
          <w:lang w:val="en-US"/>
        </w:rPr>
        <w:fldChar w:fldCharType="end"/>
      </w:r>
      <w:bookmarkEnd w:id="242"/>
      <w:r w:rsidRPr="00413282">
        <w:rPr>
          <w:lang w:val="en-US"/>
        </w:rPr>
        <w:t xml:space="preserve"> </w:t>
      </w:r>
      <w:r w:rsidR="00AA7394" w:rsidRPr="00413282">
        <w:rPr>
          <w:lang w:val="en-US"/>
        </w:rPr>
        <w:t>M</w:t>
      </w:r>
      <w:r w:rsidRPr="00413282">
        <w:rPr>
          <w:lang w:val="en-US"/>
        </w:rPr>
        <w:t xml:space="preserve">onthly </w:t>
      </w:r>
      <w:r w:rsidR="00B8189D">
        <w:rPr>
          <w:lang w:val="en-US"/>
        </w:rPr>
        <w:t xml:space="preserve">eWRIMS </w:t>
      </w:r>
      <w:r w:rsidRPr="00413282">
        <w:rPr>
          <w:lang w:val="en-US"/>
        </w:rPr>
        <w:t>diver</w:t>
      </w:r>
      <w:r w:rsidR="00B8189D">
        <w:rPr>
          <w:lang w:val="en-US"/>
        </w:rPr>
        <w:t xml:space="preserve">ted total </w:t>
      </w:r>
      <w:r w:rsidRPr="00413282">
        <w:rPr>
          <w:lang w:val="en-US"/>
        </w:rPr>
        <w:t xml:space="preserve">by </w:t>
      </w:r>
      <w:r w:rsidR="00BE6764" w:rsidRPr="00413282">
        <w:rPr>
          <w:lang w:val="en-US"/>
        </w:rPr>
        <w:t>beneficial use</w:t>
      </w:r>
      <w:r w:rsidR="00B8189D">
        <w:rPr>
          <w:lang w:val="en-US"/>
        </w:rPr>
        <w:t xml:space="preserve"> </w:t>
      </w:r>
      <w:r w:rsidRPr="00413282">
        <w:rPr>
          <w:lang w:val="en-US"/>
        </w:rPr>
        <w:t xml:space="preserve">group in </w:t>
      </w:r>
      <w:r w:rsidR="00FD0F07">
        <w:rPr>
          <w:lang w:val="en-US"/>
        </w:rPr>
        <w:t>p</w:t>
      </w:r>
      <w:r w:rsidRPr="00413282">
        <w:rPr>
          <w:lang w:val="en-US"/>
        </w:rPr>
        <w:t xml:space="preserve">ermitted </w:t>
      </w:r>
      <w:r w:rsidR="00FD0F07">
        <w:rPr>
          <w:lang w:val="en-US"/>
        </w:rPr>
        <w:t>w</w:t>
      </w:r>
      <w:r w:rsidR="00BE6764" w:rsidRPr="00413282">
        <w:rPr>
          <w:lang w:val="en-US"/>
        </w:rPr>
        <w:t xml:space="preserve">ater </w:t>
      </w:r>
      <w:r w:rsidR="00FD0F07">
        <w:rPr>
          <w:lang w:val="en-US"/>
        </w:rPr>
        <w:t>u</w:t>
      </w:r>
      <w:r w:rsidR="00BE6764" w:rsidRPr="00413282">
        <w:rPr>
          <w:lang w:val="en-US"/>
        </w:rPr>
        <w:t xml:space="preserve">se </w:t>
      </w:r>
      <w:r w:rsidR="00FD0F07">
        <w:rPr>
          <w:lang w:val="en-US"/>
        </w:rPr>
        <w:t>s</w:t>
      </w:r>
      <w:r w:rsidR="00BE6764" w:rsidRPr="00413282">
        <w:rPr>
          <w:lang w:val="en-US"/>
        </w:rPr>
        <w:t>cenario</w:t>
      </w:r>
      <w:r w:rsidR="00AA7394" w:rsidRPr="00413282">
        <w:rPr>
          <w:lang w:val="en-US"/>
        </w:rPr>
        <w:t>.</w:t>
      </w:r>
    </w:p>
    <w:p w14:paraId="44C57466" w14:textId="660F3BA7" w:rsidR="00A26E9F" w:rsidRDefault="00A26E9F" w:rsidP="00BE2196">
      <w:pPr>
        <w:pStyle w:val="TableFigureTitle"/>
        <w:rPr>
          <w:lang w:val="en-US"/>
        </w:rPr>
      </w:pPr>
    </w:p>
    <w:p w14:paraId="7FC33C12" w14:textId="0E7AB583" w:rsidR="00A26E9F" w:rsidRPr="006269EA" w:rsidRDefault="00A26E9F" w:rsidP="00A26E9F">
      <w:pPr>
        <w:pStyle w:val="Caption"/>
        <w:rPr>
          <w:b/>
          <w:bCs/>
          <w:i w:val="0"/>
          <w:iCs w:val="0"/>
          <w:sz w:val="19"/>
          <w:szCs w:val="19"/>
          <w:lang w:val="en-US"/>
        </w:rPr>
      </w:pPr>
      <w:bookmarkStart w:id="243" w:name="_Ref61534717"/>
      <w:r w:rsidRPr="006269EA">
        <w:rPr>
          <w:b/>
          <w:bCs/>
          <w:i w:val="0"/>
          <w:iCs w:val="0"/>
          <w:sz w:val="19"/>
          <w:szCs w:val="19"/>
        </w:rPr>
        <w:t xml:space="preserve">Table </w:t>
      </w:r>
      <w:r w:rsidR="006E011C">
        <w:rPr>
          <w:b/>
          <w:bCs/>
          <w:i w:val="0"/>
          <w:iCs w:val="0"/>
          <w:sz w:val="19"/>
          <w:szCs w:val="19"/>
        </w:rPr>
        <w:fldChar w:fldCharType="begin"/>
      </w:r>
      <w:r w:rsidR="006E011C">
        <w:rPr>
          <w:b/>
          <w:bCs/>
          <w:i w:val="0"/>
          <w:iCs w:val="0"/>
          <w:sz w:val="19"/>
          <w:szCs w:val="19"/>
        </w:rPr>
        <w:instrText xml:space="preserve"> STYLEREF 1 \s </w:instrText>
      </w:r>
      <w:r w:rsidR="006E011C">
        <w:rPr>
          <w:b/>
          <w:bCs/>
          <w:i w:val="0"/>
          <w:iCs w:val="0"/>
          <w:sz w:val="19"/>
          <w:szCs w:val="19"/>
        </w:rPr>
        <w:fldChar w:fldCharType="separate"/>
      </w:r>
      <w:r w:rsidR="006E011C">
        <w:rPr>
          <w:b/>
          <w:bCs/>
          <w:i w:val="0"/>
          <w:iCs w:val="0"/>
          <w:noProof/>
          <w:sz w:val="19"/>
          <w:szCs w:val="19"/>
        </w:rPr>
        <w:t>7</w:t>
      </w:r>
      <w:r w:rsidR="006E011C">
        <w:rPr>
          <w:b/>
          <w:bCs/>
          <w:i w:val="0"/>
          <w:iCs w:val="0"/>
          <w:sz w:val="19"/>
          <w:szCs w:val="19"/>
        </w:rPr>
        <w:fldChar w:fldCharType="end"/>
      </w:r>
      <w:r w:rsidR="006E011C">
        <w:rPr>
          <w:b/>
          <w:bCs/>
          <w:i w:val="0"/>
          <w:iCs w:val="0"/>
          <w:sz w:val="19"/>
          <w:szCs w:val="19"/>
        </w:rPr>
        <w:t>.</w:t>
      </w:r>
      <w:r w:rsidR="006E011C">
        <w:rPr>
          <w:b/>
          <w:bCs/>
          <w:i w:val="0"/>
          <w:iCs w:val="0"/>
          <w:sz w:val="19"/>
          <w:szCs w:val="19"/>
        </w:rPr>
        <w:fldChar w:fldCharType="begin"/>
      </w:r>
      <w:r w:rsidR="006E011C">
        <w:rPr>
          <w:b/>
          <w:bCs/>
          <w:i w:val="0"/>
          <w:iCs w:val="0"/>
          <w:sz w:val="19"/>
          <w:szCs w:val="19"/>
        </w:rPr>
        <w:instrText xml:space="preserve"> SEQ Table \* ARABIC \s 1 </w:instrText>
      </w:r>
      <w:r w:rsidR="006E011C">
        <w:rPr>
          <w:b/>
          <w:bCs/>
          <w:i w:val="0"/>
          <w:iCs w:val="0"/>
          <w:sz w:val="19"/>
          <w:szCs w:val="19"/>
        </w:rPr>
        <w:fldChar w:fldCharType="separate"/>
      </w:r>
      <w:r w:rsidR="006E011C">
        <w:rPr>
          <w:b/>
          <w:bCs/>
          <w:i w:val="0"/>
          <w:iCs w:val="0"/>
          <w:noProof/>
          <w:sz w:val="19"/>
          <w:szCs w:val="19"/>
        </w:rPr>
        <w:t>8</w:t>
      </w:r>
      <w:r w:rsidR="006E011C">
        <w:rPr>
          <w:b/>
          <w:bCs/>
          <w:i w:val="0"/>
          <w:iCs w:val="0"/>
          <w:sz w:val="19"/>
          <w:szCs w:val="19"/>
        </w:rPr>
        <w:fldChar w:fldCharType="end"/>
      </w:r>
      <w:bookmarkEnd w:id="243"/>
      <w:r>
        <w:rPr>
          <w:b/>
          <w:bCs/>
          <w:i w:val="0"/>
          <w:iCs w:val="0"/>
          <w:sz w:val="19"/>
          <w:szCs w:val="19"/>
        </w:rPr>
        <w:t xml:space="preserve">. </w:t>
      </w:r>
      <w:r w:rsidRPr="006269EA">
        <w:rPr>
          <w:b/>
          <w:bCs/>
          <w:i w:val="0"/>
          <w:iCs w:val="0"/>
          <w:sz w:val="19"/>
          <w:szCs w:val="19"/>
        </w:rPr>
        <w:t xml:space="preserve">Monthly eWRIMS diverted total by beneficial use group in </w:t>
      </w:r>
      <w:r>
        <w:rPr>
          <w:b/>
          <w:bCs/>
          <w:i w:val="0"/>
          <w:iCs w:val="0"/>
          <w:sz w:val="19"/>
          <w:szCs w:val="19"/>
        </w:rPr>
        <w:t>permitted water use scenario.</w:t>
      </w:r>
    </w:p>
    <w:tbl>
      <w:tblPr>
        <w:tblStyle w:val="TableGrid"/>
        <w:tblW w:w="0" w:type="auto"/>
        <w:tblLayout w:type="fixed"/>
        <w:tblLook w:val="04A0" w:firstRow="1" w:lastRow="0" w:firstColumn="1" w:lastColumn="0" w:noHBand="0" w:noVBand="1"/>
      </w:tblPr>
      <w:tblGrid>
        <w:gridCol w:w="1384"/>
        <w:gridCol w:w="808"/>
        <w:gridCol w:w="236"/>
        <w:gridCol w:w="523"/>
        <w:gridCol w:w="542"/>
        <w:gridCol w:w="527"/>
        <w:gridCol w:w="525"/>
        <w:gridCol w:w="525"/>
        <w:gridCol w:w="553"/>
        <w:gridCol w:w="525"/>
        <w:gridCol w:w="574"/>
        <w:gridCol w:w="525"/>
        <w:gridCol w:w="525"/>
        <w:gridCol w:w="533"/>
        <w:gridCol w:w="525"/>
      </w:tblGrid>
      <w:tr w:rsidR="00F77D9D" w:rsidRPr="009765ED" w14:paraId="0BFA0CDD" w14:textId="77777777" w:rsidTr="00F77D9D">
        <w:trPr>
          <w:cnfStyle w:val="100000000000" w:firstRow="1" w:lastRow="0" w:firstColumn="0" w:lastColumn="0" w:oddVBand="0" w:evenVBand="0" w:oddHBand="0" w:evenHBand="0" w:firstRowFirstColumn="0" w:firstRowLastColumn="0" w:lastRowFirstColumn="0" w:lastRowLastColumn="0"/>
        </w:trPr>
        <w:tc>
          <w:tcPr>
            <w:tcW w:w="1384" w:type="dxa"/>
            <w:vAlign w:val="bottom"/>
          </w:tcPr>
          <w:p w14:paraId="7FE487BB" w14:textId="21D06E8E" w:rsidR="00F77D9D" w:rsidRPr="00F77D9D" w:rsidRDefault="00F77D9D" w:rsidP="00F77D9D">
            <w:pPr>
              <w:pStyle w:val="StyleRight0"/>
              <w:keepNext/>
              <w:jc w:val="center"/>
              <w:rPr>
                <w:sz w:val="20"/>
                <w:lang w:val="en-US"/>
              </w:rPr>
            </w:pPr>
            <w:r w:rsidRPr="00F77D9D">
              <w:rPr>
                <w:sz w:val="20"/>
                <w:lang w:val="en-US"/>
              </w:rPr>
              <w:t>BU group</w:t>
            </w:r>
          </w:p>
        </w:tc>
        <w:tc>
          <w:tcPr>
            <w:tcW w:w="808" w:type="dxa"/>
            <w:vAlign w:val="bottom"/>
          </w:tcPr>
          <w:p w14:paraId="3D58738B" w14:textId="6F7D840E" w:rsidR="00F77D9D" w:rsidRPr="00F77D9D" w:rsidRDefault="00F77D9D" w:rsidP="00F77D9D">
            <w:pPr>
              <w:pStyle w:val="StyleRight0"/>
              <w:keepNext/>
              <w:jc w:val="center"/>
              <w:rPr>
                <w:rFonts w:ascii="Calibri" w:hAnsi="Calibri" w:cs="Calibri"/>
                <w:color w:val="000000"/>
                <w:sz w:val="20"/>
              </w:rPr>
            </w:pPr>
            <w:r w:rsidRPr="00F77D9D">
              <w:rPr>
                <w:rFonts w:ascii="Calibri" w:hAnsi="Calibri" w:cs="Calibri"/>
                <w:b/>
                <w:bCs/>
                <w:color w:val="000000"/>
                <w:sz w:val="20"/>
              </w:rPr>
              <w:t>Annual</w:t>
            </w:r>
          </w:p>
        </w:tc>
        <w:tc>
          <w:tcPr>
            <w:tcW w:w="222" w:type="dxa"/>
          </w:tcPr>
          <w:p w14:paraId="559132EC" w14:textId="41A6F6D7" w:rsidR="00F77D9D" w:rsidRPr="00F77D9D" w:rsidRDefault="00F77D9D" w:rsidP="00F77D9D">
            <w:pPr>
              <w:pStyle w:val="StyleRight0"/>
              <w:keepNext/>
              <w:jc w:val="center"/>
              <w:rPr>
                <w:rFonts w:ascii="Calibri" w:hAnsi="Calibri" w:cs="Calibri"/>
                <w:color w:val="000000"/>
                <w:sz w:val="20"/>
              </w:rPr>
            </w:pPr>
          </w:p>
        </w:tc>
        <w:tc>
          <w:tcPr>
            <w:tcW w:w="523" w:type="dxa"/>
            <w:vAlign w:val="bottom"/>
          </w:tcPr>
          <w:p w14:paraId="7D38013F" w14:textId="266A42CB" w:rsidR="00F77D9D" w:rsidRPr="00F77D9D" w:rsidRDefault="00F77D9D" w:rsidP="00F77D9D">
            <w:pPr>
              <w:pStyle w:val="StyleRight0"/>
              <w:keepNext/>
              <w:jc w:val="center"/>
              <w:rPr>
                <w:sz w:val="20"/>
                <w:lang w:val="en-US"/>
              </w:rPr>
            </w:pPr>
            <w:r w:rsidRPr="00F77D9D">
              <w:rPr>
                <w:rFonts w:ascii="Calibri" w:hAnsi="Calibri" w:cs="Calibri"/>
                <w:color w:val="000000"/>
                <w:sz w:val="20"/>
              </w:rPr>
              <w:t>Oct</w:t>
            </w:r>
          </w:p>
        </w:tc>
        <w:tc>
          <w:tcPr>
            <w:tcW w:w="542" w:type="dxa"/>
            <w:vAlign w:val="bottom"/>
          </w:tcPr>
          <w:p w14:paraId="6894D8E0" w14:textId="77777777" w:rsidR="00F77D9D" w:rsidRPr="00F77D9D" w:rsidRDefault="00F77D9D" w:rsidP="00F77D9D">
            <w:pPr>
              <w:pStyle w:val="StyleRight0"/>
              <w:keepNext/>
              <w:jc w:val="center"/>
              <w:rPr>
                <w:sz w:val="20"/>
                <w:lang w:val="en-US"/>
              </w:rPr>
            </w:pPr>
            <w:r w:rsidRPr="00F77D9D">
              <w:rPr>
                <w:rFonts w:ascii="Calibri" w:hAnsi="Calibri" w:cs="Calibri"/>
                <w:color w:val="000000"/>
                <w:sz w:val="20"/>
              </w:rPr>
              <w:t>Nov</w:t>
            </w:r>
          </w:p>
        </w:tc>
        <w:tc>
          <w:tcPr>
            <w:tcW w:w="527" w:type="dxa"/>
            <w:vAlign w:val="bottom"/>
          </w:tcPr>
          <w:p w14:paraId="3151077B" w14:textId="77777777" w:rsidR="00F77D9D" w:rsidRPr="00F77D9D" w:rsidRDefault="00F77D9D" w:rsidP="00F77D9D">
            <w:pPr>
              <w:pStyle w:val="StyleRight0"/>
              <w:keepNext/>
              <w:jc w:val="center"/>
              <w:rPr>
                <w:sz w:val="20"/>
                <w:lang w:val="en-US"/>
              </w:rPr>
            </w:pPr>
            <w:r w:rsidRPr="00F77D9D">
              <w:rPr>
                <w:rFonts w:ascii="Calibri" w:hAnsi="Calibri" w:cs="Calibri"/>
                <w:color w:val="000000"/>
                <w:sz w:val="20"/>
              </w:rPr>
              <w:t>Dec</w:t>
            </w:r>
          </w:p>
        </w:tc>
        <w:tc>
          <w:tcPr>
            <w:tcW w:w="525" w:type="dxa"/>
            <w:vAlign w:val="bottom"/>
          </w:tcPr>
          <w:p w14:paraId="0C98C810" w14:textId="77777777" w:rsidR="00F77D9D" w:rsidRPr="00F77D9D" w:rsidRDefault="00F77D9D" w:rsidP="00F77D9D">
            <w:pPr>
              <w:pStyle w:val="StyleRight0"/>
              <w:keepNext/>
              <w:jc w:val="center"/>
              <w:rPr>
                <w:sz w:val="20"/>
                <w:lang w:val="en-US"/>
              </w:rPr>
            </w:pPr>
            <w:r w:rsidRPr="00F77D9D">
              <w:rPr>
                <w:rFonts w:ascii="Calibri" w:hAnsi="Calibri" w:cs="Calibri"/>
                <w:color w:val="000000"/>
                <w:sz w:val="20"/>
              </w:rPr>
              <w:t>Jan</w:t>
            </w:r>
          </w:p>
        </w:tc>
        <w:tc>
          <w:tcPr>
            <w:tcW w:w="525" w:type="dxa"/>
            <w:vAlign w:val="bottom"/>
          </w:tcPr>
          <w:p w14:paraId="5C3FC123" w14:textId="77777777" w:rsidR="00F77D9D" w:rsidRPr="00F77D9D" w:rsidRDefault="00F77D9D" w:rsidP="00F77D9D">
            <w:pPr>
              <w:pStyle w:val="StyleRight0"/>
              <w:keepNext/>
              <w:jc w:val="center"/>
              <w:rPr>
                <w:sz w:val="20"/>
                <w:lang w:val="en-US"/>
              </w:rPr>
            </w:pPr>
            <w:r w:rsidRPr="00F77D9D">
              <w:rPr>
                <w:rFonts w:ascii="Calibri" w:hAnsi="Calibri" w:cs="Calibri"/>
                <w:color w:val="000000"/>
                <w:sz w:val="20"/>
              </w:rPr>
              <w:t>Feb</w:t>
            </w:r>
          </w:p>
        </w:tc>
        <w:tc>
          <w:tcPr>
            <w:tcW w:w="553" w:type="dxa"/>
            <w:vAlign w:val="bottom"/>
          </w:tcPr>
          <w:p w14:paraId="14E145D1" w14:textId="77777777" w:rsidR="00F77D9D" w:rsidRPr="00F77D9D" w:rsidRDefault="00F77D9D" w:rsidP="00F77D9D">
            <w:pPr>
              <w:pStyle w:val="StyleRight0"/>
              <w:keepNext/>
              <w:jc w:val="center"/>
              <w:rPr>
                <w:sz w:val="20"/>
                <w:lang w:val="en-US"/>
              </w:rPr>
            </w:pPr>
            <w:r w:rsidRPr="00F77D9D">
              <w:rPr>
                <w:rFonts w:ascii="Calibri" w:hAnsi="Calibri" w:cs="Calibri"/>
                <w:color w:val="000000"/>
                <w:sz w:val="20"/>
              </w:rPr>
              <w:t>Mar</w:t>
            </w:r>
          </w:p>
        </w:tc>
        <w:tc>
          <w:tcPr>
            <w:tcW w:w="525" w:type="dxa"/>
            <w:vAlign w:val="bottom"/>
          </w:tcPr>
          <w:p w14:paraId="21401E32" w14:textId="77777777" w:rsidR="00F77D9D" w:rsidRPr="00F77D9D" w:rsidRDefault="00F77D9D" w:rsidP="00F77D9D">
            <w:pPr>
              <w:pStyle w:val="StyleRight0"/>
              <w:keepNext/>
              <w:jc w:val="center"/>
              <w:rPr>
                <w:sz w:val="20"/>
                <w:lang w:val="en-US"/>
              </w:rPr>
            </w:pPr>
            <w:r w:rsidRPr="00F77D9D">
              <w:rPr>
                <w:rFonts w:ascii="Calibri" w:hAnsi="Calibri" w:cs="Calibri"/>
                <w:color w:val="000000"/>
                <w:sz w:val="20"/>
              </w:rPr>
              <w:t>Apr</w:t>
            </w:r>
          </w:p>
        </w:tc>
        <w:tc>
          <w:tcPr>
            <w:tcW w:w="574" w:type="dxa"/>
            <w:vAlign w:val="bottom"/>
          </w:tcPr>
          <w:p w14:paraId="33D331A4" w14:textId="77777777" w:rsidR="00F77D9D" w:rsidRPr="00F77D9D" w:rsidRDefault="00F77D9D" w:rsidP="00F77D9D">
            <w:pPr>
              <w:pStyle w:val="StyleRight0"/>
              <w:keepNext/>
              <w:jc w:val="center"/>
              <w:rPr>
                <w:sz w:val="20"/>
                <w:lang w:val="en-US"/>
              </w:rPr>
            </w:pPr>
            <w:r w:rsidRPr="00F77D9D">
              <w:rPr>
                <w:rFonts w:ascii="Calibri" w:hAnsi="Calibri" w:cs="Calibri"/>
                <w:color w:val="000000"/>
                <w:sz w:val="20"/>
              </w:rPr>
              <w:t>May</w:t>
            </w:r>
          </w:p>
        </w:tc>
        <w:tc>
          <w:tcPr>
            <w:tcW w:w="525" w:type="dxa"/>
            <w:vAlign w:val="bottom"/>
          </w:tcPr>
          <w:p w14:paraId="48243360" w14:textId="77777777" w:rsidR="00F77D9D" w:rsidRPr="00F77D9D" w:rsidRDefault="00F77D9D" w:rsidP="00F77D9D">
            <w:pPr>
              <w:pStyle w:val="StyleRight0"/>
              <w:keepNext/>
              <w:jc w:val="center"/>
              <w:rPr>
                <w:sz w:val="20"/>
                <w:lang w:val="en-US"/>
              </w:rPr>
            </w:pPr>
            <w:r w:rsidRPr="00F77D9D">
              <w:rPr>
                <w:rFonts w:ascii="Calibri" w:hAnsi="Calibri" w:cs="Calibri"/>
                <w:color w:val="000000"/>
                <w:sz w:val="20"/>
              </w:rPr>
              <w:t>Jun</w:t>
            </w:r>
          </w:p>
        </w:tc>
        <w:tc>
          <w:tcPr>
            <w:tcW w:w="525" w:type="dxa"/>
            <w:vAlign w:val="bottom"/>
          </w:tcPr>
          <w:p w14:paraId="2FD3B8B3" w14:textId="77777777" w:rsidR="00F77D9D" w:rsidRPr="00F77D9D" w:rsidRDefault="00F77D9D" w:rsidP="00F77D9D">
            <w:pPr>
              <w:pStyle w:val="StyleRight0"/>
              <w:keepNext/>
              <w:jc w:val="center"/>
              <w:rPr>
                <w:sz w:val="20"/>
                <w:lang w:val="en-US"/>
              </w:rPr>
            </w:pPr>
            <w:r w:rsidRPr="00F77D9D">
              <w:rPr>
                <w:rFonts w:ascii="Calibri" w:hAnsi="Calibri" w:cs="Calibri"/>
                <w:color w:val="000000"/>
                <w:sz w:val="20"/>
              </w:rPr>
              <w:t>Jul</w:t>
            </w:r>
          </w:p>
        </w:tc>
        <w:tc>
          <w:tcPr>
            <w:tcW w:w="533" w:type="dxa"/>
            <w:vAlign w:val="bottom"/>
          </w:tcPr>
          <w:p w14:paraId="68618829" w14:textId="77777777" w:rsidR="00F77D9D" w:rsidRPr="00F77D9D" w:rsidRDefault="00F77D9D" w:rsidP="00F77D9D">
            <w:pPr>
              <w:pStyle w:val="StyleRight0"/>
              <w:keepNext/>
              <w:jc w:val="center"/>
              <w:rPr>
                <w:sz w:val="20"/>
                <w:lang w:val="en-US"/>
              </w:rPr>
            </w:pPr>
            <w:r w:rsidRPr="00F77D9D">
              <w:rPr>
                <w:rFonts w:ascii="Calibri" w:hAnsi="Calibri" w:cs="Calibri"/>
                <w:color w:val="000000"/>
                <w:sz w:val="20"/>
              </w:rPr>
              <w:t>Aug</w:t>
            </w:r>
          </w:p>
        </w:tc>
        <w:tc>
          <w:tcPr>
            <w:tcW w:w="525" w:type="dxa"/>
            <w:vAlign w:val="bottom"/>
          </w:tcPr>
          <w:p w14:paraId="00B184A2" w14:textId="77777777" w:rsidR="00F77D9D" w:rsidRPr="00F77D9D" w:rsidRDefault="00F77D9D" w:rsidP="00F77D9D">
            <w:pPr>
              <w:pStyle w:val="StyleRight0"/>
              <w:keepNext/>
              <w:jc w:val="center"/>
              <w:rPr>
                <w:sz w:val="20"/>
                <w:lang w:val="en-US"/>
              </w:rPr>
            </w:pPr>
            <w:r w:rsidRPr="00F77D9D">
              <w:rPr>
                <w:rFonts w:ascii="Calibri" w:hAnsi="Calibri" w:cs="Calibri"/>
                <w:color w:val="000000"/>
                <w:sz w:val="20"/>
              </w:rPr>
              <w:t>Sep</w:t>
            </w:r>
          </w:p>
        </w:tc>
      </w:tr>
      <w:tr w:rsidR="00F77D9D" w:rsidRPr="009765ED" w14:paraId="6C6E3066" w14:textId="77777777" w:rsidTr="00F77D9D">
        <w:tc>
          <w:tcPr>
            <w:tcW w:w="1384" w:type="dxa"/>
            <w:vAlign w:val="bottom"/>
          </w:tcPr>
          <w:p w14:paraId="12CC29AE" w14:textId="77777777" w:rsidR="00F77D9D" w:rsidRPr="00F77D9D" w:rsidRDefault="00F77D9D" w:rsidP="00F77D9D">
            <w:pPr>
              <w:pStyle w:val="StyleRight0"/>
              <w:keepNext/>
              <w:jc w:val="center"/>
              <w:rPr>
                <w:sz w:val="20"/>
                <w:lang w:val="en-US"/>
              </w:rPr>
            </w:pPr>
            <w:r w:rsidRPr="00F77D9D">
              <w:rPr>
                <w:rFonts w:ascii="Calibri" w:hAnsi="Calibri" w:cs="Calibri"/>
                <w:color w:val="000000"/>
                <w:sz w:val="20"/>
              </w:rPr>
              <w:t>Cannabis (Permitted)</w:t>
            </w:r>
          </w:p>
        </w:tc>
        <w:tc>
          <w:tcPr>
            <w:tcW w:w="808" w:type="dxa"/>
            <w:vAlign w:val="bottom"/>
          </w:tcPr>
          <w:p w14:paraId="37ABF6A2" w14:textId="3D4003EC" w:rsidR="00F77D9D" w:rsidRPr="00F77D9D" w:rsidRDefault="00F77D9D" w:rsidP="00F77D9D">
            <w:pPr>
              <w:pStyle w:val="StyleRight0"/>
              <w:keepNext/>
              <w:jc w:val="center"/>
              <w:rPr>
                <w:rFonts w:ascii="Calibri" w:hAnsi="Calibri" w:cs="Calibri"/>
                <w:color w:val="000000"/>
                <w:sz w:val="20"/>
              </w:rPr>
            </w:pPr>
            <w:r w:rsidRPr="00F77D9D">
              <w:rPr>
                <w:rFonts w:ascii="Calibri" w:hAnsi="Calibri" w:cs="Calibri"/>
                <w:color w:val="000000"/>
                <w:sz w:val="20"/>
              </w:rPr>
              <w:t>59</w:t>
            </w:r>
          </w:p>
        </w:tc>
        <w:tc>
          <w:tcPr>
            <w:tcW w:w="222" w:type="dxa"/>
          </w:tcPr>
          <w:p w14:paraId="533F5020" w14:textId="05556262" w:rsidR="00F77D9D" w:rsidRPr="00F77D9D" w:rsidRDefault="00F77D9D" w:rsidP="00F77D9D">
            <w:pPr>
              <w:pStyle w:val="StyleRight0"/>
              <w:keepNext/>
              <w:jc w:val="center"/>
              <w:rPr>
                <w:rFonts w:ascii="Calibri" w:hAnsi="Calibri" w:cs="Calibri"/>
                <w:color w:val="000000"/>
                <w:sz w:val="20"/>
              </w:rPr>
            </w:pPr>
          </w:p>
        </w:tc>
        <w:tc>
          <w:tcPr>
            <w:tcW w:w="523" w:type="dxa"/>
            <w:vAlign w:val="bottom"/>
          </w:tcPr>
          <w:p w14:paraId="3D67BA8F" w14:textId="3E5B6505" w:rsidR="00F77D9D" w:rsidRPr="00F77D9D" w:rsidRDefault="00F77D9D" w:rsidP="00F77D9D">
            <w:pPr>
              <w:pStyle w:val="StyleRight0"/>
              <w:keepNext/>
              <w:jc w:val="center"/>
              <w:rPr>
                <w:sz w:val="20"/>
                <w:lang w:val="en-US"/>
              </w:rPr>
            </w:pPr>
            <w:r w:rsidRPr="00F77D9D">
              <w:rPr>
                <w:rFonts w:ascii="Calibri" w:hAnsi="Calibri" w:cs="Calibri"/>
                <w:color w:val="000000"/>
                <w:sz w:val="20"/>
              </w:rPr>
              <w:t>0</w:t>
            </w:r>
          </w:p>
        </w:tc>
        <w:tc>
          <w:tcPr>
            <w:tcW w:w="542" w:type="dxa"/>
            <w:vAlign w:val="bottom"/>
          </w:tcPr>
          <w:p w14:paraId="4F6CE6F0" w14:textId="63F36353" w:rsidR="00F77D9D" w:rsidRPr="00F77D9D" w:rsidRDefault="00F77D9D" w:rsidP="00F77D9D">
            <w:pPr>
              <w:pStyle w:val="StyleRight0"/>
              <w:keepNext/>
              <w:jc w:val="center"/>
              <w:rPr>
                <w:sz w:val="20"/>
                <w:lang w:val="en-US"/>
              </w:rPr>
            </w:pPr>
            <w:r w:rsidRPr="00F77D9D">
              <w:rPr>
                <w:rFonts w:ascii="Calibri" w:hAnsi="Calibri" w:cs="Calibri"/>
                <w:color w:val="000000"/>
                <w:sz w:val="20"/>
              </w:rPr>
              <w:t>14</w:t>
            </w:r>
          </w:p>
        </w:tc>
        <w:tc>
          <w:tcPr>
            <w:tcW w:w="527" w:type="dxa"/>
            <w:vAlign w:val="bottom"/>
          </w:tcPr>
          <w:p w14:paraId="1FE46566" w14:textId="3DAFA7B1" w:rsidR="00F77D9D" w:rsidRPr="00F77D9D" w:rsidRDefault="00F77D9D" w:rsidP="00F77D9D">
            <w:pPr>
              <w:pStyle w:val="StyleRight0"/>
              <w:keepNext/>
              <w:jc w:val="center"/>
              <w:rPr>
                <w:sz w:val="20"/>
                <w:lang w:val="en-US"/>
              </w:rPr>
            </w:pPr>
            <w:r w:rsidRPr="00F77D9D">
              <w:rPr>
                <w:rFonts w:ascii="Calibri" w:hAnsi="Calibri" w:cs="Calibri"/>
                <w:color w:val="000000"/>
                <w:sz w:val="20"/>
              </w:rPr>
              <w:t>10</w:t>
            </w:r>
          </w:p>
        </w:tc>
        <w:tc>
          <w:tcPr>
            <w:tcW w:w="525" w:type="dxa"/>
            <w:vAlign w:val="bottom"/>
          </w:tcPr>
          <w:p w14:paraId="1812B63A" w14:textId="07E089BA" w:rsidR="00F77D9D" w:rsidRPr="00F77D9D" w:rsidRDefault="00F77D9D" w:rsidP="00F77D9D">
            <w:pPr>
              <w:pStyle w:val="StyleRight0"/>
              <w:keepNext/>
              <w:jc w:val="center"/>
              <w:rPr>
                <w:sz w:val="20"/>
                <w:lang w:val="en-US"/>
              </w:rPr>
            </w:pPr>
            <w:r w:rsidRPr="00F77D9D">
              <w:rPr>
                <w:rFonts w:ascii="Calibri" w:hAnsi="Calibri" w:cs="Calibri"/>
                <w:color w:val="000000"/>
                <w:sz w:val="20"/>
              </w:rPr>
              <w:t>14</w:t>
            </w:r>
          </w:p>
        </w:tc>
        <w:tc>
          <w:tcPr>
            <w:tcW w:w="525" w:type="dxa"/>
            <w:vAlign w:val="bottom"/>
          </w:tcPr>
          <w:p w14:paraId="20E57D14" w14:textId="2A0BB62A" w:rsidR="00F77D9D" w:rsidRPr="00F77D9D" w:rsidRDefault="00F77D9D" w:rsidP="00F77D9D">
            <w:pPr>
              <w:pStyle w:val="StyleRight0"/>
              <w:keepNext/>
              <w:jc w:val="center"/>
              <w:rPr>
                <w:sz w:val="20"/>
                <w:lang w:val="en-US"/>
              </w:rPr>
            </w:pPr>
            <w:r w:rsidRPr="00F77D9D">
              <w:rPr>
                <w:rFonts w:ascii="Calibri" w:hAnsi="Calibri" w:cs="Calibri"/>
                <w:color w:val="000000"/>
                <w:sz w:val="20"/>
              </w:rPr>
              <w:t>9</w:t>
            </w:r>
          </w:p>
        </w:tc>
        <w:tc>
          <w:tcPr>
            <w:tcW w:w="553" w:type="dxa"/>
            <w:vAlign w:val="bottom"/>
          </w:tcPr>
          <w:p w14:paraId="1EFC2FF9" w14:textId="35E003A2" w:rsidR="00F77D9D" w:rsidRPr="00F77D9D" w:rsidRDefault="00F77D9D" w:rsidP="00F77D9D">
            <w:pPr>
              <w:pStyle w:val="StyleRight0"/>
              <w:keepNext/>
              <w:jc w:val="center"/>
              <w:rPr>
                <w:sz w:val="20"/>
                <w:lang w:val="en-US"/>
              </w:rPr>
            </w:pPr>
            <w:r w:rsidRPr="00F77D9D">
              <w:rPr>
                <w:rFonts w:ascii="Calibri" w:hAnsi="Calibri" w:cs="Calibri"/>
                <w:color w:val="000000"/>
                <w:sz w:val="20"/>
              </w:rPr>
              <w:t>13</w:t>
            </w:r>
          </w:p>
        </w:tc>
        <w:tc>
          <w:tcPr>
            <w:tcW w:w="525" w:type="dxa"/>
            <w:vAlign w:val="bottom"/>
          </w:tcPr>
          <w:p w14:paraId="4BC936C7" w14:textId="64E80535" w:rsidR="00F77D9D" w:rsidRPr="00F77D9D" w:rsidRDefault="00F77D9D" w:rsidP="00F77D9D">
            <w:pPr>
              <w:pStyle w:val="StyleRight0"/>
              <w:keepNext/>
              <w:jc w:val="center"/>
              <w:rPr>
                <w:sz w:val="20"/>
                <w:lang w:val="en-US"/>
              </w:rPr>
            </w:pPr>
            <w:r w:rsidRPr="00F77D9D">
              <w:rPr>
                <w:rFonts w:ascii="Calibri" w:hAnsi="Calibri" w:cs="Calibri"/>
                <w:color w:val="000000"/>
                <w:sz w:val="20"/>
              </w:rPr>
              <w:t>0</w:t>
            </w:r>
          </w:p>
        </w:tc>
        <w:tc>
          <w:tcPr>
            <w:tcW w:w="574" w:type="dxa"/>
            <w:vAlign w:val="bottom"/>
          </w:tcPr>
          <w:p w14:paraId="01474989" w14:textId="49664D56" w:rsidR="00F77D9D" w:rsidRPr="00F77D9D" w:rsidRDefault="00F77D9D" w:rsidP="00F77D9D">
            <w:pPr>
              <w:pStyle w:val="StyleRight0"/>
              <w:keepNext/>
              <w:jc w:val="center"/>
              <w:rPr>
                <w:sz w:val="20"/>
                <w:lang w:val="en-US"/>
              </w:rPr>
            </w:pPr>
            <w:r w:rsidRPr="00F77D9D">
              <w:rPr>
                <w:rFonts w:ascii="Calibri" w:hAnsi="Calibri" w:cs="Calibri"/>
                <w:color w:val="000000"/>
                <w:sz w:val="20"/>
              </w:rPr>
              <w:t>0</w:t>
            </w:r>
          </w:p>
        </w:tc>
        <w:tc>
          <w:tcPr>
            <w:tcW w:w="525" w:type="dxa"/>
            <w:vAlign w:val="bottom"/>
          </w:tcPr>
          <w:p w14:paraId="26DCCD0F" w14:textId="6354F643" w:rsidR="00F77D9D" w:rsidRPr="00F77D9D" w:rsidRDefault="00F77D9D" w:rsidP="00F77D9D">
            <w:pPr>
              <w:pStyle w:val="StyleRight0"/>
              <w:keepNext/>
              <w:jc w:val="center"/>
              <w:rPr>
                <w:sz w:val="20"/>
                <w:lang w:val="en-US"/>
              </w:rPr>
            </w:pPr>
            <w:r w:rsidRPr="00F77D9D">
              <w:rPr>
                <w:rFonts w:ascii="Calibri" w:hAnsi="Calibri" w:cs="Calibri"/>
                <w:color w:val="000000"/>
                <w:sz w:val="20"/>
              </w:rPr>
              <w:t>0</w:t>
            </w:r>
          </w:p>
        </w:tc>
        <w:tc>
          <w:tcPr>
            <w:tcW w:w="525" w:type="dxa"/>
            <w:vAlign w:val="bottom"/>
          </w:tcPr>
          <w:p w14:paraId="7FB38C71" w14:textId="1AC6226B" w:rsidR="00F77D9D" w:rsidRPr="00F77D9D" w:rsidRDefault="00F77D9D" w:rsidP="00F77D9D">
            <w:pPr>
              <w:pStyle w:val="StyleRight0"/>
              <w:keepNext/>
              <w:jc w:val="center"/>
              <w:rPr>
                <w:sz w:val="20"/>
                <w:lang w:val="en-US"/>
              </w:rPr>
            </w:pPr>
            <w:r w:rsidRPr="00F77D9D">
              <w:rPr>
                <w:rFonts w:ascii="Calibri" w:hAnsi="Calibri" w:cs="Calibri"/>
                <w:color w:val="000000"/>
                <w:sz w:val="20"/>
              </w:rPr>
              <w:t>0</w:t>
            </w:r>
          </w:p>
        </w:tc>
        <w:tc>
          <w:tcPr>
            <w:tcW w:w="533" w:type="dxa"/>
            <w:vAlign w:val="bottom"/>
          </w:tcPr>
          <w:p w14:paraId="261FC825" w14:textId="65564C65" w:rsidR="00F77D9D" w:rsidRPr="00F77D9D" w:rsidRDefault="00F77D9D" w:rsidP="00F77D9D">
            <w:pPr>
              <w:pStyle w:val="StyleRight0"/>
              <w:keepNext/>
              <w:jc w:val="center"/>
              <w:rPr>
                <w:sz w:val="20"/>
                <w:lang w:val="en-US"/>
              </w:rPr>
            </w:pPr>
            <w:r w:rsidRPr="00F77D9D">
              <w:rPr>
                <w:rFonts w:ascii="Calibri" w:hAnsi="Calibri" w:cs="Calibri"/>
                <w:color w:val="000000"/>
                <w:sz w:val="20"/>
              </w:rPr>
              <w:t>0</w:t>
            </w:r>
          </w:p>
        </w:tc>
        <w:tc>
          <w:tcPr>
            <w:tcW w:w="525" w:type="dxa"/>
            <w:vAlign w:val="bottom"/>
          </w:tcPr>
          <w:p w14:paraId="2C4E03B1" w14:textId="1AB33B7D" w:rsidR="00F77D9D" w:rsidRPr="00F77D9D" w:rsidRDefault="00F77D9D" w:rsidP="00F77D9D">
            <w:pPr>
              <w:pStyle w:val="StyleRight0"/>
              <w:keepNext/>
              <w:jc w:val="center"/>
              <w:rPr>
                <w:sz w:val="20"/>
                <w:lang w:val="en-US"/>
              </w:rPr>
            </w:pPr>
            <w:r w:rsidRPr="00F77D9D">
              <w:rPr>
                <w:rFonts w:ascii="Calibri" w:hAnsi="Calibri" w:cs="Calibri"/>
                <w:color w:val="000000"/>
                <w:sz w:val="20"/>
              </w:rPr>
              <w:t>0</w:t>
            </w:r>
          </w:p>
        </w:tc>
      </w:tr>
      <w:tr w:rsidR="00F77D9D" w:rsidRPr="009765ED" w14:paraId="7E8A8A08" w14:textId="77777777" w:rsidTr="00F77D9D">
        <w:tc>
          <w:tcPr>
            <w:tcW w:w="1384" w:type="dxa"/>
            <w:vAlign w:val="bottom"/>
          </w:tcPr>
          <w:p w14:paraId="5A43A40D" w14:textId="77777777" w:rsidR="00F77D9D" w:rsidRPr="00F77D9D" w:rsidRDefault="00F77D9D" w:rsidP="00F77D9D">
            <w:pPr>
              <w:pStyle w:val="StyleRight0"/>
              <w:keepNext/>
              <w:jc w:val="center"/>
              <w:rPr>
                <w:sz w:val="20"/>
                <w:lang w:val="en-US"/>
              </w:rPr>
            </w:pPr>
            <w:r w:rsidRPr="00F77D9D">
              <w:rPr>
                <w:rFonts w:ascii="Calibri" w:hAnsi="Calibri" w:cs="Calibri"/>
                <w:color w:val="000000"/>
                <w:sz w:val="20"/>
              </w:rPr>
              <w:t>Municipal</w:t>
            </w:r>
          </w:p>
        </w:tc>
        <w:tc>
          <w:tcPr>
            <w:tcW w:w="808" w:type="dxa"/>
            <w:vAlign w:val="bottom"/>
          </w:tcPr>
          <w:p w14:paraId="2FFA72FB" w14:textId="5BE351DE" w:rsidR="00F77D9D" w:rsidRPr="00F77D9D" w:rsidRDefault="00F77D9D" w:rsidP="00F77D9D">
            <w:pPr>
              <w:pStyle w:val="StyleRight0"/>
              <w:keepNext/>
              <w:jc w:val="center"/>
              <w:rPr>
                <w:rFonts w:ascii="Calibri" w:hAnsi="Calibri" w:cs="Calibri"/>
                <w:color w:val="000000"/>
                <w:sz w:val="20"/>
              </w:rPr>
            </w:pPr>
            <w:r w:rsidRPr="00F77D9D">
              <w:rPr>
                <w:rFonts w:ascii="Calibri" w:hAnsi="Calibri" w:cs="Calibri"/>
                <w:color w:val="000000"/>
                <w:sz w:val="20"/>
              </w:rPr>
              <w:t>2155</w:t>
            </w:r>
          </w:p>
        </w:tc>
        <w:tc>
          <w:tcPr>
            <w:tcW w:w="222" w:type="dxa"/>
          </w:tcPr>
          <w:p w14:paraId="5A1064CC" w14:textId="5B21850F" w:rsidR="00F77D9D" w:rsidRPr="00F77D9D" w:rsidRDefault="00F77D9D" w:rsidP="00F77D9D">
            <w:pPr>
              <w:pStyle w:val="StyleRight0"/>
              <w:keepNext/>
              <w:rPr>
                <w:rFonts w:ascii="Calibri" w:hAnsi="Calibri" w:cs="Calibri"/>
                <w:color w:val="000000"/>
                <w:sz w:val="20"/>
              </w:rPr>
            </w:pPr>
          </w:p>
        </w:tc>
        <w:tc>
          <w:tcPr>
            <w:tcW w:w="523" w:type="dxa"/>
            <w:vAlign w:val="bottom"/>
          </w:tcPr>
          <w:p w14:paraId="6FF96F3F" w14:textId="3EF1B743" w:rsidR="00F77D9D" w:rsidRPr="00F77D9D" w:rsidRDefault="00F77D9D" w:rsidP="00F77D9D">
            <w:pPr>
              <w:pStyle w:val="StyleRight0"/>
              <w:keepNext/>
              <w:jc w:val="center"/>
              <w:rPr>
                <w:sz w:val="20"/>
                <w:lang w:val="en-US"/>
              </w:rPr>
            </w:pPr>
            <w:r w:rsidRPr="00F77D9D">
              <w:rPr>
                <w:rFonts w:ascii="Calibri" w:hAnsi="Calibri" w:cs="Calibri"/>
                <w:color w:val="000000"/>
                <w:sz w:val="20"/>
              </w:rPr>
              <w:t>174</w:t>
            </w:r>
          </w:p>
        </w:tc>
        <w:tc>
          <w:tcPr>
            <w:tcW w:w="542" w:type="dxa"/>
            <w:vAlign w:val="bottom"/>
          </w:tcPr>
          <w:p w14:paraId="4F2DACA3" w14:textId="0E618607" w:rsidR="00F77D9D" w:rsidRPr="00F77D9D" w:rsidRDefault="00F77D9D" w:rsidP="00F77D9D">
            <w:pPr>
              <w:pStyle w:val="StyleRight0"/>
              <w:keepNext/>
              <w:jc w:val="center"/>
              <w:rPr>
                <w:sz w:val="20"/>
                <w:lang w:val="en-US"/>
              </w:rPr>
            </w:pPr>
            <w:r w:rsidRPr="00F77D9D">
              <w:rPr>
                <w:rFonts w:ascii="Calibri" w:hAnsi="Calibri" w:cs="Calibri"/>
                <w:color w:val="000000"/>
                <w:sz w:val="20"/>
              </w:rPr>
              <w:t>177</w:t>
            </w:r>
          </w:p>
        </w:tc>
        <w:tc>
          <w:tcPr>
            <w:tcW w:w="527" w:type="dxa"/>
            <w:vAlign w:val="bottom"/>
          </w:tcPr>
          <w:p w14:paraId="2644C0A8" w14:textId="40FDB11B" w:rsidR="00F77D9D" w:rsidRPr="00F77D9D" w:rsidRDefault="00F77D9D" w:rsidP="00F77D9D">
            <w:pPr>
              <w:pStyle w:val="StyleRight0"/>
              <w:keepNext/>
              <w:jc w:val="center"/>
              <w:rPr>
                <w:sz w:val="20"/>
                <w:lang w:val="en-US"/>
              </w:rPr>
            </w:pPr>
            <w:r w:rsidRPr="00F77D9D">
              <w:rPr>
                <w:rFonts w:ascii="Calibri" w:hAnsi="Calibri" w:cs="Calibri"/>
                <w:color w:val="000000"/>
                <w:sz w:val="20"/>
              </w:rPr>
              <w:t>164</w:t>
            </w:r>
          </w:p>
        </w:tc>
        <w:tc>
          <w:tcPr>
            <w:tcW w:w="525" w:type="dxa"/>
            <w:vAlign w:val="bottom"/>
          </w:tcPr>
          <w:p w14:paraId="369FC5E6" w14:textId="556E6D1A" w:rsidR="00F77D9D" w:rsidRPr="00F77D9D" w:rsidRDefault="00F77D9D" w:rsidP="00F77D9D">
            <w:pPr>
              <w:pStyle w:val="StyleRight0"/>
              <w:keepNext/>
              <w:jc w:val="center"/>
              <w:rPr>
                <w:sz w:val="20"/>
                <w:lang w:val="en-US"/>
              </w:rPr>
            </w:pPr>
            <w:r w:rsidRPr="00F77D9D">
              <w:rPr>
                <w:rFonts w:ascii="Calibri" w:hAnsi="Calibri" w:cs="Calibri"/>
                <w:color w:val="000000"/>
                <w:sz w:val="20"/>
              </w:rPr>
              <w:t>163</w:t>
            </w:r>
          </w:p>
        </w:tc>
        <w:tc>
          <w:tcPr>
            <w:tcW w:w="525" w:type="dxa"/>
            <w:vAlign w:val="bottom"/>
          </w:tcPr>
          <w:p w14:paraId="2A77CC5E" w14:textId="5D59F029" w:rsidR="00F77D9D" w:rsidRPr="00F77D9D" w:rsidRDefault="00F77D9D" w:rsidP="00F77D9D">
            <w:pPr>
              <w:pStyle w:val="StyleRight0"/>
              <w:keepNext/>
              <w:jc w:val="center"/>
              <w:rPr>
                <w:sz w:val="20"/>
                <w:lang w:val="en-US"/>
              </w:rPr>
            </w:pPr>
            <w:r w:rsidRPr="00F77D9D">
              <w:rPr>
                <w:rFonts w:ascii="Calibri" w:hAnsi="Calibri" w:cs="Calibri"/>
                <w:color w:val="000000"/>
                <w:sz w:val="20"/>
              </w:rPr>
              <w:t>153</w:t>
            </w:r>
          </w:p>
        </w:tc>
        <w:tc>
          <w:tcPr>
            <w:tcW w:w="553" w:type="dxa"/>
            <w:vAlign w:val="bottom"/>
          </w:tcPr>
          <w:p w14:paraId="50E7F462" w14:textId="0500CEEE" w:rsidR="00F77D9D" w:rsidRPr="00F77D9D" w:rsidRDefault="00F77D9D" w:rsidP="00F77D9D">
            <w:pPr>
              <w:pStyle w:val="StyleRight0"/>
              <w:keepNext/>
              <w:jc w:val="center"/>
              <w:rPr>
                <w:sz w:val="20"/>
                <w:lang w:val="en-US"/>
              </w:rPr>
            </w:pPr>
            <w:r w:rsidRPr="00F77D9D">
              <w:rPr>
                <w:rFonts w:ascii="Calibri" w:hAnsi="Calibri" w:cs="Calibri"/>
                <w:color w:val="000000"/>
                <w:sz w:val="20"/>
              </w:rPr>
              <w:t>164</w:t>
            </w:r>
          </w:p>
        </w:tc>
        <w:tc>
          <w:tcPr>
            <w:tcW w:w="525" w:type="dxa"/>
            <w:vAlign w:val="bottom"/>
          </w:tcPr>
          <w:p w14:paraId="6D974351" w14:textId="60203D2E" w:rsidR="00F77D9D" w:rsidRPr="00F77D9D" w:rsidRDefault="00F77D9D" w:rsidP="00F77D9D">
            <w:pPr>
              <w:pStyle w:val="StyleRight0"/>
              <w:keepNext/>
              <w:jc w:val="center"/>
              <w:rPr>
                <w:sz w:val="20"/>
                <w:lang w:val="en-US"/>
              </w:rPr>
            </w:pPr>
            <w:r w:rsidRPr="00F77D9D">
              <w:rPr>
                <w:rFonts w:ascii="Calibri" w:hAnsi="Calibri" w:cs="Calibri"/>
                <w:color w:val="000000"/>
                <w:sz w:val="20"/>
              </w:rPr>
              <w:t>143</w:t>
            </w:r>
          </w:p>
        </w:tc>
        <w:tc>
          <w:tcPr>
            <w:tcW w:w="574" w:type="dxa"/>
            <w:vAlign w:val="bottom"/>
          </w:tcPr>
          <w:p w14:paraId="5EFE73F5" w14:textId="29287A68" w:rsidR="00F77D9D" w:rsidRPr="00F77D9D" w:rsidRDefault="00F77D9D" w:rsidP="00F77D9D">
            <w:pPr>
              <w:pStyle w:val="StyleRight0"/>
              <w:keepNext/>
              <w:jc w:val="center"/>
              <w:rPr>
                <w:sz w:val="20"/>
                <w:lang w:val="en-US"/>
              </w:rPr>
            </w:pPr>
            <w:r w:rsidRPr="00F77D9D">
              <w:rPr>
                <w:rFonts w:ascii="Calibri" w:hAnsi="Calibri" w:cs="Calibri"/>
                <w:color w:val="000000"/>
                <w:sz w:val="20"/>
              </w:rPr>
              <w:t>161</w:t>
            </w:r>
          </w:p>
        </w:tc>
        <w:tc>
          <w:tcPr>
            <w:tcW w:w="525" w:type="dxa"/>
            <w:vAlign w:val="bottom"/>
          </w:tcPr>
          <w:p w14:paraId="62B36FD1" w14:textId="608E5ED4" w:rsidR="00F77D9D" w:rsidRPr="00F77D9D" w:rsidRDefault="00F77D9D" w:rsidP="00F77D9D">
            <w:pPr>
              <w:pStyle w:val="StyleRight0"/>
              <w:keepNext/>
              <w:jc w:val="center"/>
              <w:rPr>
                <w:sz w:val="20"/>
                <w:lang w:val="en-US"/>
              </w:rPr>
            </w:pPr>
            <w:r w:rsidRPr="00F77D9D">
              <w:rPr>
                <w:rFonts w:ascii="Calibri" w:hAnsi="Calibri" w:cs="Calibri"/>
                <w:color w:val="000000"/>
                <w:sz w:val="20"/>
              </w:rPr>
              <w:t>174</w:t>
            </w:r>
          </w:p>
        </w:tc>
        <w:tc>
          <w:tcPr>
            <w:tcW w:w="525" w:type="dxa"/>
            <w:vAlign w:val="bottom"/>
          </w:tcPr>
          <w:p w14:paraId="18D5A1C2" w14:textId="27E7ED04" w:rsidR="00F77D9D" w:rsidRPr="00F77D9D" w:rsidRDefault="00F77D9D" w:rsidP="00F77D9D">
            <w:pPr>
              <w:pStyle w:val="StyleRight0"/>
              <w:keepNext/>
              <w:jc w:val="center"/>
              <w:rPr>
                <w:sz w:val="20"/>
                <w:lang w:val="en-US"/>
              </w:rPr>
            </w:pPr>
            <w:r w:rsidRPr="00F77D9D">
              <w:rPr>
                <w:rFonts w:ascii="Calibri" w:hAnsi="Calibri" w:cs="Calibri"/>
                <w:color w:val="000000"/>
                <w:sz w:val="20"/>
              </w:rPr>
              <w:t>208</w:t>
            </w:r>
          </w:p>
        </w:tc>
        <w:tc>
          <w:tcPr>
            <w:tcW w:w="533" w:type="dxa"/>
            <w:vAlign w:val="bottom"/>
          </w:tcPr>
          <w:p w14:paraId="56AB5A7B" w14:textId="4D41EBE5" w:rsidR="00F77D9D" w:rsidRPr="00F77D9D" w:rsidRDefault="00F77D9D" w:rsidP="00F77D9D">
            <w:pPr>
              <w:pStyle w:val="StyleRight0"/>
              <w:keepNext/>
              <w:jc w:val="center"/>
              <w:rPr>
                <w:sz w:val="20"/>
                <w:lang w:val="en-US"/>
              </w:rPr>
            </w:pPr>
            <w:r w:rsidRPr="00F77D9D">
              <w:rPr>
                <w:rFonts w:ascii="Calibri" w:hAnsi="Calibri" w:cs="Calibri"/>
                <w:color w:val="000000"/>
                <w:sz w:val="20"/>
              </w:rPr>
              <w:t>255</w:t>
            </w:r>
          </w:p>
        </w:tc>
        <w:tc>
          <w:tcPr>
            <w:tcW w:w="525" w:type="dxa"/>
            <w:vAlign w:val="bottom"/>
          </w:tcPr>
          <w:p w14:paraId="06BAF3B5" w14:textId="2603AD5D" w:rsidR="00F77D9D" w:rsidRPr="00F77D9D" w:rsidRDefault="00F77D9D" w:rsidP="00F77D9D">
            <w:pPr>
              <w:pStyle w:val="StyleRight0"/>
              <w:keepNext/>
              <w:jc w:val="center"/>
              <w:rPr>
                <w:sz w:val="20"/>
                <w:lang w:val="en-US"/>
              </w:rPr>
            </w:pPr>
            <w:r w:rsidRPr="00F77D9D">
              <w:rPr>
                <w:rFonts w:ascii="Calibri" w:hAnsi="Calibri" w:cs="Calibri"/>
                <w:color w:val="000000"/>
                <w:sz w:val="20"/>
              </w:rPr>
              <w:t>219</w:t>
            </w:r>
          </w:p>
        </w:tc>
      </w:tr>
      <w:tr w:rsidR="00F77D9D" w:rsidRPr="009765ED" w14:paraId="33570E1B" w14:textId="77777777" w:rsidTr="00F77D9D">
        <w:tc>
          <w:tcPr>
            <w:tcW w:w="1384" w:type="dxa"/>
            <w:vAlign w:val="bottom"/>
          </w:tcPr>
          <w:p w14:paraId="23DE4DC5" w14:textId="77777777" w:rsidR="00F77D9D" w:rsidRPr="00F77D9D" w:rsidRDefault="00F77D9D" w:rsidP="00F77D9D">
            <w:pPr>
              <w:pStyle w:val="StyleRight0"/>
              <w:keepNext/>
              <w:jc w:val="center"/>
              <w:rPr>
                <w:sz w:val="20"/>
                <w:lang w:val="en-US"/>
              </w:rPr>
            </w:pPr>
            <w:r w:rsidRPr="00F77D9D">
              <w:rPr>
                <w:rFonts w:ascii="Calibri" w:hAnsi="Calibri" w:cs="Calibri"/>
                <w:color w:val="000000"/>
                <w:sz w:val="20"/>
              </w:rPr>
              <w:t>Irrigation</w:t>
            </w:r>
          </w:p>
        </w:tc>
        <w:tc>
          <w:tcPr>
            <w:tcW w:w="808" w:type="dxa"/>
            <w:vAlign w:val="bottom"/>
          </w:tcPr>
          <w:p w14:paraId="19089E4C" w14:textId="3AC8A962" w:rsidR="00F77D9D" w:rsidRPr="00F77D9D" w:rsidRDefault="00F77D9D" w:rsidP="00F77D9D">
            <w:pPr>
              <w:pStyle w:val="StyleRight0"/>
              <w:keepNext/>
              <w:jc w:val="center"/>
              <w:rPr>
                <w:rFonts w:ascii="Calibri" w:hAnsi="Calibri" w:cs="Calibri"/>
                <w:color w:val="000000"/>
                <w:sz w:val="20"/>
              </w:rPr>
            </w:pPr>
            <w:r w:rsidRPr="00F77D9D">
              <w:rPr>
                <w:rFonts w:ascii="Calibri" w:hAnsi="Calibri" w:cs="Calibri"/>
                <w:color w:val="000000"/>
                <w:sz w:val="20"/>
              </w:rPr>
              <w:t>2511</w:t>
            </w:r>
          </w:p>
        </w:tc>
        <w:tc>
          <w:tcPr>
            <w:tcW w:w="222" w:type="dxa"/>
          </w:tcPr>
          <w:p w14:paraId="5AE743CA" w14:textId="3619DB8E" w:rsidR="00F77D9D" w:rsidRPr="00F77D9D" w:rsidRDefault="00F77D9D" w:rsidP="00F77D9D">
            <w:pPr>
              <w:pStyle w:val="StyleRight0"/>
              <w:keepNext/>
              <w:jc w:val="center"/>
              <w:rPr>
                <w:rFonts w:ascii="Calibri" w:hAnsi="Calibri" w:cs="Calibri"/>
                <w:color w:val="000000"/>
                <w:sz w:val="20"/>
              </w:rPr>
            </w:pPr>
          </w:p>
        </w:tc>
        <w:tc>
          <w:tcPr>
            <w:tcW w:w="523" w:type="dxa"/>
            <w:vAlign w:val="bottom"/>
          </w:tcPr>
          <w:p w14:paraId="225A3198" w14:textId="41F7CFAF" w:rsidR="00F77D9D" w:rsidRPr="00F77D9D" w:rsidRDefault="00F77D9D" w:rsidP="00F77D9D">
            <w:pPr>
              <w:pStyle w:val="StyleRight0"/>
              <w:keepNext/>
              <w:jc w:val="center"/>
              <w:rPr>
                <w:sz w:val="20"/>
                <w:lang w:val="en-US"/>
              </w:rPr>
            </w:pPr>
            <w:r w:rsidRPr="00F77D9D">
              <w:rPr>
                <w:rFonts w:ascii="Calibri" w:hAnsi="Calibri" w:cs="Calibri"/>
                <w:color w:val="000000"/>
                <w:sz w:val="20"/>
              </w:rPr>
              <w:t>100</w:t>
            </w:r>
          </w:p>
        </w:tc>
        <w:tc>
          <w:tcPr>
            <w:tcW w:w="542" w:type="dxa"/>
            <w:vAlign w:val="bottom"/>
          </w:tcPr>
          <w:p w14:paraId="792D6271" w14:textId="4C29F2F9" w:rsidR="00F77D9D" w:rsidRPr="00F77D9D" w:rsidRDefault="00F77D9D" w:rsidP="00F77D9D">
            <w:pPr>
              <w:pStyle w:val="StyleRight0"/>
              <w:keepNext/>
              <w:jc w:val="center"/>
              <w:rPr>
                <w:sz w:val="20"/>
                <w:lang w:val="en-US"/>
              </w:rPr>
            </w:pPr>
            <w:r w:rsidRPr="00F77D9D">
              <w:rPr>
                <w:rFonts w:ascii="Calibri" w:hAnsi="Calibri" w:cs="Calibri"/>
                <w:color w:val="000000"/>
                <w:sz w:val="20"/>
              </w:rPr>
              <w:t>236</w:t>
            </w:r>
          </w:p>
        </w:tc>
        <w:tc>
          <w:tcPr>
            <w:tcW w:w="527" w:type="dxa"/>
            <w:vAlign w:val="bottom"/>
          </w:tcPr>
          <w:p w14:paraId="5D267B2A" w14:textId="42A1E836" w:rsidR="00F77D9D" w:rsidRPr="00F77D9D" w:rsidRDefault="00F77D9D" w:rsidP="00F77D9D">
            <w:pPr>
              <w:pStyle w:val="StyleRight0"/>
              <w:keepNext/>
              <w:jc w:val="center"/>
              <w:rPr>
                <w:sz w:val="20"/>
                <w:lang w:val="en-US"/>
              </w:rPr>
            </w:pPr>
            <w:r w:rsidRPr="00F77D9D">
              <w:rPr>
                <w:rFonts w:ascii="Calibri" w:hAnsi="Calibri" w:cs="Calibri"/>
                <w:color w:val="000000"/>
                <w:sz w:val="20"/>
              </w:rPr>
              <w:t>244</w:t>
            </w:r>
          </w:p>
        </w:tc>
        <w:tc>
          <w:tcPr>
            <w:tcW w:w="525" w:type="dxa"/>
            <w:vAlign w:val="bottom"/>
          </w:tcPr>
          <w:p w14:paraId="284FECAD" w14:textId="7DCD6A3C" w:rsidR="00F77D9D" w:rsidRPr="00F77D9D" w:rsidRDefault="00F77D9D" w:rsidP="00F77D9D">
            <w:pPr>
              <w:pStyle w:val="StyleRight0"/>
              <w:keepNext/>
              <w:jc w:val="center"/>
              <w:rPr>
                <w:sz w:val="20"/>
                <w:lang w:val="en-US"/>
              </w:rPr>
            </w:pPr>
            <w:r w:rsidRPr="00F77D9D">
              <w:rPr>
                <w:rFonts w:ascii="Calibri" w:hAnsi="Calibri" w:cs="Calibri"/>
                <w:color w:val="000000"/>
                <w:sz w:val="20"/>
              </w:rPr>
              <w:t>262</w:t>
            </w:r>
          </w:p>
        </w:tc>
        <w:tc>
          <w:tcPr>
            <w:tcW w:w="525" w:type="dxa"/>
            <w:vAlign w:val="bottom"/>
          </w:tcPr>
          <w:p w14:paraId="1D376A56" w14:textId="35C77A19" w:rsidR="00F77D9D" w:rsidRPr="00F77D9D" w:rsidRDefault="00F77D9D" w:rsidP="00F77D9D">
            <w:pPr>
              <w:pStyle w:val="StyleRight0"/>
              <w:keepNext/>
              <w:jc w:val="center"/>
              <w:rPr>
                <w:sz w:val="20"/>
                <w:lang w:val="en-US"/>
              </w:rPr>
            </w:pPr>
            <w:r w:rsidRPr="00F77D9D">
              <w:rPr>
                <w:rFonts w:ascii="Calibri" w:hAnsi="Calibri" w:cs="Calibri"/>
                <w:color w:val="000000"/>
                <w:sz w:val="20"/>
              </w:rPr>
              <w:t>250</w:t>
            </w:r>
          </w:p>
        </w:tc>
        <w:tc>
          <w:tcPr>
            <w:tcW w:w="553" w:type="dxa"/>
            <w:vAlign w:val="bottom"/>
          </w:tcPr>
          <w:p w14:paraId="71F735A3" w14:textId="69A9663A" w:rsidR="00F77D9D" w:rsidRPr="00F77D9D" w:rsidRDefault="00F77D9D" w:rsidP="00F77D9D">
            <w:pPr>
              <w:pStyle w:val="StyleRight0"/>
              <w:keepNext/>
              <w:jc w:val="center"/>
              <w:rPr>
                <w:sz w:val="20"/>
                <w:lang w:val="en-US"/>
              </w:rPr>
            </w:pPr>
            <w:r w:rsidRPr="00F77D9D">
              <w:rPr>
                <w:rFonts w:ascii="Calibri" w:hAnsi="Calibri" w:cs="Calibri"/>
                <w:color w:val="000000"/>
                <w:sz w:val="20"/>
              </w:rPr>
              <w:t>267</w:t>
            </w:r>
          </w:p>
        </w:tc>
        <w:tc>
          <w:tcPr>
            <w:tcW w:w="525" w:type="dxa"/>
            <w:vAlign w:val="bottom"/>
          </w:tcPr>
          <w:p w14:paraId="33D1AA99" w14:textId="466EC190" w:rsidR="00F77D9D" w:rsidRPr="00F77D9D" w:rsidRDefault="00F77D9D" w:rsidP="00F77D9D">
            <w:pPr>
              <w:pStyle w:val="StyleRight0"/>
              <w:keepNext/>
              <w:jc w:val="center"/>
              <w:rPr>
                <w:sz w:val="20"/>
                <w:lang w:val="en-US"/>
              </w:rPr>
            </w:pPr>
            <w:r w:rsidRPr="00F77D9D">
              <w:rPr>
                <w:rFonts w:ascii="Calibri" w:hAnsi="Calibri" w:cs="Calibri"/>
                <w:color w:val="000000"/>
                <w:sz w:val="20"/>
              </w:rPr>
              <w:t>75</w:t>
            </w:r>
          </w:p>
        </w:tc>
        <w:tc>
          <w:tcPr>
            <w:tcW w:w="574" w:type="dxa"/>
            <w:vAlign w:val="bottom"/>
          </w:tcPr>
          <w:p w14:paraId="0D8A7724" w14:textId="25B9AD8E" w:rsidR="00F77D9D" w:rsidRPr="00F77D9D" w:rsidRDefault="00F77D9D" w:rsidP="00F77D9D">
            <w:pPr>
              <w:pStyle w:val="StyleRight0"/>
              <w:keepNext/>
              <w:jc w:val="center"/>
              <w:rPr>
                <w:sz w:val="20"/>
                <w:lang w:val="en-US"/>
              </w:rPr>
            </w:pPr>
            <w:r w:rsidRPr="00F77D9D">
              <w:rPr>
                <w:rFonts w:ascii="Calibri" w:hAnsi="Calibri" w:cs="Calibri"/>
                <w:color w:val="000000"/>
                <w:sz w:val="20"/>
              </w:rPr>
              <w:t>307</w:t>
            </w:r>
          </w:p>
        </w:tc>
        <w:tc>
          <w:tcPr>
            <w:tcW w:w="525" w:type="dxa"/>
            <w:vAlign w:val="bottom"/>
          </w:tcPr>
          <w:p w14:paraId="14096577" w14:textId="4A058625" w:rsidR="00F77D9D" w:rsidRPr="00F77D9D" w:rsidRDefault="00F77D9D" w:rsidP="00F77D9D">
            <w:pPr>
              <w:pStyle w:val="StyleRight0"/>
              <w:keepNext/>
              <w:jc w:val="center"/>
              <w:rPr>
                <w:sz w:val="20"/>
                <w:lang w:val="en-US"/>
              </w:rPr>
            </w:pPr>
            <w:r w:rsidRPr="00F77D9D">
              <w:rPr>
                <w:rFonts w:ascii="Calibri" w:hAnsi="Calibri" w:cs="Calibri"/>
                <w:color w:val="000000"/>
                <w:sz w:val="20"/>
              </w:rPr>
              <w:t>371</w:t>
            </w:r>
          </w:p>
        </w:tc>
        <w:tc>
          <w:tcPr>
            <w:tcW w:w="525" w:type="dxa"/>
            <w:vAlign w:val="bottom"/>
          </w:tcPr>
          <w:p w14:paraId="47864159" w14:textId="598C915E" w:rsidR="00F77D9D" w:rsidRPr="00F77D9D" w:rsidRDefault="00F77D9D" w:rsidP="00F77D9D">
            <w:pPr>
              <w:pStyle w:val="StyleRight0"/>
              <w:keepNext/>
              <w:jc w:val="center"/>
              <w:rPr>
                <w:sz w:val="20"/>
                <w:lang w:val="en-US"/>
              </w:rPr>
            </w:pPr>
            <w:r w:rsidRPr="00F77D9D">
              <w:rPr>
                <w:rFonts w:ascii="Calibri" w:hAnsi="Calibri" w:cs="Calibri"/>
                <w:color w:val="000000"/>
                <w:sz w:val="20"/>
              </w:rPr>
              <w:t>137</w:t>
            </w:r>
          </w:p>
        </w:tc>
        <w:tc>
          <w:tcPr>
            <w:tcW w:w="533" w:type="dxa"/>
            <w:vAlign w:val="bottom"/>
          </w:tcPr>
          <w:p w14:paraId="0485D93D" w14:textId="3BAC2761" w:rsidR="00F77D9D" w:rsidRPr="00F77D9D" w:rsidRDefault="00F77D9D" w:rsidP="00F77D9D">
            <w:pPr>
              <w:pStyle w:val="StyleRight0"/>
              <w:keepNext/>
              <w:jc w:val="center"/>
              <w:rPr>
                <w:sz w:val="20"/>
                <w:lang w:val="en-US"/>
              </w:rPr>
            </w:pPr>
            <w:r w:rsidRPr="00F77D9D">
              <w:rPr>
                <w:rFonts w:ascii="Calibri" w:hAnsi="Calibri" w:cs="Calibri"/>
                <w:color w:val="000000"/>
                <w:sz w:val="20"/>
              </w:rPr>
              <w:t>139</w:t>
            </w:r>
          </w:p>
        </w:tc>
        <w:tc>
          <w:tcPr>
            <w:tcW w:w="525" w:type="dxa"/>
            <w:vAlign w:val="bottom"/>
          </w:tcPr>
          <w:p w14:paraId="1DEBADD6" w14:textId="120C027F" w:rsidR="00F77D9D" w:rsidRPr="00F77D9D" w:rsidRDefault="00F77D9D" w:rsidP="00F77D9D">
            <w:pPr>
              <w:pStyle w:val="StyleRight0"/>
              <w:keepNext/>
              <w:jc w:val="center"/>
              <w:rPr>
                <w:sz w:val="20"/>
                <w:lang w:val="en-US"/>
              </w:rPr>
            </w:pPr>
            <w:r w:rsidRPr="00F77D9D">
              <w:rPr>
                <w:rFonts w:ascii="Calibri" w:hAnsi="Calibri" w:cs="Calibri"/>
                <w:color w:val="000000"/>
                <w:sz w:val="20"/>
              </w:rPr>
              <w:t>124</w:t>
            </w:r>
          </w:p>
        </w:tc>
      </w:tr>
      <w:tr w:rsidR="00F77D9D" w:rsidRPr="009765ED" w14:paraId="5AF1B49B" w14:textId="77777777" w:rsidTr="00F77D9D">
        <w:tc>
          <w:tcPr>
            <w:tcW w:w="1384" w:type="dxa"/>
            <w:vAlign w:val="bottom"/>
          </w:tcPr>
          <w:p w14:paraId="2DC4F61B" w14:textId="77777777" w:rsidR="00F77D9D" w:rsidRPr="00F77D9D" w:rsidRDefault="00F77D9D" w:rsidP="00F77D9D">
            <w:pPr>
              <w:pStyle w:val="StyleRight0"/>
              <w:keepNext/>
              <w:jc w:val="center"/>
              <w:rPr>
                <w:sz w:val="20"/>
                <w:lang w:val="en-US"/>
              </w:rPr>
            </w:pPr>
            <w:r w:rsidRPr="00F77D9D">
              <w:rPr>
                <w:rFonts w:ascii="Calibri" w:hAnsi="Calibri" w:cs="Calibri"/>
                <w:color w:val="000000"/>
                <w:sz w:val="20"/>
              </w:rPr>
              <w:t>Recreation</w:t>
            </w:r>
          </w:p>
        </w:tc>
        <w:tc>
          <w:tcPr>
            <w:tcW w:w="808" w:type="dxa"/>
            <w:vAlign w:val="bottom"/>
          </w:tcPr>
          <w:p w14:paraId="6BAA71EA" w14:textId="3F16F87B" w:rsidR="00F77D9D" w:rsidRPr="00F77D9D" w:rsidRDefault="00F77D9D" w:rsidP="00F77D9D">
            <w:pPr>
              <w:pStyle w:val="StyleRight0"/>
              <w:keepNext/>
              <w:jc w:val="center"/>
              <w:rPr>
                <w:rFonts w:ascii="Calibri" w:hAnsi="Calibri" w:cs="Calibri"/>
                <w:color w:val="000000"/>
                <w:sz w:val="20"/>
              </w:rPr>
            </w:pPr>
            <w:r w:rsidRPr="00F77D9D">
              <w:rPr>
                <w:rFonts w:ascii="Calibri" w:hAnsi="Calibri" w:cs="Calibri"/>
                <w:color w:val="000000"/>
                <w:sz w:val="20"/>
              </w:rPr>
              <w:t>65</w:t>
            </w:r>
          </w:p>
        </w:tc>
        <w:tc>
          <w:tcPr>
            <w:tcW w:w="222" w:type="dxa"/>
          </w:tcPr>
          <w:p w14:paraId="7BDC9DED" w14:textId="7AAD7690" w:rsidR="00F77D9D" w:rsidRPr="00F77D9D" w:rsidRDefault="00F77D9D" w:rsidP="00F77D9D">
            <w:pPr>
              <w:pStyle w:val="StyleRight0"/>
              <w:keepNext/>
              <w:jc w:val="center"/>
              <w:rPr>
                <w:rFonts w:ascii="Calibri" w:hAnsi="Calibri" w:cs="Calibri"/>
                <w:color w:val="000000"/>
                <w:sz w:val="20"/>
              </w:rPr>
            </w:pPr>
          </w:p>
        </w:tc>
        <w:tc>
          <w:tcPr>
            <w:tcW w:w="523" w:type="dxa"/>
            <w:vAlign w:val="bottom"/>
          </w:tcPr>
          <w:p w14:paraId="78222A8B" w14:textId="752086B4" w:rsidR="00F77D9D" w:rsidRPr="00F77D9D" w:rsidRDefault="00F77D9D" w:rsidP="00F77D9D">
            <w:pPr>
              <w:pStyle w:val="StyleRight0"/>
              <w:keepNext/>
              <w:jc w:val="center"/>
              <w:rPr>
                <w:sz w:val="20"/>
                <w:lang w:val="en-US"/>
              </w:rPr>
            </w:pPr>
            <w:r w:rsidRPr="00F77D9D">
              <w:rPr>
                <w:rFonts w:ascii="Calibri" w:hAnsi="Calibri" w:cs="Calibri"/>
                <w:color w:val="000000"/>
                <w:sz w:val="20"/>
              </w:rPr>
              <w:t>3</w:t>
            </w:r>
          </w:p>
        </w:tc>
        <w:tc>
          <w:tcPr>
            <w:tcW w:w="542" w:type="dxa"/>
            <w:vAlign w:val="bottom"/>
          </w:tcPr>
          <w:p w14:paraId="51C7144D" w14:textId="3BDDEE38" w:rsidR="00F77D9D" w:rsidRPr="00F77D9D" w:rsidRDefault="00F77D9D" w:rsidP="00F77D9D">
            <w:pPr>
              <w:pStyle w:val="StyleRight0"/>
              <w:keepNext/>
              <w:jc w:val="center"/>
              <w:rPr>
                <w:sz w:val="20"/>
                <w:lang w:val="en-US"/>
              </w:rPr>
            </w:pPr>
            <w:r w:rsidRPr="00F77D9D">
              <w:rPr>
                <w:rFonts w:ascii="Calibri" w:hAnsi="Calibri" w:cs="Calibri"/>
                <w:color w:val="000000"/>
                <w:sz w:val="20"/>
              </w:rPr>
              <w:t>5</w:t>
            </w:r>
          </w:p>
        </w:tc>
        <w:tc>
          <w:tcPr>
            <w:tcW w:w="527" w:type="dxa"/>
            <w:vAlign w:val="bottom"/>
          </w:tcPr>
          <w:p w14:paraId="5D62A6E9" w14:textId="06EF29FD" w:rsidR="00F77D9D" w:rsidRPr="00F77D9D" w:rsidRDefault="00F77D9D" w:rsidP="00F77D9D">
            <w:pPr>
              <w:pStyle w:val="StyleRight0"/>
              <w:keepNext/>
              <w:jc w:val="center"/>
              <w:rPr>
                <w:sz w:val="20"/>
                <w:lang w:val="en-US"/>
              </w:rPr>
            </w:pPr>
            <w:r w:rsidRPr="00F77D9D">
              <w:rPr>
                <w:rFonts w:ascii="Calibri" w:hAnsi="Calibri" w:cs="Calibri"/>
                <w:color w:val="000000"/>
                <w:sz w:val="20"/>
              </w:rPr>
              <w:t>7</w:t>
            </w:r>
          </w:p>
        </w:tc>
        <w:tc>
          <w:tcPr>
            <w:tcW w:w="525" w:type="dxa"/>
            <w:vAlign w:val="bottom"/>
          </w:tcPr>
          <w:p w14:paraId="2CAA29CA" w14:textId="1A519C35" w:rsidR="00F77D9D" w:rsidRPr="00F77D9D" w:rsidRDefault="00F77D9D" w:rsidP="00F77D9D">
            <w:pPr>
              <w:pStyle w:val="StyleRight0"/>
              <w:keepNext/>
              <w:jc w:val="center"/>
              <w:rPr>
                <w:sz w:val="20"/>
                <w:lang w:val="en-US"/>
              </w:rPr>
            </w:pPr>
            <w:r w:rsidRPr="00F77D9D">
              <w:rPr>
                <w:rFonts w:ascii="Calibri" w:hAnsi="Calibri" w:cs="Calibri"/>
                <w:color w:val="000000"/>
                <w:sz w:val="20"/>
              </w:rPr>
              <w:t>9</w:t>
            </w:r>
          </w:p>
        </w:tc>
        <w:tc>
          <w:tcPr>
            <w:tcW w:w="525" w:type="dxa"/>
            <w:vAlign w:val="bottom"/>
          </w:tcPr>
          <w:p w14:paraId="1711E880" w14:textId="52FD480D" w:rsidR="00F77D9D" w:rsidRPr="00F77D9D" w:rsidRDefault="00F77D9D" w:rsidP="00F77D9D">
            <w:pPr>
              <w:pStyle w:val="StyleRight0"/>
              <w:keepNext/>
              <w:jc w:val="center"/>
              <w:rPr>
                <w:sz w:val="20"/>
                <w:lang w:val="en-US"/>
              </w:rPr>
            </w:pPr>
            <w:r w:rsidRPr="00F77D9D">
              <w:rPr>
                <w:rFonts w:ascii="Calibri" w:hAnsi="Calibri" w:cs="Calibri"/>
                <w:color w:val="000000"/>
                <w:sz w:val="20"/>
              </w:rPr>
              <w:t>8</w:t>
            </w:r>
          </w:p>
        </w:tc>
        <w:tc>
          <w:tcPr>
            <w:tcW w:w="553" w:type="dxa"/>
            <w:vAlign w:val="bottom"/>
          </w:tcPr>
          <w:p w14:paraId="2511403B" w14:textId="7F8858B9" w:rsidR="00F77D9D" w:rsidRPr="00F77D9D" w:rsidRDefault="00F77D9D" w:rsidP="00F77D9D">
            <w:pPr>
              <w:pStyle w:val="StyleRight0"/>
              <w:keepNext/>
              <w:jc w:val="center"/>
              <w:rPr>
                <w:sz w:val="20"/>
                <w:lang w:val="en-US"/>
              </w:rPr>
            </w:pPr>
            <w:r w:rsidRPr="00F77D9D">
              <w:rPr>
                <w:rFonts w:ascii="Calibri" w:hAnsi="Calibri" w:cs="Calibri"/>
                <w:color w:val="000000"/>
                <w:sz w:val="20"/>
              </w:rPr>
              <w:t>9</w:t>
            </w:r>
          </w:p>
        </w:tc>
        <w:tc>
          <w:tcPr>
            <w:tcW w:w="525" w:type="dxa"/>
            <w:vAlign w:val="bottom"/>
          </w:tcPr>
          <w:p w14:paraId="21D9E716" w14:textId="78BBCB5E" w:rsidR="00F77D9D" w:rsidRPr="00F77D9D" w:rsidRDefault="00F77D9D" w:rsidP="00F77D9D">
            <w:pPr>
              <w:pStyle w:val="StyleRight0"/>
              <w:keepNext/>
              <w:jc w:val="center"/>
              <w:rPr>
                <w:sz w:val="20"/>
                <w:lang w:val="en-US"/>
              </w:rPr>
            </w:pPr>
            <w:r w:rsidRPr="00F77D9D">
              <w:rPr>
                <w:rFonts w:ascii="Calibri" w:hAnsi="Calibri" w:cs="Calibri"/>
                <w:color w:val="000000"/>
                <w:sz w:val="20"/>
              </w:rPr>
              <w:t>5</w:t>
            </w:r>
          </w:p>
        </w:tc>
        <w:tc>
          <w:tcPr>
            <w:tcW w:w="574" w:type="dxa"/>
            <w:vAlign w:val="bottom"/>
          </w:tcPr>
          <w:p w14:paraId="3F82EDB1" w14:textId="6021BD06" w:rsidR="00F77D9D" w:rsidRPr="00F77D9D" w:rsidRDefault="00F77D9D" w:rsidP="00F77D9D">
            <w:pPr>
              <w:pStyle w:val="StyleRight0"/>
              <w:keepNext/>
              <w:jc w:val="center"/>
              <w:rPr>
                <w:sz w:val="20"/>
                <w:lang w:val="en-US"/>
              </w:rPr>
            </w:pPr>
            <w:r w:rsidRPr="00F77D9D">
              <w:rPr>
                <w:rFonts w:ascii="Calibri" w:hAnsi="Calibri" w:cs="Calibri"/>
                <w:color w:val="000000"/>
                <w:sz w:val="20"/>
              </w:rPr>
              <w:t>6</w:t>
            </w:r>
          </w:p>
        </w:tc>
        <w:tc>
          <w:tcPr>
            <w:tcW w:w="525" w:type="dxa"/>
            <w:vAlign w:val="bottom"/>
          </w:tcPr>
          <w:p w14:paraId="1CE569B5" w14:textId="5F845722" w:rsidR="00F77D9D" w:rsidRPr="00F77D9D" w:rsidRDefault="00F77D9D" w:rsidP="00F77D9D">
            <w:pPr>
              <w:pStyle w:val="StyleRight0"/>
              <w:keepNext/>
              <w:jc w:val="center"/>
              <w:rPr>
                <w:sz w:val="20"/>
                <w:lang w:val="en-US"/>
              </w:rPr>
            </w:pPr>
            <w:r w:rsidRPr="00F77D9D">
              <w:rPr>
                <w:rFonts w:ascii="Calibri" w:hAnsi="Calibri" w:cs="Calibri"/>
                <w:color w:val="000000"/>
                <w:sz w:val="20"/>
              </w:rPr>
              <w:t>4</w:t>
            </w:r>
          </w:p>
        </w:tc>
        <w:tc>
          <w:tcPr>
            <w:tcW w:w="525" w:type="dxa"/>
            <w:vAlign w:val="bottom"/>
          </w:tcPr>
          <w:p w14:paraId="28150665" w14:textId="39AD9FAF" w:rsidR="00F77D9D" w:rsidRPr="00F77D9D" w:rsidRDefault="00F77D9D" w:rsidP="00F77D9D">
            <w:pPr>
              <w:pStyle w:val="StyleRight0"/>
              <w:keepNext/>
              <w:jc w:val="center"/>
              <w:rPr>
                <w:sz w:val="20"/>
                <w:lang w:val="en-US"/>
              </w:rPr>
            </w:pPr>
            <w:r w:rsidRPr="00F77D9D">
              <w:rPr>
                <w:rFonts w:ascii="Calibri" w:hAnsi="Calibri" w:cs="Calibri"/>
                <w:color w:val="000000"/>
                <w:sz w:val="20"/>
              </w:rPr>
              <w:t>4</w:t>
            </w:r>
          </w:p>
        </w:tc>
        <w:tc>
          <w:tcPr>
            <w:tcW w:w="533" w:type="dxa"/>
            <w:vAlign w:val="bottom"/>
          </w:tcPr>
          <w:p w14:paraId="49A308AA" w14:textId="5E5F6BF8" w:rsidR="00F77D9D" w:rsidRPr="00F77D9D" w:rsidRDefault="00F77D9D" w:rsidP="00F77D9D">
            <w:pPr>
              <w:pStyle w:val="StyleRight0"/>
              <w:keepNext/>
              <w:jc w:val="center"/>
              <w:rPr>
                <w:sz w:val="20"/>
                <w:lang w:val="en-US"/>
              </w:rPr>
            </w:pPr>
            <w:r w:rsidRPr="00F77D9D">
              <w:rPr>
                <w:rFonts w:ascii="Calibri" w:hAnsi="Calibri" w:cs="Calibri"/>
                <w:color w:val="000000"/>
                <w:sz w:val="20"/>
              </w:rPr>
              <w:t>4</w:t>
            </w:r>
          </w:p>
        </w:tc>
        <w:tc>
          <w:tcPr>
            <w:tcW w:w="525" w:type="dxa"/>
            <w:vAlign w:val="bottom"/>
          </w:tcPr>
          <w:p w14:paraId="0E902F89" w14:textId="4D804567" w:rsidR="00F77D9D" w:rsidRPr="00F77D9D" w:rsidRDefault="00F77D9D" w:rsidP="00F77D9D">
            <w:pPr>
              <w:pStyle w:val="StyleRight0"/>
              <w:keepNext/>
              <w:jc w:val="center"/>
              <w:rPr>
                <w:sz w:val="20"/>
                <w:lang w:val="en-US"/>
              </w:rPr>
            </w:pPr>
            <w:r w:rsidRPr="00F77D9D">
              <w:rPr>
                <w:rFonts w:ascii="Calibri" w:hAnsi="Calibri" w:cs="Calibri"/>
                <w:color w:val="000000"/>
                <w:sz w:val="20"/>
              </w:rPr>
              <w:t>3</w:t>
            </w:r>
          </w:p>
        </w:tc>
      </w:tr>
      <w:tr w:rsidR="00F77D9D" w:rsidRPr="009765ED" w14:paraId="3DD2E46E" w14:textId="77777777" w:rsidTr="00F77D9D">
        <w:tc>
          <w:tcPr>
            <w:tcW w:w="1384" w:type="dxa"/>
            <w:vAlign w:val="bottom"/>
          </w:tcPr>
          <w:p w14:paraId="05AA7CF2" w14:textId="77777777" w:rsidR="00F77D9D" w:rsidRPr="00F77D9D" w:rsidRDefault="00F77D9D" w:rsidP="00F77D9D">
            <w:pPr>
              <w:pStyle w:val="StyleRight0"/>
              <w:keepNext/>
              <w:jc w:val="center"/>
              <w:rPr>
                <w:sz w:val="20"/>
                <w:lang w:val="en-US"/>
              </w:rPr>
            </w:pPr>
            <w:r w:rsidRPr="00F77D9D">
              <w:rPr>
                <w:rFonts w:ascii="Calibri" w:hAnsi="Calibri" w:cs="Calibri"/>
                <w:color w:val="000000"/>
                <w:sz w:val="20"/>
              </w:rPr>
              <w:t>Stockwatering</w:t>
            </w:r>
          </w:p>
        </w:tc>
        <w:tc>
          <w:tcPr>
            <w:tcW w:w="808" w:type="dxa"/>
            <w:vAlign w:val="bottom"/>
          </w:tcPr>
          <w:p w14:paraId="477F7B56" w14:textId="6F476564" w:rsidR="00F77D9D" w:rsidRPr="00F77D9D" w:rsidRDefault="00F77D9D" w:rsidP="00F77D9D">
            <w:pPr>
              <w:pStyle w:val="StyleRight0"/>
              <w:keepNext/>
              <w:jc w:val="center"/>
              <w:rPr>
                <w:rFonts w:ascii="Calibri" w:hAnsi="Calibri" w:cs="Calibri"/>
                <w:color w:val="000000"/>
                <w:sz w:val="20"/>
              </w:rPr>
            </w:pPr>
            <w:r w:rsidRPr="00F77D9D">
              <w:rPr>
                <w:rFonts w:ascii="Calibri" w:hAnsi="Calibri" w:cs="Calibri"/>
                <w:color w:val="000000"/>
                <w:sz w:val="20"/>
              </w:rPr>
              <w:t>33</w:t>
            </w:r>
          </w:p>
        </w:tc>
        <w:tc>
          <w:tcPr>
            <w:tcW w:w="222" w:type="dxa"/>
          </w:tcPr>
          <w:p w14:paraId="6EC1BF23" w14:textId="04E104BD" w:rsidR="00F77D9D" w:rsidRPr="00F77D9D" w:rsidRDefault="00F77D9D" w:rsidP="00F77D9D">
            <w:pPr>
              <w:pStyle w:val="StyleRight0"/>
              <w:keepNext/>
              <w:jc w:val="center"/>
              <w:rPr>
                <w:rFonts w:ascii="Calibri" w:hAnsi="Calibri" w:cs="Calibri"/>
                <w:color w:val="000000"/>
                <w:sz w:val="20"/>
              </w:rPr>
            </w:pPr>
          </w:p>
        </w:tc>
        <w:tc>
          <w:tcPr>
            <w:tcW w:w="523" w:type="dxa"/>
            <w:vAlign w:val="bottom"/>
          </w:tcPr>
          <w:p w14:paraId="78881332" w14:textId="59A374B9" w:rsidR="00F77D9D" w:rsidRPr="00F77D9D" w:rsidRDefault="00F77D9D" w:rsidP="00F77D9D">
            <w:pPr>
              <w:pStyle w:val="StyleRight0"/>
              <w:keepNext/>
              <w:jc w:val="center"/>
              <w:rPr>
                <w:sz w:val="20"/>
                <w:lang w:val="en-US"/>
              </w:rPr>
            </w:pPr>
            <w:r w:rsidRPr="00F77D9D">
              <w:rPr>
                <w:rFonts w:ascii="Calibri" w:hAnsi="Calibri" w:cs="Calibri"/>
                <w:color w:val="000000"/>
                <w:sz w:val="20"/>
              </w:rPr>
              <w:t>2</w:t>
            </w:r>
          </w:p>
        </w:tc>
        <w:tc>
          <w:tcPr>
            <w:tcW w:w="542" w:type="dxa"/>
            <w:vAlign w:val="bottom"/>
          </w:tcPr>
          <w:p w14:paraId="175569B7" w14:textId="3A214D54" w:rsidR="00F77D9D" w:rsidRPr="00F77D9D" w:rsidRDefault="00F77D9D" w:rsidP="00F77D9D">
            <w:pPr>
              <w:pStyle w:val="StyleRight0"/>
              <w:keepNext/>
              <w:jc w:val="center"/>
              <w:rPr>
                <w:sz w:val="20"/>
                <w:lang w:val="en-US"/>
              </w:rPr>
            </w:pPr>
            <w:r w:rsidRPr="00F77D9D">
              <w:rPr>
                <w:rFonts w:ascii="Calibri" w:hAnsi="Calibri" w:cs="Calibri"/>
                <w:color w:val="000000"/>
                <w:sz w:val="20"/>
              </w:rPr>
              <w:t>3</w:t>
            </w:r>
          </w:p>
        </w:tc>
        <w:tc>
          <w:tcPr>
            <w:tcW w:w="527" w:type="dxa"/>
            <w:vAlign w:val="bottom"/>
          </w:tcPr>
          <w:p w14:paraId="42C55165" w14:textId="672497A9" w:rsidR="00F77D9D" w:rsidRPr="00F77D9D" w:rsidRDefault="00F77D9D" w:rsidP="00F77D9D">
            <w:pPr>
              <w:pStyle w:val="StyleRight0"/>
              <w:keepNext/>
              <w:jc w:val="center"/>
              <w:rPr>
                <w:sz w:val="20"/>
                <w:lang w:val="en-US"/>
              </w:rPr>
            </w:pPr>
            <w:r w:rsidRPr="00F77D9D">
              <w:rPr>
                <w:rFonts w:ascii="Calibri" w:hAnsi="Calibri" w:cs="Calibri"/>
                <w:color w:val="000000"/>
                <w:sz w:val="20"/>
              </w:rPr>
              <w:t>3</w:t>
            </w:r>
          </w:p>
        </w:tc>
        <w:tc>
          <w:tcPr>
            <w:tcW w:w="525" w:type="dxa"/>
            <w:vAlign w:val="bottom"/>
          </w:tcPr>
          <w:p w14:paraId="26D06736" w14:textId="4C64659F" w:rsidR="00F77D9D" w:rsidRPr="00F77D9D" w:rsidRDefault="00F77D9D" w:rsidP="00F77D9D">
            <w:pPr>
              <w:pStyle w:val="StyleRight0"/>
              <w:keepNext/>
              <w:jc w:val="center"/>
              <w:rPr>
                <w:sz w:val="20"/>
                <w:lang w:val="en-US"/>
              </w:rPr>
            </w:pPr>
            <w:r w:rsidRPr="00F77D9D">
              <w:rPr>
                <w:rFonts w:ascii="Calibri" w:hAnsi="Calibri" w:cs="Calibri"/>
                <w:color w:val="000000"/>
                <w:sz w:val="20"/>
              </w:rPr>
              <w:t>4</w:t>
            </w:r>
          </w:p>
        </w:tc>
        <w:tc>
          <w:tcPr>
            <w:tcW w:w="525" w:type="dxa"/>
            <w:vAlign w:val="bottom"/>
          </w:tcPr>
          <w:p w14:paraId="24143C17" w14:textId="5E7A97C1" w:rsidR="00F77D9D" w:rsidRPr="00F77D9D" w:rsidRDefault="00F77D9D" w:rsidP="00F77D9D">
            <w:pPr>
              <w:pStyle w:val="StyleRight0"/>
              <w:keepNext/>
              <w:jc w:val="center"/>
              <w:rPr>
                <w:sz w:val="20"/>
                <w:lang w:val="en-US"/>
              </w:rPr>
            </w:pPr>
            <w:r w:rsidRPr="00F77D9D">
              <w:rPr>
                <w:rFonts w:ascii="Calibri" w:hAnsi="Calibri" w:cs="Calibri"/>
                <w:color w:val="000000"/>
                <w:sz w:val="20"/>
              </w:rPr>
              <w:t>3</w:t>
            </w:r>
          </w:p>
        </w:tc>
        <w:tc>
          <w:tcPr>
            <w:tcW w:w="553" w:type="dxa"/>
            <w:vAlign w:val="bottom"/>
          </w:tcPr>
          <w:p w14:paraId="3751FE0C" w14:textId="0987B214" w:rsidR="00F77D9D" w:rsidRPr="00F77D9D" w:rsidRDefault="00F77D9D" w:rsidP="00F77D9D">
            <w:pPr>
              <w:pStyle w:val="StyleRight0"/>
              <w:keepNext/>
              <w:jc w:val="center"/>
              <w:rPr>
                <w:sz w:val="20"/>
                <w:lang w:val="en-US"/>
              </w:rPr>
            </w:pPr>
            <w:r w:rsidRPr="00F77D9D">
              <w:rPr>
                <w:rFonts w:ascii="Calibri" w:hAnsi="Calibri" w:cs="Calibri"/>
                <w:color w:val="000000"/>
                <w:sz w:val="20"/>
              </w:rPr>
              <w:t>3</w:t>
            </w:r>
          </w:p>
        </w:tc>
        <w:tc>
          <w:tcPr>
            <w:tcW w:w="525" w:type="dxa"/>
            <w:vAlign w:val="bottom"/>
          </w:tcPr>
          <w:p w14:paraId="5F8BD4F8" w14:textId="3BC7DC00" w:rsidR="00F77D9D" w:rsidRPr="00F77D9D" w:rsidRDefault="00F77D9D" w:rsidP="00F77D9D">
            <w:pPr>
              <w:pStyle w:val="StyleRight0"/>
              <w:keepNext/>
              <w:jc w:val="center"/>
              <w:rPr>
                <w:sz w:val="20"/>
                <w:lang w:val="en-US"/>
              </w:rPr>
            </w:pPr>
            <w:r w:rsidRPr="00F77D9D">
              <w:rPr>
                <w:rFonts w:ascii="Calibri" w:hAnsi="Calibri" w:cs="Calibri"/>
                <w:color w:val="000000"/>
                <w:sz w:val="20"/>
              </w:rPr>
              <w:t>3</w:t>
            </w:r>
          </w:p>
        </w:tc>
        <w:tc>
          <w:tcPr>
            <w:tcW w:w="574" w:type="dxa"/>
            <w:vAlign w:val="bottom"/>
          </w:tcPr>
          <w:p w14:paraId="12761A4B" w14:textId="74E7A2FF" w:rsidR="00F77D9D" w:rsidRPr="00F77D9D" w:rsidRDefault="00F77D9D" w:rsidP="00F77D9D">
            <w:pPr>
              <w:pStyle w:val="StyleRight0"/>
              <w:keepNext/>
              <w:jc w:val="center"/>
              <w:rPr>
                <w:sz w:val="20"/>
                <w:lang w:val="en-US"/>
              </w:rPr>
            </w:pPr>
            <w:r w:rsidRPr="00F77D9D">
              <w:rPr>
                <w:rFonts w:ascii="Calibri" w:hAnsi="Calibri" w:cs="Calibri"/>
                <w:color w:val="000000"/>
                <w:sz w:val="20"/>
              </w:rPr>
              <w:t>2</w:t>
            </w:r>
          </w:p>
        </w:tc>
        <w:tc>
          <w:tcPr>
            <w:tcW w:w="525" w:type="dxa"/>
            <w:vAlign w:val="bottom"/>
          </w:tcPr>
          <w:p w14:paraId="57DB6DCF" w14:textId="3DCE81AF" w:rsidR="00F77D9D" w:rsidRPr="00F77D9D" w:rsidRDefault="00F77D9D" w:rsidP="00F77D9D">
            <w:pPr>
              <w:pStyle w:val="StyleRight0"/>
              <w:keepNext/>
              <w:jc w:val="center"/>
              <w:rPr>
                <w:sz w:val="20"/>
                <w:lang w:val="en-US"/>
              </w:rPr>
            </w:pPr>
            <w:r w:rsidRPr="00F77D9D">
              <w:rPr>
                <w:rFonts w:ascii="Calibri" w:hAnsi="Calibri" w:cs="Calibri"/>
                <w:color w:val="000000"/>
                <w:sz w:val="20"/>
              </w:rPr>
              <w:t>2</w:t>
            </w:r>
          </w:p>
        </w:tc>
        <w:tc>
          <w:tcPr>
            <w:tcW w:w="525" w:type="dxa"/>
            <w:vAlign w:val="bottom"/>
          </w:tcPr>
          <w:p w14:paraId="181091BE" w14:textId="01FC531D" w:rsidR="00F77D9D" w:rsidRPr="00F77D9D" w:rsidRDefault="00F77D9D" w:rsidP="00F77D9D">
            <w:pPr>
              <w:pStyle w:val="StyleRight0"/>
              <w:keepNext/>
              <w:jc w:val="center"/>
              <w:rPr>
                <w:sz w:val="20"/>
                <w:lang w:val="en-US"/>
              </w:rPr>
            </w:pPr>
            <w:r w:rsidRPr="00F77D9D">
              <w:rPr>
                <w:rFonts w:ascii="Calibri" w:hAnsi="Calibri" w:cs="Calibri"/>
                <w:color w:val="000000"/>
                <w:sz w:val="20"/>
              </w:rPr>
              <w:t>2</w:t>
            </w:r>
          </w:p>
        </w:tc>
        <w:tc>
          <w:tcPr>
            <w:tcW w:w="533" w:type="dxa"/>
            <w:vAlign w:val="bottom"/>
          </w:tcPr>
          <w:p w14:paraId="4EB3DCF2" w14:textId="3C511870" w:rsidR="00F77D9D" w:rsidRPr="00F77D9D" w:rsidRDefault="00F77D9D" w:rsidP="00F77D9D">
            <w:pPr>
              <w:pStyle w:val="StyleRight0"/>
              <w:keepNext/>
              <w:jc w:val="center"/>
              <w:rPr>
                <w:sz w:val="20"/>
                <w:lang w:val="en-US"/>
              </w:rPr>
            </w:pPr>
            <w:r w:rsidRPr="00F77D9D">
              <w:rPr>
                <w:rFonts w:ascii="Calibri" w:hAnsi="Calibri" w:cs="Calibri"/>
                <w:color w:val="000000"/>
                <w:sz w:val="20"/>
              </w:rPr>
              <w:t>2</w:t>
            </w:r>
          </w:p>
        </w:tc>
        <w:tc>
          <w:tcPr>
            <w:tcW w:w="525" w:type="dxa"/>
            <w:vAlign w:val="bottom"/>
          </w:tcPr>
          <w:p w14:paraId="65300F39" w14:textId="7DFE5715" w:rsidR="00F77D9D" w:rsidRPr="00F77D9D" w:rsidRDefault="00F77D9D" w:rsidP="00F77D9D">
            <w:pPr>
              <w:pStyle w:val="StyleRight0"/>
              <w:keepNext/>
              <w:jc w:val="center"/>
              <w:rPr>
                <w:sz w:val="20"/>
                <w:lang w:val="en-US"/>
              </w:rPr>
            </w:pPr>
            <w:r w:rsidRPr="00F77D9D">
              <w:rPr>
                <w:rFonts w:ascii="Calibri" w:hAnsi="Calibri" w:cs="Calibri"/>
                <w:color w:val="000000"/>
                <w:sz w:val="20"/>
              </w:rPr>
              <w:t>3</w:t>
            </w:r>
          </w:p>
        </w:tc>
      </w:tr>
      <w:tr w:rsidR="00F77D9D" w:rsidRPr="009765ED" w14:paraId="798135AC" w14:textId="77777777" w:rsidTr="00F77D9D">
        <w:tc>
          <w:tcPr>
            <w:tcW w:w="1384" w:type="dxa"/>
            <w:vAlign w:val="bottom"/>
          </w:tcPr>
          <w:p w14:paraId="5E921352" w14:textId="77777777" w:rsidR="00F77D9D" w:rsidRPr="00F77D9D" w:rsidRDefault="00F77D9D" w:rsidP="00F77D9D">
            <w:pPr>
              <w:pStyle w:val="StyleRight0"/>
              <w:keepNext/>
              <w:jc w:val="center"/>
              <w:rPr>
                <w:sz w:val="20"/>
                <w:lang w:val="en-US"/>
              </w:rPr>
            </w:pPr>
            <w:r w:rsidRPr="00F77D9D">
              <w:rPr>
                <w:rFonts w:ascii="Calibri" w:hAnsi="Calibri" w:cs="Calibri"/>
                <w:color w:val="000000"/>
                <w:sz w:val="20"/>
              </w:rPr>
              <w:t>Domestic</w:t>
            </w:r>
          </w:p>
        </w:tc>
        <w:tc>
          <w:tcPr>
            <w:tcW w:w="808" w:type="dxa"/>
            <w:vAlign w:val="bottom"/>
          </w:tcPr>
          <w:p w14:paraId="499AE79B" w14:textId="21099DF3" w:rsidR="00F77D9D" w:rsidRPr="00F77D9D" w:rsidRDefault="00F77D9D" w:rsidP="00F77D9D">
            <w:pPr>
              <w:pStyle w:val="StyleRight0"/>
              <w:keepNext/>
              <w:jc w:val="center"/>
              <w:rPr>
                <w:rFonts w:ascii="Calibri" w:hAnsi="Calibri" w:cs="Calibri"/>
                <w:color w:val="000000"/>
                <w:sz w:val="20"/>
              </w:rPr>
            </w:pPr>
            <w:r w:rsidRPr="00F77D9D">
              <w:rPr>
                <w:rFonts w:ascii="Calibri" w:hAnsi="Calibri" w:cs="Calibri"/>
                <w:color w:val="000000"/>
                <w:sz w:val="20"/>
              </w:rPr>
              <w:t>637</w:t>
            </w:r>
          </w:p>
        </w:tc>
        <w:tc>
          <w:tcPr>
            <w:tcW w:w="222" w:type="dxa"/>
          </w:tcPr>
          <w:p w14:paraId="23B9CDA4" w14:textId="00AB6052" w:rsidR="00F77D9D" w:rsidRPr="00F77D9D" w:rsidRDefault="00F77D9D" w:rsidP="00F77D9D">
            <w:pPr>
              <w:pStyle w:val="StyleRight0"/>
              <w:keepNext/>
              <w:jc w:val="center"/>
              <w:rPr>
                <w:rFonts w:ascii="Calibri" w:hAnsi="Calibri" w:cs="Calibri"/>
                <w:color w:val="000000"/>
                <w:sz w:val="20"/>
              </w:rPr>
            </w:pPr>
          </w:p>
        </w:tc>
        <w:tc>
          <w:tcPr>
            <w:tcW w:w="523" w:type="dxa"/>
            <w:vAlign w:val="bottom"/>
          </w:tcPr>
          <w:p w14:paraId="24FC15F2" w14:textId="19CE8B11" w:rsidR="00F77D9D" w:rsidRPr="00F77D9D" w:rsidRDefault="00F77D9D" w:rsidP="00F77D9D">
            <w:pPr>
              <w:pStyle w:val="StyleRight0"/>
              <w:keepNext/>
              <w:jc w:val="center"/>
              <w:rPr>
                <w:sz w:val="20"/>
                <w:lang w:val="en-US"/>
              </w:rPr>
            </w:pPr>
            <w:r w:rsidRPr="00F77D9D">
              <w:rPr>
                <w:rFonts w:ascii="Calibri" w:hAnsi="Calibri" w:cs="Calibri"/>
                <w:color w:val="000000"/>
                <w:sz w:val="20"/>
              </w:rPr>
              <w:t>43</w:t>
            </w:r>
          </w:p>
        </w:tc>
        <w:tc>
          <w:tcPr>
            <w:tcW w:w="542" w:type="dxa"/>
            <w:vAlign w:val="bottom"/>
          </w:tcPr>
          <w:p w14:paraId="75E2A0A1" w14:textId="776FF1B9" w:rsidR="00F77D9D" w:rsidRPr="00F77D9D" w:rsidRDefault="00F77D9D" w:rsidP="00F77D9D">
            <w:pPr>
              <w:pStyle w:val="StyleRight0"/>
              <w:keepNext/>
              <w:jc w:val="center"/>
              <w:rPr>
                <w:sz w:val="20"/>
                <w:lang w:val="en-US"/>
              </w:rPr>
            </w:pPr>
            <w:r w:rsidRPr="00F77D9D">
              <w:rPr>
                <w:rFonts w:ascii="Calibri" w:hAnsi="Calibri" w:cs="Calibri"/>
                <w:color w:val="000000"/>
                <w:sz w:val="20"/>
              </w:rPr>
              <w:t>50</w:t>
            </w:r>
          </w:p>
        </w:tc>
        <w:tc>
          <w:tcPr>
            <w:tcW w:w="527" w:type="dxa"/>
            <w:vAlign w:val="bottom"/>
          </w:tcPr>
          <w:p w14:paraId="123937C7" w14:textId="3C187F62" w:rsidR="00F77D9D" w:rsidRPr="00F77D9D" w:rsidRDefault="00F77D9D" w:rsidP="00F77D9D">
            <w:pPr>
              <w:pStyle w:val="StyleRight0"/>
              <w:keepNext/>
              <w:jc w:val="center"/>
              <w:rPr>
                <w:sz w:val="20"/>
                <w:lang w:val="en-US"/>
              </w:rPr>
            </w:pPr>
            <w:r w:rsidRPr="00F77D9D">
              <w:rPr>
                <w:rFonts w:ascii="Calibri" w:hAnsi="Calibri" w:cs="Calibri"/>
                <w:color w:val="000000"/>
                <w:sz w:val="20"/>
              </w:rPr>
              <w:t>58</w:t>
            </w:r>
          </w:p>
        </w:tc>
        <w:tc>
          <w:tcPr>
            <w:tcW w:w="525" w:type="dxa"/>
            <w:vAlign w:val="bottom"/>
          </w:tcPr>
          <w:p w14:paraId="381D875D" w14:textId="0DBE7BE5" w:rsidR="00F77D9D" w:rsidRPr="00F77D9D" w:rsidRDefault="00F77D9D" w:rsidP="00F77D9D">
            <w:pPr>
              <w:pStyle w:val="StyleRight0"/>
              <w:keepNext/>
              <w:jc w:val="center"/>
              <w:rPr>
                <w:sz w:val="20"/>
                <w:lang w:val="en-US"/>
              </w:rPr>
            </w:pPr>
            <w:r w:rsidRPr="00F77D9D">
              <w:rPr>
                <w:rFonts w:ascii="Calibri" w:hAnsi="Calibri" w:cs="Calibri"/>
                <w:color w:val="000000"/>
                <w:sz w:val="20"/>
              </w:rPr>
              <w:t>67</w:t>
            </w:r>
          </w:p>
        </w:tc>
        <w:tc>
          <w:tcPr>
            <w:tcW w:w="525" w:type="dxa"/>
            <w:vAlign w:val="bottom"/>
          </w:tcPr>
          <w:p w14:paraId="5FDECBDB" w14:textId="257B60F1" w:rsidR="00F77D9D" w:rsidRPr="00F77D9D" w:rsidRDefault="00F77D9D" w:rsidP="00F77D9D">
            <w:pPr>
              <w:pStyle w:val="StyleRight0"/>
              <w:keepNext/>
              <w:jc w:val="center"/>
              <w:rPr>
                <w:sz w:val="20"/>
                <w:lang w:val="en-US"/>
              </w:rPr>
            </w:pPr>
            <w:r w:rsidRPr="00F77D9D">
              <w:rPr>
                <w:rFonts w:ascii="Calibri" w:hAnsi="Calibri" w:cs="Calibri"/>
                <w:color w:val="000000"/>
                <w:sz w:val="20"/>
              </w:rPr>
              <w:t>60</w:t>
            </w:r>
          </w:p>
        </w:tc>
        <w:tc>
          <w:tcPr>
            <w:tcW w:w="553" w:type="dxa"/>
            <w:vAlign w:val="bottom"/>
          </w:tcPr>
          <w:p w14:paraId="013F7EEF" w14:textId="62E6992A" w:rsidR="00F77D9D" w:rsidRPr="00F77D9D" w:rsidRDefault="00F77D9D" w:rsidP="00F77D9D">
            <w:pPr>
              <w:pStyle w:val="StyleRight0"/>
              <w:keepNext/>
              <w:jc w:val="center"/>
              <w:rPr>
                <w:sz w:val="20"/>
                <w:lang w:val="en-US"/>
              </w:rPr>
            </w:pPr>
            <w:r w:rsidRPr="00F77D9D">
              <w:rPr>
                <w:rFonts w:ascii="Calibri" w:hAnsi="Calibri" w:cs="Calibri"/>
                <w:color w:val="000000"/>
                <w:sz w:val="20"/>
              </w:rPr>
              <w:t>64</w:t>
            </w:r>
          </w:p>
        </w:tc>
        <w:tc>
          <w:tcPr>
            <w:tcW w:w="525" w:type="dxa"/>
            <w:vAlign w:val="bottom"/>
          </w:tcPr>
          <w:p w14:paraId="7BF5394A" w14:textId="57EA6735" w:rsidR="00F77D9D" w:rsidRPr="00F77D9D" w:rsidRDefault="00F77D9D" w:rsidP="00F77D9D">
            <w:pPr>
              <w:pStyle w:val="StyleRight0"/>
              <w:keepNext/>
              <w:jc w:val="center"/>
              <w:rPr>
                <w:sz w:val="20"/>
                <w:lang w:val="en-US"/>
              </w:rPr>
            </w:pPr>
            <w:r w:rsidRPr="00F77D9D">
              <w:rPr>
                <w:rFonts w:ascii="Calibri" w:hAnsi="Calibri" w:cs="Calibri"/>
                <w:color w:val="000000"/>
                <w:sz w:val="20"/>
              </w:rPr>
              <w:t>51</w:t>
            </w:r>
          </w:p>
        </w:tc>
        <w:tc>
          <w:tcPr>
            <w:tcW w:w="574" w:type="dxa"/>
            <w:vAlign w:val="bottom"/>
          </w:tcPr>
          <w:p w14:paraId="09A3BB02" w14:textId="76742146" w:rsidR="00F77D9D" w:rsidRPr="00F77D9D" w:rsidRDefault="00F77D9D" w:rsidP="00F77D9D">
            <w:pPr>
              <w:pStyle w:val="StyleRight0"/>
              <w:keepNext/>
              <w:jc w:val="center"/>
              <w:rPr>
                <w:sz w:val="20"/>
                <w:lang w:val="en-US"/>
              </w:rPr>
            </w:pPr>
            <w:r w:rsidRPr="00F77D9D">
              <w:rPr>
                <w:rFonts w:ascii="Calibri" w:hAnsi="Calibri" w:cs="Calibri"/>
                <w:color w:val="000000"/>
                <w:sz w:val="20"/>
              </w:rPr>
              <w:t>51</w:t>
            </w:r>
          </w:p>
        </w:tc>
        <w:tc>
          <w:tcPr>
            <w:tcW w:w="525" w:type="dxa"/>
            <w:vAlign w:val="bottom"/>
          </w:tcPr>
          <w:p w14:paraId="6949E2C3" w14:textId="4C3C4538" w:rsidR="00F77D9D" w:rsidRPr="00F77D9D" w:rsidRDefault="00F77D9D" w:rsidP="00F77D9D">
            <w:pPr>
              <w:pStyle w:val="StyleRight0"/>
              <w:keepNext/>
              <w:jc w:val="center"/>
              <w:rPr>
                <w:sz w:val="20"/>
                <w:lang w:val="en-US"/>
              </w:rPr>
            </w:pPr>
            <w:r w:rsidRPr="00F77D9D">
              <w:rPr>
                <w:rFonts w:ascii="Calibri" w:hAnsi="Calibri" w:cs="Calibri"/>
                <w:color w:val="000000"/>
                <w:sz w:val="20"/>
              </w:rPr>
              <w:t>57</w:t>
            </w:r>
          </w:p>
        </w:tc>
        <w:tc>
          <w:tcPr>
            <w:tcW w:w="525" w:type="dxa"/>
            <w:vAlign w:val="bottom"/>
          </w:tcPr>
          <w:p w14:paraId="528D4508" w14:textId="719E0913" w:rsidR="00F77D9D" w:rsidRPr="00F77D9D" w:rsidRDefault="00F77D9D" w:rsidP="00F77D9D">
            <w:pPr>
              <w:pStyle w:val="StyleRight0"/>
              <w:keepNext/>
              <w:jc w:val="center"/>
              <w:rPr>
                <w:sz w:val="20"/>
                <w:lang w:val="en-US"/>
              </w:rPr>
            </w:pPr>
            <w:r w:rsidRPr="00F77D9D">
              <w:rPr>
                <w:rFonts w:ascii="Calibri" w:hAnsi="Calibri" w:cs="Calibri"/>
                <w:color w:val="000000"/>
                <w:sz w:val="20"/>
              </w:rPr>
              <w:t>51</w:t>
            </w:r>
          </w:p>
        </w:tc>
        <w:tc>
          <w:tcPr>
            <w:tcW w:w="533" w:type="dxa"/>
            <w:vAlign w:val="bottom"/>
          </w:tcPr>
          <w:p w14:paraId="109E16DB" w14:textId="62022C25" w:rsidR="00F77D9D" w:rsidRPr="00F77D9D" w:rsidRDefault="00F77D9D" w:rsidP="00F77D9D">
            <w:pPr>
              <w:pStyle w:val="StyleRight0"/>
              <w:keepNext/>
              <w:jc w:val="center"/>
              <w:rPr>
                <w:sz w:val="20"/>
                <w:lang w:val="en-US"/>
              </w:rPr>
            </w:pPr>
            <w:r w:rsidRPr="00F77D9D">
              <w:rPr>
                <w:rFonts w:ascii="Calibri" w:hAnsi="Calibri" w:cs="Calibri"/>
                <w:color w:val="000000"/>
                <w:sz w:val="20"/>
              </w:rPr>
              <w:t>43</w:t>
            </w:r>
          </w:p>
        </w:tc>
        <w:tc>
          <w:tcPr>
            <w:tcW w:w="525" w:type="dxa"/>
            <w:vAlign w:val="bottom"/>
          </w:tcPr>
          <w:p w14:paraId="1BDF85F6" w14:textId="0F05EC8C" w:rsidR="00F77D9D" w:rsidRPr="00F77D9D" w:rsidRDefault="00F77D9D" w:rsidP="00F77D9D">
            <w:pPr>
              <w:pStyle w:val="StyleRight0"/>
              <w:keepNext/>
              <w:jc w:val="center"/>
              <w:rPr>
                <w:sz w:val="20"/>
                <w:lang w:val="en-US"/>
              </w:rPr>
            </w:pPr>
            <w:r w:rsidRPr="00F77D9D">
              <w:rPr>
                <w:rFonts w:ascii="Calibri" w:hAnsi="Calibri" w:cs="Calibri"/>
                <w:color w:val="000000"/>
                <w:sz w:val="20"/>
              </w:rPr>
              <w:t>40</w:t>
            </w:r>
          </w:p>
        </w:tc>
      </w:tr>
      <w:tr w:rsidR="00F77D9D" w:rsidRPr="009765ED" w14:paraId="709E7D89" w14:textId="77777777" w:rsidTr="00F77D9D">
        <w:tc>
          <w:tcPr>
            <w:tcW w:w="1384" w:type="dxa"/>
            <w:vAlign w:val="bottom"/>
          </w:tcPr>
          <w:p w14:paraId="6CF50AAE" w14:textId="77777777" w:rsidR="00F77D9D" w:rsidRPr="00F77D9D" w:rsidRDefault="00F77D9D" w:rsidP="00F77D9D">
            <w:pPr>
              <w:pStyle w:val="StyleRight0"/>
              <w:keepNext/>
              <w:jc w:val="center"/>
              <w:rPr>
                <w:sz w:val="20"/>
                <w:lang w:val="en-US"/>
              </w:rPr>
            </w:pPr>
            <w:r w:rsidRPr="00F77D9D">
              <w:rPr>
                <w:rFonts w:ascii="Calibri" w:hAnsi="Calibri" w:cs="Calibri"/>
                <w:color w:val="000000"/>
                <w:sz w:val="20"/>
              </w:rPr>
              <w:t>Other</w:t>
            </w:r>
          </w:p>
        </w:tc>
        <w:tc>
          <w:tcPr>
            <w:tcW w:w="808" w:type="dxa"/>
            <w:vAlign w:val="bottom"/>
          </w:tcPr>
          <w:p w14:paraId="51789BA4" w14:textId="08FD270E" w:rsidR="00F77D9D" w:rsidRPr="00F77D9D" w:rsidRDefault="00F77D9D" w:rsidP="00F77D9D">
            <w:pPr>
              <w:pStyle w:val="StyleRight0"/>
              <w:keepNext/>
              <w:jc w:val="center"/>
              <w:rPr>
                <w:rFonts w:ascii="Calibri" w:hAnsi="Calibri" w:cs="Calibri"/>
                <w:color w:val="000000"/>
                <w:sz w:val="20"/>
              </w:rPr>
            </w:pPr>
            <w:r w:rsidRPr="00F77D9D">
              <w:rPr>
                <w:rFonts w:ascii="Calibri" w:hAnsi="Calibri" w:cs="Calibri"/>
                <w:color w:val="000000"/>
                <w:sz w:val="20"/>
              </w:rPr>
              <w:t>493</w:t>
            </w:r>
          </w:p>
        </w:tc>
        <w:tc>
          <w:tcPr>
            <w:tcW w:w="222" w:type="dxa"/>
          </w:tcPr>
          <w:p w14:paraId="2D084321" w14:textId="56B3F987" w:rsidR="00F77D9D" w:rsidRPr="00F77D9D" w:rsidRDefault="00F77D9D" w:rsidP="00F77D9D">
            <w:pPr>
              <w:pStyle w:val="StyleRight0"/>
              <w:keepNext/>
              <w:jc w:val="center"/>
              <w:rPr>
                <w:rFonts w:ascii="Calibri" w:hAnsi="Calibri" w:cs="Calibri"/>
                <w:color w:val="000000"/>
                <w:sz w:val="20"/>
              </w:rPr>
            </w:pPr>
          </w:p>
        </w:tc>
        <w:tc>
          <w:tcPr>
            <w:tcW w:w="523" w:type="dxa"/>
            <w:vAlign w:val="bottom"/>
          </w:tcPr>
          <w:p w14:paraId="0FA7B784" w14:textId="2A12C47A" w:rsidR="00F77D9D" w:rsidRPr="00F77D9D" w:rsidRDefault="00F77D9D" w:rsidP="00F77D9D">
            <w:pPr>
              <w:pStyle w:val="StyleRight0"/>
              <w:keepNext/>
              <w:jc w:val="center"/>
              <w:rPr>
                <w:sz w:val="20"/>
                <w:lang w:val="en-US"/>
              </w:rPr>
            </w:pPr>
            <w:r w:rsidRPr="00F77D9D">
              <w:rPr>
                <w:rFonts w:ascii="Calibri" w:hAnsi="Calibri" w:cs="Calibri"/>
                <w:color w:val="000000"/>
                <w:sz w:val="20"/>
              </w:rPr>
              <w:t>43</w:t>
            </w:r>
          </w:p>
        </w:tc>
        <w:tc>
          <w:tcPr>
            <w:tcW w:w="542" w:type="dxa"/>
            <w:vAlign w:val="bottom"/>
          </w:tcPr>
          <w:p w14:paraId="3037F1A2" w14:textId="0E4EDC37" w:rsidR="00F77D9D" w:rsidRPr="00F77D9D" w:rsidRDefault="00F77D9D" w:rsidP="00F77D9D">
            <w:pPr>
              <w:pStyle w:val="StyleRight0"/>
              <w:keepNext/>
              <w:jc w:val="center"/>
              <w:rPr>
                <w:sz w:val="20"/>
                <w:lang w:val="en-US"/>
              </w:rPr>
            </w:pPr>
            <w:r w:rsidRPr="00F77D9D">
              <w:rPr>
                <w:rFonts w:ascii="Calibri" w:hAnsi="Calibri" w:cs="Calibri"/>
                <w:color w:val="000000"/>
                <w:sz w:val="20"/>
              </w:rPr>
              <w:t>37</w:t>
            </w:r>
          </w:p>
        </w:tc>
        <w:tc>
          <w:tcPr>
            <w:tcW w:w="527" w:type="dxa"/>
            <w:vAlign w:val="bottom"/>
          </w:tcPr>
          <w:p w14:paraId="6D3DB3E8" w14:textId="23F3B8E8" w:rsidR="00F77D9D" w:rsidRPr="00F77D9D" w:rsidRDefault="00F77D9D" w:rsidP="00F77D9D">
            <w:pPr>
              <w:pStyle w:val="StyleRight0"/>
              <w:keepNext/>
              <w:jc w:val="center"/>
              <w:rPr>
                <w:sz w:val="20"/>
                <w:lang w:val="en-US"/>
              </w:rPr>
            </w:pPr>
            <w:r w:rsidRPr="00F77D9D">
              <w:rPr>
                <w:rFonts w:ascii="Calibri" w:hAnsi="Calibri" w:cs="Calibri"/>
                <w:color w:val="000000"/>
                <w:sz w:val="20"/>
              </w:rPr>
              <w:t>37</w:t>
            </w:r>
          </w:p>
        </w:tc>
        <w:tc>
          <w:tcPr>
            <w:tcW w:w="525" w:type="dxa"/>
            <w:vAlign w:val="bottom"/>
          </w:tcPr>
          <w:p w14:paraId="732BC63C" w14:textId="78796BD2" w:rsidR="00F77D9D" w:rsidRPr="00F77D9D" w:rsidRDefault="00F77D9D" w:rsidP="00F77D9D">
            <w:pPr>
              <w:pStyle w:val="StyleRight0"/>
              <w:keepNext/>
              <w:jc w:val="center"/>
              <w:rPr>
                <w:sz w:val="20"/>
                <w:lang w:val="en-US"/>
              </w:rPr>
            </w:pPr>
            <w:r w:rsidRPr="00F77D9D">
              <w:rPr>
                <w:rFonts w:ascii="Calibri" w:hAnsi="Calibri" w:cs="Calibri"/>
                <w:color w:val="000000"/>
                <w:sz w:val="20"/>
              </w:rPr>
              <w:t>36</w:t>
            </w:r>
          </w:p>
        </w:tc>
        <w:tc>
          <w:tcPr>
            <w:tcW w:w="525" w:type="dxa"/>
            <w:vAlign w:val="bottom"/>
          </w:tcPr>
          <w:p w14:paraId="7160EED8" w14:textId="235FFAA0" w:rsidR="00F77D9D" w:rsidRPr="00F77D9D" w:rsidRDefault="00F77D9D" w:rsidP="00F77D9D">
            <w:pPr>
              <w:pStyle w:val="StyleRight0"/>
              <w:keepNext/>
              <w:jc w:val="center"/>
              <w:rPr>
                <w:sz w:val="20"/>
                <w:lang w:val="en-US"/>
              </w:rPr>
            </w:pPr>
            <w:r w:rsidRPr="00F77D9D">
              <w:rPr>
                <w:rFonts w:ascii="Calibri" w:hAnsi="Calibri" w:cs="Calibri"/>
                <w:color w:val="000000"/>
                <w:sz w:val="20"/>
              </w:rPr>
              <w:t>33</w:t>
            </w:r>
          </w:p>
        </w:tc>
        <w:tc>
          <w:tcPr>
            <w:tcW w:w="553" w:type="dxa"/>
            <w:vAlign w:val="bottom"/>
          </w:tcPr>
          <w:p w14:paraId="2EB7C8D5" w14:textId="130911FD" w:rsidR="00F77D9D" w:rsidRPr="00F77D9D" w:rsidRDefault="00F77D9D" w:rsidP="00F77D9D">
            <w:pPr>
              <w:pStyle w:val="StyleRight0"/>
              <w:keepNext/>
              <w:jc w:val="center"/>
              <w:rPr>
                <w:sz w:val="20"/>
                <w:lang w:val="en-US"/>
              </w:rPr>
            </w:pPr>
            <w:r w:rsidRPr="00F77D9D">
              <w:rPr>
                <w:rFonts w:ascii="Calibri" w:hAnsi="Calibri" w:cs="Calibri"/>
                <w:color w:val="000000"/>
                <w:sz w:val="20"/>
              </w:rPr>
              <w:t>37</w:t>
            </w:r>
          </w:p>
        </w:tc>
        <w:tc>
          <w:tcPr>
            <w:tcW w:w="525" w:type="dxa"/>
            <w:vAlign w:val="bottom"/>
          </w:tcPr>
          <w:p w14:paraId="5BA070AA" w14:textId="538EDD17" w:rsidR="00F77D9D" w:rsidRPr="00F77D9D" w:rsidRDefault="00F77D9D" w:rsidP="00F77D9D">
            <w:pPr>
              <w:pStyle w:val="StyleRight0"/>
              <w:keepNext/>
              <w:jc w:val="center"/>
              <w:rPr>
                <w:sz w:val="20"/>
                <w:lang w:val="en-US"/>
              </w:rPr>
            </w:pPr>
            <w:r w:rsidRPr="00F77D9D">
              <w:rPr>
                <w:rFonts w:ascii="Calibri" w:hAnsi="Calibri" w:cs="Calibri"/>
                <w:color w:val="000000"/>
                <w:sz w:val="20"/>
              </w:rPr>
              <w:t>38</w:t>
            </w:r>
          </w:p>
        </w:tc>
        <w:tc>
          <w:tcPr>
            <w:tcW w:w="574" w:type="dxa"/>
            <w:vAlign w:val="bottom"/>
          </w:tcPr>
          <w:p w14:paraId="350F0911" w14:textId="55E0EB33" w:rsidR="00F77D9D" w:rsidRPr="00F77D9D" w:rsidRDefault="00F77D9D" w:rsidP="00F77D9D">
            <w:pPr>
              <w:pStyle w:val="StyleRight0"/>
              <w:keepNext/>
              <w:jc w:val="center"/>
              <w:rPr>
                <w:sz w:val="20"/>
                <w:lang w:val="en-US"/>
              </w:rPr>
            </w:pPr>
            <w:r w:rsidRPr="00F77D9D">
              <w:rPr>
                <w:rFonts w:ascii="Calibri" w:hAnsi="Calibri" w:cs="Calibri"/>
                <w:color w:val="000000"/>
                <w:sz w:val="20"/>
              </w:rPr>
              <w:t>47</w:t>
            </w:r>
          </w:p>
        </w:tc>
        <w:tc>
          <w:tcPr>
            <w:tcW w:w="525" w:type="dxa"/>
            <w:vAlign w:val="bottom"/>
          </w:tcPr>
          <w:p w14:paraId="1CDBACD1" w14:textId="50886095" w:rsidR="00F77D9D" w:rsidRPr="00F77D9D" w:rsidRDefault="00F77D9D" w:rsidP="00F77D9D">
            <w:pPr>
              <w:pStyle w:val="StyleRight0"/>
              <w:keepNext/>
              <w:jc w:val="center"/>
              <w:rPr>
                <w:sz w:val="20"/>
                <w:lang w:val="en-US"/>
              </w:rPr>
            </w:pPr>
            <w:r w:rsidRPr="00F77D9D">
              <w:rPr>
                <w:rFonts w:ascii="Calibri" w:hAnsi="Calibri" w:cs="Calibri"/>
                <w:color w:val="000000"/>
                <w:sz w:val="20"/>
              </w:rPr>
              <w:t>49</w:t>
            </w:r>
          </w:p>
        </w:tc>
        <w:tc>
          <w:tcPr>
            <w:tcW w:w="525" w:type="dxa"/>
            <w:vAlign w:val="bottom"/>
          </w:tcPr>
          <w:p w14:paraId="32818706" w14:textId="3924DA12" w:rsidR="00F77D9D" w:rsidRPr="00F77D9D" w:rsidRDefault="00F77D9D" w:rsidP="00F77D9D">
            <w:pPr>
              <w:pStyle w:val="StyleRight0"/>
              <w:keepNext/>
              <w:jc w:val="center"/>
              <w:rPr>
                <w:sz w:val="20"/>
                <w:lang w:val="en-US"/>
              </w:rPr>
            </w:pPr>
            <w:r w:rsidRPr="00F77D9D">
              <w:rPr>
                <w:rFonts w:ascii="Calibri" w:hAnsi="Calibri" w:cs="Calibri"/>
                <w:color w:val="000000"/>
                <w:sz w:val="20"/>
              </w:rPr>
              <w:t>43</w:t>
            </w:r>
          </w:p>
        </w:tc>
        <w:tc>
          <w:tcPr>
            <w:tcW w:w="533" w:type="dxa"/>
            <w:vAlign w:val="bottom"/>
          </w:tcPr>
          <w:p w14:paraId="2E25B464" w14:textId="73EC6921" w:rsidR="00F77D9D" w:rsidRPr="00F77D9D" w:rsidRDefault="00F77D9D" w:rsidP="00F77D9D">
            <w:pPr>
              <w:pStyle w:val="StyleRight0"/>
              <w:keepNext/>
              <w:jc w:val="center"/>
              <w:rPr>
                <w:sz w:val="20"/>
                <w:lang w:val="en-US"/>
              </w:rPr>
            </w:pPr>
            <w:r w:rsidRPr="00F77D9D">
              <w:rPr>
                <w:rFonts w:ascii="Calibri" w:hAnsi="Calibri" w:cs="Calibri"/>
                <w:color w:val="000000"/>
                <w:sz w:val="20"/>
              </w:rPr>
              <w:t>45</w:t>
            </w:r>
          </w:p>
        </w:tc>
        <w:tc>
          <w:tcPr>
            <w:tcW w:w="525" w:type="dxa"/>
            <w:vAlign w:val="bottom"/>
          </w:tcPr>
          <w:p w14:paraId="7786378B" w14:textId="7C304C95" w:rsidR="00F77D9D" w:rsidRPr="00F77D9D" w:rsidRDefault="00F77D9D" w:rsidP="00F77D9D">
            <w:pPr>
              <w:pStyle w:val="StyleRight0"/>
              <w:keepNext/>
              <w:jc w:val="center"/>
              <w:rPr>
                <w:sz w:val="20"/>
                <w:lang w:val="en-US"/>
              </w:rPr>
            </w:pPr>
            <w:r w:rsidRPr="00F77D9D">
              <w:rPr>
                <w:rFonts w:ascii="Calibri" w:hAnsi="Calibri" w:cs="Calibri"/>
                <w:color w:val="000000"/>
                <w:sz w:val="20"/>
              </w:rPr>
              <w:t>47</w:t>
            </w:r>
          </w:p>
        </w:tc>
      </w:tr>
    </w:tbl>
    <w:p w14:paraId="0B42DF4B" w14:textId="77777777" w:rsidR="00A26E9F" w:rsidRPr="00413282" w:rsidRDefault="00A26E9F" w:rsidP="00A26E9F">
      <w:pPr>
        <w:pStyle w:val="TableFigureSource"/>
        <w:rPr>
          <w:lang w:val="en-US"/>
        </w:rPr>
        <w:sectPr w:rsidR="00A26E9F" w:rsidRPr="00413282" w:rsidSect="006269EA">
          <w:footerReference w:type="default" r:id="rId60"/>
          <w:endnotePr>
            <w:numFmt w:val="decimal"/>
          </w:endnotePr>
          <w:pgSz w:w="11901" w:h="16840"/>
          <w:pgMar w:top="1871" w:right="907" w:bottom="990" w:left="2268" w:header="709" w:footer="709" w:gutter="0"/>
          <w:cols w:space="708"/>
          <w:docGrid w:linePitch="360"/>
        </w:sectPr>
      </w:pPr>
      <w:r w:rsidRPr="00413282">
        <w:rPr>
          <w:lang w:val="en-US"/>
        </w:rPr>
        <w:t>All estimates in AF</w:t>
      </w:r>
    </w:p>
    <w:p w14:paraId="71706442" w14:textId="77777777" w:rsidR="00A26E9F" w:rsidRPr="00413282" w:rsidRDefault="00A26E9F" w:rsidP="00BE2196">
      <w:pPr>
        <w:pStyle w:val="TableFigureTitle"/>
        <w:rPr>
          <w:lang w:val="en-US"/>
        </w:rPr>
      </w:pPr>
    </w:p>
    <w:p w14:paraId="02C5854A" w14:textId="2270DF86" w:rsidR="00F04BCD" w:rsidRPr="00413282" w:rsidRDefault="00F04BCD">
      <w:pPr>
        <w:pStyle w:val="Heading4"/>
        <w:rPr>
          <w:lang w:val="en-US"/>
        </w:rPr>
      </w:pPr>
      <w:r w:rsidRPr="00413282">
        <w:rPr>
          <w:lang w:val="en-US"/>
        </w:rPr>
        <w:t xml:space="preserve">Motivation behind </w:t>
      </w:r>
      <w:r w:rsidR="000A4999">
        <w:rPr>
          <w:lang w:val="en-US"/>
        </w:rPr>
        <w:t>beneficial use</w:t>
      </w:r>
      <w:r w:rsidRPr="00413282">
        <w:rPr>
          <w:lang w:val="en-US"/>
        </w:rPr>
        <w:t xml:space="preserve"> </w:t>
      </w:r>
      <w:r w:rsidR="0065571A" w:rsidRPr="00413282">
        <w:rPr>
          <w:lang w:val="en-US"/>
        </w:rPr>
        <w:t>g</w:t>
      </w:r>
      <w:r w:rsidRPr="00413282">
        <w:rPr>
          <w:lang w:val="en-US"/>
        </w:rPr>
        <w:t>roups</w:t>
      </w:r>
    </w:p>
    <w:p w14:paraId="6E972253" w14:textId="513601FC" w:rsidR="00F04BCD" w:rsidRPr="00413282" w:rsidRDefault="00F04BCD" w:rsidP="00F04BCD">
      <w:pPr>
        <w:rPr>
          <w:lang w:val="en-US"/>
        </w:rPr>
      </w:pPr>
      <w:r w:rsidRPr="00413282">
        <w:rPr>
          <w:lang w:val="en-US"/>
        </w:rPr>
        <w:t xml:space="preserve">The 867 water rights applications in the SFER watershed contain </w:t>
      </w:r>
      <w:r w:rsidR="00672F4A">
        <w:rPr>
          <w:lang w:val="en-US"/>
        </w:rPr>
        <w:t>17</w:t>
      </w:r>
      <w:r w:rsidRPr="00413282">
        <w:rPr>
          <w:lang w:val="en-US"/>
        </w:rPr>
        <w:t xml:space="preserve"> different </w:t>
      </w:r>
      <w:r w:rsidR="00F77D9D">
        <w:rPr>
          <w:lang w:val="en-US"/>
        </w:rPr>
        <w:t xml:space="preserve">individual </w:t>
      </w:r>
      <w:r w:rsidRPr="00413282">
        <w:rPr>
          <w:lang w:val="en-US"/>
        </w:rPr>
        <w:t xml:space="preserve">BUs in eWRIMS. A single application may possess several BUs, with the most common combinations shown in </w:t>
      </w:r>
      <w:r w:rsidR="009B1B23" w:rsidRPr="00413282">
        <w:rPr>
          <w:lang w:val="en-US"/>
        </w:rPr>
        <w:fldChar w:fldCharType="begin"/>
      </w:r>
      <w:r w:rsidR="009B1B23" w:rsidRPr="00413282">
        <w:rPr>
          <w:lang w:val="en-US"/>
        </w:rPr>
        <w:instrText xml:space="preserve"> REF _Ref14856071 \h </w:instrText>
      </w:r>
      <w:r w:rsidR="009B1B23" w:rsidRPr="00413282">
        <w:rPr>
          <w:lang w:val="en-US"/>
        </w:rPr>
      </w:r>
      <w:r w:rsidR="009B1B23" w:rsidRPr="00413282">
        <w:rPr>
          <w:lang w:val="en-US"/>
        </w:rPr>
        <w:fldChar w:fldCharType="separate"/>
      </w:r>
      <w:r w:rsidR="0067763F" w:rsidRPr="00413282">
        <w:rPr>
          <w:lang w:val="en-US"/>
        </w:rPr>
        <w:t xml:space="preserve">Figure </w:t>
      </w:r>
      <w:r w:rsidR="0067763F">
        <w:rPr>
          <w:noProof/>
          <w:lang w:val="en-US"/>
        </w:rPr>
        <w:t>7</w:t>
      </w:r>
      <w:r w:rsidR="0067763F">
        <w:rPr>
          <w:lang w:val="en-US"/>
        </w:rPr>
        <w:t>.</w:t>
      </w:r>
      <w:r w:rsidR="0067763F">
        <w:rPr>
          <w:noProof/>
          <w:lang w:val="en-US"/>
        </w:rPr>
        <w:t>22</w:t>
      </w:r>
      <w:r w:rsidR="009B1B23" w:rsidRPr="00413282">
        <w:rPr>
          <w:lang w:val="en-US"/>
        </w:rPr>
        <w:fldChar w:fldCharType="end"/>
      </w:r>
      <w:r w:rsidRPr="00413282">
        <w:rPr>
          <w:lang w:val="en-US"/>
        </w:rPr>
        <w:t xml:space="preserve">. </w:t>
      </w:r>
      <w:bookmarkStart w:id="244" w:name="_Hlk62139894"/>
      <w:r w:rsidRPr="00413282">
        <w:rPr>
          <w:lang w:val="en-US"/>
        </w:rPr>
        <w:t xml:space="preserve">BU </w:t>
      </w:r>
      <w:r w:rsidR="00F77D9D">
        <w:rPr>
          <w:lang w:val="en-US"/>
        </w:rPr>
        <w:t>g</w:t>
      </w:r>
      <w:r w:rsidRPr="00413282">
        <w:rPr>
          <w:lang w:val="en-US"/>
        </w:rPr>
        <w:t xml:space="preserve">roups, aggregating applications with similar combinations of BUs, were defined to simplify the modeling process. This allowed monthly distribution and DT type assumptions to apply to these BU Groups as a whole. </w:t>
      </w:r>
      <w:bookmarkEnd w:id="244"/>
      <w:r w:rsidR="009B1B23" w:rsidRPr="00413282">
        <w:rPr>
          <w:lang w:val="en-US"/>
        </w:rPr>
        <w:fldChar w:fldCharType="begin"/>
      </w:r>
      <w:r w:rsidR="009B1B23" w:rsidRPr="00413282">
        <w:rPr>
          <w:lang w:val="en-US"/>
        </w:rPr>
        <w:instrText xml:space="preserve"> REF _Ref14856086 \h </w:instrText>
      </w:r>
      <w:r w:rsidR="009B1B23" w:rsidRPr="00413282">
        <w:rPr>
          <w:lang w:val="en-US"/>
        </w:rPr>
      </w:r>
      <w:r w:rsidR="009B1B23" w:rsidRPr="00413282">
        <w:rPr>
          <w:lang w:val="en-US"/>
        </w:rPr>
        <w:fldChar w:fldCharType="separate"/>
      </w:r>
      <w:r w:rsidR="0067763F" w:rsidRPr="00413282">
        <w:rPr>
          <w:lang w:val="en-US"/>
        </w:rPr>
        <w:t xml:space="preserve">Figure </w:t>
      </w:r>
      <w:r w:rsidR="0067763F">
        <w:rPr>
          <w:noProof/>
          <w:lang w:val="en-US"/>
        </w:rPr>
        <w:t>7</w:t>
      </w:r>
      <w:r w:rsidR="0067763F">
        <w:rPr>
          <w:lang w:val="en-US"/>
        </w:rPr>
        <w:t>.</w:t>
      </w:r>
      <w:r w:rsidR="0067763F">
        <w:rPr>
          <w:noProof/>
          <w:lang w:val="en-US"/>
        </w:rPr>
        <w:t>23</w:t>
      </w:r>
      <w:r w:rsidR="009B1B23" w:rsidRPr="00413282">
        <w:rPr>
          <w:lang w:val="en-US"/>
        </w:rPr>
        <w:fldChar w:fldCharType="end"/>
      </w:r>
      <w:r w:rsidR="009B1B23" w:rsidRPr="00413282">
        <w:rPr>
          <w:lang w:val="en-US"/>
        </w:rPr>
        <w:t xml:space="preserve"> </w:t>
      </w:r>
      <w:r w:rsidRPr="00413282">
        <w:rPr>
          <w:lang w:val="en-US"/>
        </w:rPr>
        <w:t>shows the number of applications in each sorted BU Group.</w:t>
      </w:r>
    </w:p>
    <w:p w14:paraId="65B5A6AA" w14:textId="0A26C06B" w:rsidR="007F2C2E" w:rsidRPr="00413282" w:rsidRDefault="00332E25" w:rsidP="007F2C2E">
      <w:pPr>
        <w:pStyle w:val="FIgure"/>
        <w:rPr>
          <w:lang w:val="en-US"/>
        </w:rPr>
      </w:pPr>
      <w:r>
        <w:rPr>
          <w:lang w:val="en-US"/>
        </w:rPr>
        <w:drawing>
          <wp:inline distT="0" distB="0" distL="0" distR="0" wp14:anchorId="0BB06D5E" wp14:editId="61D9C864">
            <wp:extent cx="4651466" cy="2608398"/>
            <wp:effectExtent l="0" t="0" r="15875" b="1905"/>
            <wp:docPr id="56" name="Chart 56">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370CBE12" w14:textId="0618DE70" w:rsidR="00F04BCD" w:rsidRPr="00413282" w:rsidRDefault="001468BD" w:rsidP="00B43E21">
      <w:pPr>
        <w:pStyle w:val="TableFigureTitle"/>
        <w:spacing w:after="0"/>
        <w:rPr>
          <w:lang w:val="en-US"/>
        </w:rPr>
      </w:pPr>
      <w:bookmarkStart w:id="245" w:name="_Ref14856071"/>
      <w:r w:rsidRPr="00413282">
        <w:rPr>
          <w:lang w:val="en-US"/>
        </w:rPr>
        <w:t xml:space="preserve">Figure </w:t>
      </w:r>
      <w:r w:rsidR="00753F94">
        <w:rPr>
          <w:lang w:val="en-US"/>
        </w:rPr>
        <w:fldChar w:fldCharType="begin"/>
      </w:r>
      <w:r w:rsidR="00753F94">
        <w:rPr>
          <w:lang w:val="en-US"/>
        </w:rPr>
        <w:instrText xml:space="preserve"> STYLEREF 1 \s </w:instrText>
      </w:r>
      <w:r w:rsidR="00753F94">
        <w:rPr>
          <w:lang w:val="en-US"/>
        </w:rPr>
        <w:fldChar w:fldCharType="separate"/>
      </w:r>
      <w:r w:rsidR="00753F94">
        <w:rPr>
          <w:noProof/>
          <w:lang w:val="en-US"/>
        </w:rPr>
        <w:t>7</w:t>
      </w:r>
      <w:r w:rsidR="00753F94">
        <w:rPr>
          <w:lang w:val="en-US"/>
        </w:rPr>
        <w:fldChar w:fldCharType="end"/>
      </w:r>
      <w:r w:rsidR="00753F94">
        <w:rPr>
          <w:lang w:val="en-US"/>
        </w:rPr>
        <w:t>.</w:t>
      </w:r>
      <w:r w:rsidR="00753F94">
        <w:rPr>
          <w:lang w:val="en-US"/>
        </w:rPr>
        <w:fldChar w:fldCharType="begin"/>
      </w:r>
      <w:r w:rsidR="00753F94">
        <w:rPr>
          <w:lang w:val="en-US"/>
        </w:rPr>
        <w:instrText xml:space="preserve"> SEQ Figure \* ARABIC \s 1 </w:instrText>
      </w:r>
      <w:r w:rsidR="00753F94">
        <w:rPr>
          <w:lang w:val="en-US"/>
        </w:rPr>
        <w:fldChar w:fldCharType="separate"/>
      </w:r>
      <w:r w:rsidR="00753F94">
        <w:rPr>
          <w:noProof/>
          <w:lang w:val="en-US"/>
        </w:rPr>
        <w:t>22</w:t>
      </w:r>
      <w:r w:rsidR="00753F94">
        <w:rPr>
          <w:lang w:val="en-US"/>
        </w:rPr>
        <w:fldChar w:fldCharType="end"/>
      </w:r>
      <w:bookmarkEnd w:id="245"/>
      <w:r w:rsidRPr="00413282">
        <w:rPr>
          <w:lang w:val="en-US"/>
        </w:rPr>
        <w:t xml:space="preserve"> </w:t>
      </w:r>
      <w:r w:rsidR="009B1B23" w:rsidRPr="00413282">
        <w:rPr>
          <w:lang w:val="en-US"/>
        </w:rPr>
        <w:t>M</w:t>
      </w:r>
      <w:r w:rsidRPr="00413282">
        <w:rPr>
          <w:lang w:val="en-US"/>
        </w:rPr>
        <w:t xml:space="preserve">ost common </w:t>
      </w:r>
      <w:r w:rsidR="00BE6764" w:rsidRPr="00413282">
        <w:rPr>
          <w:lang w:val="en-US"/>
        </w:rPr>
        <w:t>beneficial use</w:t>
      </w:r>
      <w:r w:rsidRPr="00413282">
        <w:rPr>
          <w:lang w:val="en-US"/>
        </w:rPr>
        <w:t xml:space="preserve"> combinations</w:t>
      </w:r>
      <w:r w:rsidR="009B1B23" w:rsidRPr="00413282">
        <w:rPr>
          <w:lang w:val="en-US"/>
        </w:rPr>
        <w:t>.</w:t>
      </w:r>
    </w:p>
    <w:p w14:paraId="720F6E90" w14:textId="1A6C404C" w:rsidR="00262B0B" w:rsidRPr="00413282" w:rsidRDefault="00262B0B" w:rsidP="00BE2196">
      <w:pPr>
        <w:pStyle w:val="TableFigureSource"/>
        <w:rPr>
          <w:lang w:val="en-US"/>
        </w:rPr>
      </w:pPr>
      <w:bookmarkStart w:id="246" w:name="_Hlk62139934"/>
      <w:r w:rsidRPr="00413282">
        <w:rPr>
          <w:lang w:val="en-US"/>
        </w:rPr>
        <w:t>DOM=domestic; FIRE=fire</w:t>
      </w:r>
      <w:r w:rsidR="00BE2196">
        <w:rPr>
          <w:lang w:val="en-US"/>
        </w:rPr>
        <w:t xml:space="preserve"> protection</w:t>
      </w:r>
      <w:r w:rsidRPr="00413282">
        <w:rPr>
          <w:lang w:val="en-US"/>
        </w:rPr>
        <w:t>; IRR=irrigation; STOCK=stockwatering.</w:t>
      </w:r>
    </w:p>
    <w:bookmarkEnd w:id="246"/>
    <w:p w14:paraId="68EBD130" w14:textId="08B3B39D" w:rsidR="00324AE0" w:rsidRPr="00413282" w:rsidRDefault="00324AE0" w:rsidP="007F2C2E">
      <w:pPr>
        <w:pStyle w:val="FIgure"/>
        <w:rPr>
          <w:lang w:val="en-US"/>
        </w:rPr>
      </w:pPr>
      <w:r>
        <w:rPr>
          <w:lang w:val="en-US"/>
        </w:rPr>
        <w:drawing>
          <wp:inline distT="0" distB="0" distL="0" distR="0" wp14:anchorId="1E60582D" wp14:editId="72DA593D">
            <wp:extent cx="4635681" cy="2607129"/>
            <wp:effectExtent l="0" t="0" r="12700" b="3175"/>
            <wp:docPr id="46" name="Chart 46">
              <a:extLst xmlns:a="http://schemas.openxmlformats.org/drawingml/2006/main">
                <a:ext uri="{FF2B5EF4-FFF2-40B4-BE49-F238E27FC236}">
                  <a16:creationId xmlns:a16="http://schemas.microsoft.com/office/drawing/2014/main" id="{E34E06E7-EAF8-4D03-AC7A-E26EBE1771B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1612E28F" w14:textId="50B33255" w:rsidR="00F04BCD" w:rsidRPr="00413282" w:rsidRDefault="001468BD" w:rsidP="00BE2196">
      <w:pPr>
        <w:pStyle w:val="TableFigureTitle"/>
        <w:rPr>
          <w:lang w:val="en-US"/>
        </w:rPr>
      </w:pPr>
      <w:bookmarkStart w:id="247" w:name="_Ref14856086"/>
      <w:r w:rsidRPr="00413282">
        <w:rPr>
          <w:lang w:val="en-US"/>
        </w:rPr>
        <w:t xml:space="preserve">Figure </w:t>
      </w:r>
      <w:r w:rsidR="00753F94">
        <w:rPr>
          <w:lang w:val="en-US"/>
        </w:rPr>
        <w:fldChar w:fldCharType="begin"/>
      </w:r>
      <w:r w:rsidR="00753F94">
        <w:rPr>
          <w:lang w:val="en-US"/>
        </w:rPr>
        <w:instrText xml:space="preserve"> STYLEREF 1 \s </w:instrText>
      </w:r>
      <w:r w:rsidR="00753F94">
        <w:rPr>
          <w:lang w:val="en-US"/>
        </w:rPr>
        <w:fldChar w:fldCharType="separate"/>
      </w:r>
      <w:r w:rsidR="00753F94">
        <w:rPr>
          <w:noProof/>
          <w:lang w:val="en-US"/>
        </w:rPr>
        <w:t>7</w:t>
      </w:r>
      <w:r w:rsidR="00753F94">
        <w:rPr>
          <w:lang w:val="en-US"/>
        </w:rPr>
        <w:fldChar w:fldCharType="end"/>
      </w:r>
      <w:r w:rsidR="00753F94">
        <w:rPr>
          <w:lang w:val="en-US"/>
        </w:rPr>
        <w:t>.</w:t>
      </w:r>
      <w:r w:rsidR="00753F94">
        <w:rPr>
          <w:lang w:val="en-US"/>
        </w:rPr>
        <w:fldChar w:fldCharType="begin"/>
      </w:r>
      <w:r w:rsidR="00753F94">
        <w:rPr>
          <w:lang w:val="en-US"/>
        </w:rPr>
        <w:instrText xml:space="preserve"> SEQ Figure \* ARABIC \s 1 </w:instrText>
      </w:r>
      <w:r w:rsidR="00753F94">
        <w:rPr>
          <w:lang w:val="en-US"/>
        </w:rPr>
        <w:fldChar w:fldCharType="separate"/>
      </w:r>
      <w:r w:rsidR="00753F94">
        <w:rPr>
          <w:noProof/>
          <w:lang w:val="en-US"/>
        </w:rPr>
        <w:t>23</w:t>
      </w:r>
      <w:r w:rsidR="00753F94">
        <w:rPr>
          <w:lang w:val="en-US"/>
        </w:rPr>
        <w:fldChar w:fldCharType="end"/>
      </w:r>
      <w:bookmarkEnd w:id="247"/>
      <w:r w:rsidRPr="00413282">
        <w:rPr>
          <w:lang w:val="en-US"/>
        </w:rPr>
        <w:t xml:space="preserve"> </w:t>
      </w:r>
      <w:r w:rsidR="009B1B23" w:rsidRPr="00413282">
        <w:rPr>
          <w:lang w:val="en-US"/>
        </w:rPr>
        <w:t>N</w:t>
      </w:r>
      <w:r w:rsidRPr="00413282">
        <w:rPr>
          <w:lang w:val="en-US"/>
        </w:rPr>
        <w:t xml:space="preserve">umber of applications in each </w:t>
      </w:r>
      <w:r w:rsidR="00BE6764" w:rsidRPr="00413282">
        <w:rPr>
          <w:lang w:val="en-US"/>
        </w:rPr>
        <w:t>beneficial use</w:t>
      </w:r>
      <w:r w:rsidR="009B1B23" w:rsidRPr="00413282">
        <w:rPr>
          <w:lang w:val="en-US"/>
        </w:rPr>
        <w:t xml:space="preserve"> </w:t>
      </w:r>
      <w:r w:rsidRPr="00413282">
        <w:rPr>
          <w:lang w:val="en-US"/>
        </w:rPr>
        <w:t>group</w:t>
      </w:r>
      <w:r w:rsidR="009B1B23" w:rsidRPr="00413282">
        <w:rPr>
          <w:lang w:val="en-US"/>
        </w:rPr>
        <w:t>.</w:t>
      </w:r>
    </w:p>
    <w:p w14:paraId="0F1ADE28" w14:textId="0940EAF0" w:rsidR="00F04BCD" w:rsidRPr="00413282" w:rsidRDefault="00F04BCD">
      <w:pPr>
        <w:pStyle w:val="Heading4"/>
        <w:rPr>
          <w:lang w:val="en-US"/>
        </w:rPr>
      </w:pPr>
      <w:r w:rsidRPr="00413282">
        <w:rPr>
          <w:lang w:val="en-US"/>
        </w:rPr>
        <w:lastRenderedPageBreak/>
        <w:t>B</w:t>
      </w:r>
      <w:r w:rsidR="000A4999">
        <w:rPr>
          <w:lang w:val="en-US"/>
        </w:rPr>
        <w:t>eneficial use</w:t>
      </w:r>
      <w:r w:rsidRPr="00413282">
        <w:rPr>
          <w:lang w:val="en-US"/>
        </w:rPr>
        <w:t xml:space="preserve"> </w:t>
      </w:r>
      <w:r w:rsidR="0065571A" w:rsidRPr="00413282">
        <w:rPr>
          <w:lang w:val="en-US"/>
        </w:rPr>
        <w:t>g</w:t>
      </w:r>
      <w:r w:rsidRPr="00413282">
        <w:rPr>
          <w:lang w:val="en-US"/>
        </w:rPr>
        <w:t>roup selection analysis</w:t>
      </w:r>
    </w:p>
    <w:p w14:paraId="14C963D9" w14:textId="77777777" w:rsidR="00F04BCD" w:rsidRPr="00413282" w:rsidRDefault="00F04BCD" w:rsidP="00F04BCD">
      <w:pPr>
        <w:rPr>
          <w:lang w:val="en-US"/>
        </w:rPr>
      </w:pPr>
      <w:r w:rsidRPr="00413282">
        <w:rPr>
          <w:lang w:val="en-US"/>
        </w:rPr>
        <w:t>An explanation behind why these BU Groups were chosen and how the applications were sorted into each group is provided below.</w:t>
      </w:r>
    </w:p>
    <w:p w14:paraId="0D0841F8" w14:textId="03A738CB" w:rsidR="00F04BCD" w:rsidRPr="00413282" w:rsidRDefault="00F04BCD" w:rsidP="00F04BCD">
      <w:pPr>
        <w:rPr>
          <w:lang w:val="en-US"/>
        </w:rPr>
      </w:pPr>
      <w:r w:rsidRPr="00413282">
        <w:rPr>
          <w:lang w:val="en-US"/>
        </w:rPr>
        <w:t>The Cannabis (</w:t>
      </w:r>
      <w:r w:rsidR="00F77D9D">
        <w:rPr>
          <w:lang w:val="en-US"/>
        </w:rPr>
        <w:t>p</w:t>
      </w:r>
      <w:r w:rsidRPr="00413282">
        <w:rPr>
          <w:lang w:val="en-US"/>
        </w:rPr>
        <w:t xml:space="preserve">ermitted) BU </w:t>
      </w:r>
      <w:r w:rsidR="00F77D9D">
        <w:rPr>
          <w:lang w:val="en-US"/>
        </w:rPr>
        <w:t>g</w:t>
      </w:r>
      <w:r w:rsidRPr="00413282">
        <w:rPr>
          <w:lang w:val="en-US"/>
        </w:rPr>
        <w:t xml:space="preserve">roup is composed of Cannabis Small Irrigation Use Registrations (Registration Cannabis). All Registration Cannabis applications </w:t>
      </w:r>
      <w:r w:rsidR="00262B0B" w:rsidRPr="00413282">
        <w:rPr>
          <w:lang w:val="en-US"/>
        </w:rPr>
        <w:t xml:space="preserve">were </w:t>
      </w:r>
      <w:r w:rsidRPr="00413282">
        <w:rPr>
          <w:lang w:val="en-US"/>
        </w:rPr>
        <w:t xml:space="preserve">categorized </w:t>
      </w:r>
      <w:r w:rsidR="00262B0B" w:rsidRPr="00413282">
        <w:rPr>
          <w:lang w:val="en-US"/>
        </w:rPr>
        <w:t>as</w:t>
      </w:r>
      <w:r w:rsidRPr="00413282">
        <w:rPr>
          <w:lang w:val="en-US"/>
        </w:rPr>
        <w:t xml:space="preserve"> </w:t>
      </w:r>
      <w:r w:rsidR="00F77D9D">
        <w:rPr>
          <w:lang w:val="en-US"/>
        </w:rPr>
        <w:t>c</w:t>
      </w:r>
      <w:r w:rsidRPr="00413282">
        <w:rPr>
          <w:lang w:val="en-US"/>
        </w:rPr>
        <w:t>annabis (</w:t>
      </w:r>
      <w:r w:rsidR="00F77D9D">
        <w:rPr>
          <w:lang w:val="en-US"/>
        </w:rPr>
        <w:t>p</w:t>
      </w:r>
      <w:r w:rsidRPr="00413282">
        <w:rPr>
          <w:lang w:val="en-US"/>
        </w:rPr>
        <w:t>ermitted) to facilitate scenarios in which these water rights are considered separately from all others.</w:t>
      </w:r>
    </w:p>
    <w:p w14:paraId="10D77B2C" w14:textId="5860595A" w:rsidR="00F04BCD" w:rsidRPr="00413282" w:rsidRDefault="00F04BCD" w:rsidP="00F04BCD">
      <w:pPr>
        <w:rPr>
          <w:lang w:val="en-US"/>
        </w:rPr>
      </w:pPr>
      <w:r w:rsidRPr="00413282">
        <w:rPr>
          <w:lang w:val="en-US"/>
        </w:rPr>
        <w:t xml:space="preserve">Municipal applications are unique in reflecting diversions applying to many users within the service area. For this reason, any applications that contain municipal as a BU </w:t>
      </w:r>
      <w:r w:rsidR="00262B0B" w:rsidRPr="00413282">
        <w:rPr>
          <w:lang w:val="en-US"/>
        </w:rPr>
        <w:t xml:space="preserve">were </w:t>
      </w:r>
      <w:r w:rsidRPr="00413282">
        <w:rPr>
          <w:lang w:val="en-US"/>
        </w:rPr>
        <w:t xml:space="preserve">categorized into the </w:t>
      </w:r>
      <w:r w:rsidR="00F77D9D">
        <w:rPr>
          <w:lang w:val="en-US"/>
        </w:rPr>
        <w:t>m</w:t>
      </w:r>
      <w:r w:rsidRPr="00413282">
        <w:rPr>
          <w:lang w:val="en-US"/>
        </w:rPr>
        <w:t xml:space="preserve">unicipal BU </w:t>
      </w:r>
      <w:r w:rsidR="00F77D9D">
        <w:rPr>
          <w:lang w:val="en-US"/>
        </w:rPr>
        <w:t>g</w:t>
      </w:r>
      <w:r w:rsidRPr="00413282">
        <w:rPr>
          <w:lang w:val="en-US"/>
        </w:rPr>
        <w:t>roup.</w:t>
      </w:r>
    </w:p>
    <w:p w14:paraId="359D03AD" w14:textId="2E0393F9" w:rsidR="00F04BCD" w:rsidRPr="00413282" w:rsidRDefault="00F04BCD" w:rsidP="00F04BCD">
      <w:pPr>
        <w:rPr>
          <w:lang w:val="en-US"/>
        </w:rPr>
      </w:pPr>
      <w:r w:rsidRPr="00413282">
        <w:rPr>
          <w:lang w:val="en-US"/>
        </w:rPr>
        <w:t xml:space="preserve">The </w:t>
      </w:r>
      <w:r w:rsidR="00F77D9D">
        <w:rPr>
          <w:lang w:val="en-US"/>
        </w:rPr>
        <w:t>i</w:t>
      </w:r>
      <w:r w:rsidRPr="00413282">
        <w:rPr>
          <w:lang w:val="en-US"/>
        </w:rPr>
        <w:t xml:space="preserve">rrigation BU </w:t>
      </w:r>
      <w:r w:rsidR="00F77D9D">
        <w:rPr>
          <w:lang w:val="en-US"/>
        </w:rPr>
        <w:t>g</w:t>
      </w:r>
      <w:r w:rsidRPr="00413282">
        <w:rPr>
          <w:lang w:val="en-US"/>
        </w:rPr>
        <w:t xml:space="preserve">roup is the largest BU </w:t>
      </w:r>
      <w:r w:rsidR="00F77D9D">
        <w:rPr>
          <w:lang w:val="en-US"/>
        </w:rPr>
        <w:t>g</w:t>
      </w:r>
      <w:r w:rsidRPr="00413282">
        <w:rPr>
          <w:lang w:val="en-US"/>
        </w:rPr>
        <w:t xml:space="preserve">roup by number of applications (56%) and also </w:t>
      </w:r>
      <w:r w:rsidR="00262B0B" w:rsidRPr="00413282">
        <w:rPr>
          <w:lang w:val="en-US"/>
        </w:rPr>
        <w:t xml:space="preserve">by </w:t>
      </w:r>
      <w:r w:rsidRPr="00413282">
        <w:rPr>
          <w:lang w:val="en-US"/>
        </w:rPr>
        <w:t xml:space="preserve">volume of diversions. As seen in </w:t>
      </w:r>
      <w:r w:rsidR="009B1B23" w:rsidRPr="00413282">
        <w:rPr>
          <w:lang w:val="en-US"/>
        </w:rPr>
        <w:fldChar w:fldCharType="begin"/>
      </w:r>
      <w:r w:rsidR="009B1B23" w:rsidRPr="00413282">
        <w:rPr>
          <w:lang w:val="en-US"/>
        </w:rPr>
        <w:instrText xml:space="preserve"> REF _Ref14856212 \h </w:instrText>
      </w:r>
      <w:r w:rsidR="009B1B23" w:rsidRPr="00413282">
        <w:rPr>
          <w:lang w:val="en-US"/>
        </w:rPr>
      </w:r>
      <w:r w:rsidR="009B1B23" w:rsidRPr="00413282">
        <w:rPr>
          <w:lang w:val="en-US"/>
        </w:rPr>
        <w:fldChar w:fldCharType="separate"/>
      </w:r>
      <w:r w:rsidR="0067763F" w:rsidRPr="00F77D9D">
        <w:t xml:space="preserve">Figure </w:t>
      </w:r>
      <w:r w:rsidR="0067763F">
        <w:rPr>
          <w:noProof/>
        </w:rPr>
        <w:t>7</w:t>
      </w:r>
      <w:r w:rsidR="0067763F">
        <w:t>.</w:t>
      </w:r>
      <w:r w:rsidR="0067763F">
        <w:rPr>
          <w:noProof/>
        </w:rPr>
        <w:t>24</w:t>
      </w:r>
      <w:r w:rsidR="009B1B23" w:rsidRPr="00413282">
        <w:rPr>
          <w:lang w:val="en-US"/>
        </w:rPr>
        <w:fldChar w:fldCharType="end"/>
      </w:r>
      <w:r w:rsidR="009B1B23" w:rsidRPr="00413282">
        <w:rPr>
          <w:lang w:val="en-US"/>
        </w:rPr>
        <w:t xml:space="preserve"> </w:t>
      </w:r>
      <w:r w:rsidRPr="00413282">
        <w:rPr>
          <w:lang w:val="en-US"/>
        </w:rPr>
        <w:t xml:space="preserve">through </w:t>
      </w:r>
      <w:r w:rsidR="009B1B23" w:rsidRPr="00413282">
        <w:rPr>
          <w:lang w:val="en-US"/>
        </w:rPr>
        <w:fldChar w:fldCharType="begin"/>
      </w:r>
      <w:r w:rsidR="009B1B23" w:rsidRPr="00413282">
        <w:rPr>
          <w:lang w:val="en-US"/>
        </w:rPr>
        <w:instrText xml:space="preserve"> REF _Ref14856223 \h </w:instrText>
      </w:r>
      <w:r w:rsidR="009B1B23" w:rsidRPr="00413282">
        <w:rPr>
          <w:lang w:val="en-US"/>
        </w:rPr>
      </w:r>
      <w:r w:rsidR="009B1B23" w:rsidRPr="00413282">
        <w:rPr>
          <w:lang w:val="en-US"/>
        </w:rPr>
        <w:fldChar w:fldCharType="separate"/>
      </w:r>
      <w:r w:rsidR="0067763F" w:rsidRPr="00413282">
        <w:rPr>
          <w:lang w:val="en-US"/>
        </w:rPr>
        <w:t xml:space="preserve">Figure </w:t>
      </w:r>
      <w:r w:rsidR="0067763F">
        <w:rPr>
          <w:noProof/>
          <w:lang w:val="en-US"/>
        </w:rPr>
        <w:t>7</w:t>
      </w:r>
      <w:r w:rsidR="0067763F">
        <w:rPr>
          <w:lang w:val="en-US"/>
        </w:rPr>
        <w:t>.</w:t>
      </w:r>
      <w:r w:rsidR="0067763F">
        <w:rPr>
          <w:noProof/>
          <w:lang w:val="en-US"/>
        </w:rPr>
        <w:t>26</w:t>
      </w:r>
      <w:r w:rsidR="009B1B23" w:rsidRPr="00413282">
        <w:rPr>
          <w:lang w:val="en-US"/>
        </w:rPr>
        <w:fldChar w:fldCharType="end"/>
      </w:r>
      <w:r w:rsidRPr="00413282">
        <w:rPr>
          <w:lang w:val="en-US"/>
        </w:rPr>
        <w:t>, when applications list a BU of irrigation in addition to other BUs, the diverted volumes are typically dominated by irrigation. Therefore, all non-cannabis</w:t>
      </w:r>
      <w:r w:rsidR="00262B0B" w:rsidRPr="00413282">
        <w:rPr>
          <w:lang w:val="en-US"/>
        </w:rPr>
        <w:t>, non-</w:t>
      </w:r>
      <w:r w:rsidRPr="00413282">
        <w:rPr>
          <w:lang w:val="en-US"/>
        </w:rPr>
        <w:t>municipal application</w:t>
      </w:r>
      <w:r w:rsidR="00262B0B" w:rsidRPr="00413282">
        <w:rPr>
          <w:lang w:val="en-US"/>
        </w:rPr>
        <w:t>s</w:t>
      </w:r>
      <w:r w:rsidRPr="00413282">
        <w:rPr>
          <w:lang w:val="en-US"/>
        </w:rPr>
        <w:t xml:space="preserve"> that list irrigation as a BU </w:t>
      </w:r>
      <w:r w:rsidR="00262B0B" w:rsidRPr="00413282">
        <w:rPr>
          <w:lang w:val="en-US"/>
        </w:rPr>
        <w:t xml:space="preserve">were </w:t>
      </w:r>
      <w:r w:rsidRPr="00413282">
        <w:rPr>
          <w:lang w:val="en-US"/>
        </w:rPr>
        <w:t xml:space="preserve">categorized </w:t>
      </w:r>
      <w:r w:rsidR="00262B0B" w:rsidRPr="00413282">
        <w:rPr>
          <w:lang w:val="en-US"/>
        </w:rPr>
        <w:t>as</w:t>
      </w:r>
      <w:r w:rsidRPr="00413282">
        <w:rPr>
          <w:lang w:val="en-US"/>
        </w:rPr>
        <w:t xml:space="preserve"> Irrigation BU. As seen in </w:t>
      </w:r>
      <w:r w:rsidR="009B1B23" w:rsidRPr="00413282">
        <w:rPr>
          <w:lang w:val="en-US"/>
        </w:rPr>
        <w:fldChar w:fldCharType="begin"/>
      </w:r>
      <w:r w:rsidR="009B1B23" w:rsidRPr="00413282">
        <w:rPr>
          <w:lang w:val="en-US"/>
        </w:rPr>
        <w:instrText xml:space="preserve"> REF _Ref14856212 \h </w:instrText>
      </w:r>
      <w:r w:rsidR="009B1B23" w:rsidRPr="00413282">
        <w:rPr>
          <w:lang w:val="en-US"/>
        </w:rPr>
      </w:r>
      <w:r w:rsidR="009B1B23" w:rsidRPr="00413282">
        <w:rPr>
          <w:lang w:val="en-US"/>
        </w:rPr>
        <w:fldChar w:fldCharType="separate"/>
      </w:r>
      <w:r w:rsidR="0067763F" w:rsidRPr="00F77D9D">
        <w:t xml:space="preserve">Figure </w:t>
      </w:r>
      <w:r w:rsidR="0067763F">
        <w:rPr>
          <w:noProof/>
        </w:rPr>
        <w:t>7</w:t>
      </w:r>
      <w:r w:rsidR="0067763F">
        <w:t>.</w:t>
      </w:r>
      <w:r w:rsidR="0067763F">
        <w:rPr>
          <w:noProof/>
        </w:rPr>
        <w:t>24</w:t>
      </w:r>
      <w:r w:rsidR="009B1B23" w:rsidRPr="00413282">
        <w:rPr>
          <w:lang w:val="en-US"/>
        </w:rPr>
        <w:fldChar w:fldCharType="end"/>
      </w:r>
      <w:r w:rsidRPr="00413282">
        <w:rPr>
          <w:lang w:val="en-US"/>
        </w:rPr>
        <w:t>, the mean DT volumes for the Irrigation BU Group, and those applications containing a BU of irrigation-only, are quantitatively similar. This observation supports the assumption that irrigation represents the dominant use for these applications.</w:t>
      </w:r>
    </w:p>
    <w:p w14:paraId="43DA79B8" w14:textId="77777777" w:rsidR="007F2C2E" w:rsidRPr="00413282" w:rsidRDefault="00F04BCD" w:rsidP="007F2C2E">
      <w:pPr>
        <w:pStyle w:val="FIgure"/>
        <w:rPr>
          <w:lang w:val="en-US"/>
        </w:rPr>
      </w:pPr>
      <w:r w:rsidRPr="00413282">
        <w:rPr>
          <w:lang w:val="en-US"/>
        </w:rPr>
        <w:t xml:space="preserve"> </w:t>
      </w:r>
      <w:r w:rsidR="007F2C2E" w:rsidRPr="00413282">
        <w:rPr>
          <w:lang w:val="en-US"/>
        </w:rPr>
        <w:drawing>
          <wp:inline distT="0" distB="0" distL="0" distR="0" wp14:anchorId="3F86308F" wp14:editId="59BD4890">
            <wp:extent cx="4591050" cy="2743200"/>
            <wp:effectExtent l="0" t="0" r="0" b="0"/>
            <wp:docPr id="59" name="Chart 59" descr="Graph showing Mean Face Value (AF/yr) (x-axis) relative to Mean Reported DT (AF/yr) for Irrigation Only (5) and Irrigation BU Group (17) Applications. Both plot in between 22 and 25 for Mean Face Value and between 9 and 11 for Mean Reported DT, with Irrigation BU Group higher on both axes.">
              <a:extLst xmlns:a="http://schemas.openxmlformats.org/drawingml/2006/main">
                <a:ext uri="{FF2B5EF4-FFF2-40B4-BE49-F238E27FC236}">
                  <a16:creationId xmlns:a16="http://schemas.microsoft.com/office/drawing/2014/main" id="{00000000-0008-0000-02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63A2E2A1" w14:textId="074AA8D0" w:rsidR="00F04BCD" w:rsidRPr="00F77D9D" w:rsidRDefault="001468BD" w:rsidP="00F77D9D">
      <w:pPr>
        <w:pStyle w:val="TableFigureTitle"/>
      </w:pPr>
      <w:bookmarkStart w:id="248" w:name="_Ref14856212"/>
      <w:r w:rsidRPr="00F77D9D">
        <w:t xml:space="preserve">Figure </w:t>
      </w:r>
      <w:fldSimple w:instr=" STYLEREF 1 \s ">
        <w:r w:rsidR="00753F94">
          <w:rPr>
            <w:noProof/>
          </w:rPr>
          <w:t>7</w:t>
        </w:r>
      </w:fldSimple>
      <w:r w:rsidR="00753F94">
        <w:t>.</w:t>
      </w:r>
      <w:fldSimple w:instr=" SEQ Figure \* ARABIC \s 1 ">
        <w:r w:rsidR="00753F94">
          <w:rPr>
            <w:noProof/>
          </w:rPr>
          <w:t>24</w:t>
        </w:r>
      </w:fldSimple>
      <w:bookmarkEnd w:id="248"/>
      <w:r w:rsidRPr="00F77D9D">
        <w:t xml:space="preserve"> </w:t>
      </w:r>
      <w:r w:rsidR="009B1B23" w:rsidRPr="00F77D9D">
        <w:t>C</w:t>
      </w:r>
      <w:r w:rsidRPr="00F77D9D">
        <w:t>lassifying irrigation applications</w:t>
      </w:r>
      <w:r w:rsidR="009B1B23" w:rsidRPr="00F77D9D">
        <w:t>.</w:t>
      </w:r>
    </w:p>
    <w:p w14:paraId="12D6D8D9" w14:textId="69CF6D92" w:rsidR="00F04BCD" w:rsidRPr="00413282" w:rsidRDefault="00F04BCD" w:rsidP="00F04BCD">
      <w:pPr>
        <w:rPr>
          <w:lang w:val="en-US"/>
        </w:rPr>
      </w:pPr>
      <w:r w:rsidRPr="00413282">
        <w:rPr>
          <w:lang w:val="en-US"/>
        </w:rPr>
        <w:t xml:space="preserve">The </w:t>
      </w:r>
      <w:r w:rsidR="00F77D9D">
        <w:rPr>
          <w:lang w:val="en-US"/>
        </w:rPr>
        <w:t>r</w:t>
      </w:r>
      <w:r w:rsidRPr="00413282">
        <w:rPr>
          <w:lang w:val="en-US"/>
        </w:rPr>
        <w:t xml:space="preserve">ecreation </w:t>
      </w:r>
      <w:r w:rsidR="00F77D9D">
        <w:rPr>
          <w:lang w:val="en-US"/>
        </w:rPr>
        <w:t>B</w:t>
      </w:r>
      <w:r w:rsidRPr="00413282">
        <w:rPr>
          <w:lang w:val="en-US"/>
        </w:rPr>
        <w:t xml:space="preserve">U </w:t>
      </w:r>
      <w:r w:rsidR="00F77D9D">
        <w:rPr>
          <w:lang w:val="en-US"/>
        </w:rPr>
        <w:t>g</w:t>
      </w:r>
      <w:r w:rsidRPr="00413282">
        <w:rPr>
          <w:lang w:val="en-US"/>
        </w:rPr>
        <w:t>roup is relatively small in number of application</w:t>
      </w:r>
      <w:r w:rsidR="00262B0B" w:rsidRPr="00413282">
        <w:rPr>
          <w:lang w:val="en-US"/>
        </w:rPr>
        <w:t>s</w:t>
      </w:r>
      <w:r w:rsidRPr="00413282">
        <w:rPr>
          <w:lang w:val="en-US"/>
        </w:rPr>
        <w:t xml:space="preserve"> (2% of applications) and also in mean DT volume. As seen in </w:t>
      </w:r>
      <w:r w:rsidR="009B1B23" w:rsidRPr="00413282">
        <w:rPr>
          <w:lang w:val="en-US"/>
        </w:rPr>
        <w:fldChar w:fldCharType="begin"/>
      </w:r>
      <w:r w:rsidR="009B1B23" w:rsidRPr="00413282">
        <w:rPr>
          <w:lang w:val="en-US"/>
        </w:rPr>
        <w:instrText xml:space="preserve"> REF _Ref14856262 \h </w:instrText>
      </w:r>
      <w:r w:rsidR="009B1B23" w:rsidRPr="00413282">
        <w:rPr>
          <w:lang w:val="en-US"/>
        </w:rPr>
      </w:r>
      <w:r w:rsidR="009B1B23" w:rsidRPr="00413282">
        <w:rPr>
          <w:lang w:val="en-US"/>
        </w:rPr>
        <w:fldChar w:fldCharType="separate"/>
      </w:r>
      <w:r w:rsidR="0067763F" w:rsidRPr="00413282">
        <w:rPr>
          <w:lang w:val="en-US"/>
        </w:rPr>
        <w:t xml:space="preserve">Figure </w:t>
      </w:r>
      <w:r w:rsidR="0067763F">
        <w:rPr>
          <w:noProof/>
          <w:lang w:val="en-US"/>
        </w:rPr>
        <w:t>7</w:t>
      </w:r>
      <w:r w:rsidR="0067763F">
        <w:rPr>
          <w:lang w:val="en-US"/>
        </w:rPr>
        <w:t>.</w:t>
      </w:r>
      <w:r w:rsidR="0067763F">
        <w:rPr>
          <w:noProof/>
          <w:lang w:val="en-US"/>
        </w:rPr>
        <w:t>25</w:t>
      </w:r>
      <w:r w:rsidR="009B1B23" w:rsidRPr="00413282">
        <w:rPr>
          <w:lang w:val="en-US"/>
        </w:rPr>
        <w:fldChar w:fldCharType="end"/>
      </w:r>
      <w:r w:rsidRPr="00413282">
        <w:rPr>
          <w:lang w:val="en-US"/>
        </w:rPr>
        <w:t xml:space="preserve">, applications with BUs of both recreation and irrigation have </w:t>
      </w:r>
      <w:r w:rsidR="00135D7A">
        <w:rPr>
          <w:lang w:val="en-US"/>
        </w:rPr>
        <w:t>AU</w:t>
      </w:r>
      <w:r w:rsidRPr="00413282">
        <w:rPr>
          <w:lang w:val="en-US"/>
        </w:rPr>
        <w:t xml:space="preserve"> similar to irrigation-only. For this reason, those applications with BUs of both recreation and irrigation </w:t>
      </w:r>
      <w:r w:rsidR="00262B0B" w:rsidRPr="00413282">
        <w:rPr>
          <w:lang w:val="en-US"/>
        </w:rPr>
        <w:t xml:space="preserve">were </w:t>
      </w:r>
      <w:r w:rsidRPr="00413282">
        <w:rPr>
          <w:lang w:val="en-US"/>
        </w:rPr>
        <w:t xml:space="preserve">categorized into the </w:t>
      </w:r>
      <w:r w:rsidR="00F77D9D">
        <w:rPr>
          <w:lang w:val="en-US"/>
        </w:rPr>
        <w:t>i</w:t>
      </w:r>
      <w:r w:rsidRPr="00413282">
        <w:rPr>
          <w:lang w:val="en-US"/>
        </w:rPr>
        <w:t xml:space="preserve">rrigation BU </w:t>
      </w:r>
      <w:r w:rsidR="00F77D9D">
        <w:rPr>
          <w:lang w:val="en-US"/>
        </w:rPr>
        <w:t>g</w:t>
      </w:r>
      <w:r w:rsidRPr="00413282">
        <w:rPr>
          <w:lang w:val="en-US"/>
        </w:rPr>
        <w:t xml:space="preserve">roup. Applications containing both recreation and domestic have similar </w:t>
      </w:r>
      <w:r w:rsidR="00135D7A">
        <w:rPr>
          <w:lang w:val="en-US"/>
        </w:rPr>
        <w:t>AU</w:t>
      </w:r>
      <w:r w:rsidRPr="00413282">
        <w:rPr>
          <w:lang w:val="en-US"/>
        </w:rPr>
        <w:t xml:space="preserve"> to those with domestic-only. However, these applications </w:t>
      </w:r>
      <w:r w:rsidR="00262B0B" w:rsidRPr="00413282">
        <w:rPr>
          <w:lang w:val="en-US"/>
        </w:rPr>
        <w:t xml:space="preserve">were left </w:t>
      </w:r>
      <w:r w:rsidRPr="00413282">
        <w:rPr>
          <w:lang w:val="en-US"/>
        </w:rPr>
        <w:t xml:space="preserve">in the </w:t>
      </w:r>
      <w:r w:rsidR="00F77D9D">
        <w:rPr>
          <w:lang w:val="en-US"/>
        </w:rPr>
        <w:t>r</w:t>
      </w:r>
      <w:r w:rsidRPr="00413282">
        <w:rPr>
          <w:lang w:val="en-US"/>
        </w:rPr>
        <w:t xml:space="preserve">ecreation BU </w:t>
      </w:r>
      <w:r w:rsidR="00F77D9D">
        <w:rPr>
          <w:lang w:val="en-US"/>
        </w:rPr>
        <w:t>g</w:t>
      </w:r>
      <w:r w:rsidRPr="00413282">
        <w:rPr>
          <w:lang w:val="en-US"/>
        </w:rPr>
        <w:t xml:space="preserve">roup, as they contain monthly distributions distinct from the </w:t>
      </w:r>
      <w:r w:rsidR="00F77D9D">
        <w:rPr>
          <w:lang w:val="en-US"/>
        </w:rPr>
        <w:t>d</w:t>
      </w:r>
      <w:r w:rsidRPr="00413282">
        <w:rPr>
          <w:lang w:val="en-US"/>
        </w:rPr>
        <w:t xml:space="preserve">omestic BU </w:t>
      </w:r>
      <w:r w:rsidR="00F77D9D">
        <w:rPr>
          <w:lang w:val="en-US"/>
        </w:rPr>
        <w:t>g</w:t>
      </w:r>
      <w:r w:rsidRPr="00413282">
        <w:rPr>
          <w:lang w:val="en-US"/>
        </w:rPr>
        <w:t>roup.</w:t>
      </w:r>
    </w:p>
    <w:p w14:paraId="41520EB5" w14:textId="77777777" w:rsidR="007F2C2E" w:rsidRPr="00413282" w:rsidRDefault="00F04BCD" w:rsidP="007F2C2E">
      <w:pPr>
        <w:pStyle w:val="FIgure"/>
        <w:rPr>
          <w:lang w:val="en-US"/>
        </w:rPr>
      </w:pPr>
      <w:r w:rsidRPr="00413282">
        <w:rPr>
          <w:lang w:val="en-US"/>
        </w:rPr>
        <w:lastRenderedPageBreak/>
        <w:t xml:space="preserve"> </w:t>
      </w:r>
      <w:r w:rsidR="007F2C2E" w:rsidRPr="00413282">
        <w:rPr>
          <w:lang w:val="en-US"/>
        </w:rPr>
        <w:drawing>
          <wp:inline distT="0" distB="0" distL="0" distR="0" wp14:anchorId="618A8219" wp14:editId="155AF2B6">
            <wp:extent cx="4591050" cy="2743200"/>
            <wp:effectExtent l="0" t="0" r="0" b="0"/>
            <wp:docPr id="65" name="Chart 65" descr="Graph showing Mean Face Value (AF/yr) (x-axis) relative to Mean Reported DT (AF/yr) for Recreation BU Group (8), Irr + Rec (3), Irrigation Only (5), Rec + Dom (5), and Dom Only (36)Applications. Irr Only plots at about 23 AF/yr for Mean Face Value and 9 AF/yr for Mean Reported DT.  Irr + Rec plots at about 19 AF/yr for Mean Face Value and 14 AF/yr for Mean Reported DT. The other three categories are clustered around 3-4 AF/yr Mean Face Value and 1 AF/yr Mean Reported DT.">
              <a:extLst xmlns:a="http://schemas.openxmlformats.org/drawingml/2006/main">
                <a:ext uri="{FF2B5EF4-FFF2-40B4-BE49-F238E27FC236}">
                  <a16:creationId xmlns:a16="http://schemas.microsoft.com/office/drawing/2014/main" id="{00000000-0008-0000-03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5749BD7E" w14:textId="3053FA9F" w:rsidR="00F04BCD" w:rsidRPr="00413282" w:rsidRDefault="001468BD" w:rsidP="00BE2196">
      <w:pPr>
        <w:pStyle w:val="TableFigureTitle"/>
        <w:rPr>
          <w:lang w:val="en-US"/>
        </w:rPr>
      </w:pPr>
      <w:bookmarkStart w:id="249" w:name="_Ref14856262"/>
      <w:r w:rsidRPr="00413282">
        <w:rPr>
          <w:lang w:val="en-US"/>
        </w:rPr>
        <w:t xml:space="preserve">Figure </w:t>
      </w:r>
      <w:r w:rsidR="00753F94">
        <w:rPr>
          <w:lang w:val="en-US"/>
        </w:rPr>
        <w:fldChar w:fldCharType="begin"/>
      </w:r>
      <w:r w:rsidR="00753F94">
        <w:rPr>
          <w:lang w:val="en-US"/>
        </w:rPr>
        <w:instrText xml:space="preserve"> STYLEREF 1 \s </w:instrText>
      </w:r>
      <w:r w:rsidR="00753F94">
        <w:rPr>
          <w:lang w:val="en-US"/>
        </w:rPr>
        <w:fldChar w:fldCharType="separate"/>
      </w:r>
      <w:r w:rsidR="00753F94">
        <w:rPr>
          <w:noProof/>
          <w:lang w:val="en-US"/>
        </w:rPr>
        <w:t>7</w:t>
      </w:r>
      <w:r w:rsidR="00753F94">
        <w:rPr>
          <w:lang w:val="en-US"/>
        </w:rPr>
        <w:fldChar w:fldCharType="end"/>
      </w:r>
      <w:r w:rsidR="00753F94">
        <w:rPr>
          <w:lang w:val="en-US"/>
        </w:rPr>
        <w:t>.</w:t>
      </w:r>
      <w:r w:rsidR="00753F94">
        <w:rPr>
          <w:lang w:val="en-US"/>
        </w:rPr>
        <w:fldChar w:fldCharType="begin"/>
      </w:r>
      <w:r w:rsidR="00753F94">
        <w:rPr>
          <w:lang w:val="en-US"/>
        </w:rPr>
        <w:instrText xml:space="preserve"> SEQ Figure \* ARABIC \s 1 </w:instrText>
      </w:r>
      <w:r w:rsidR="00753F94">
        <w:rPr>
          <w:lang w:val="en-US"/>
        </w:rPr>
        <w:fldChar w:fldCharType="separate"/>
      </w:r>
      <w:r w:rsidR="00753F94">
        <w:rPr>
          <w:noProof/>
          <w:lang w:val="en-US"/>
        </w:rPr>
        <w:t>25</w:t>
      </w:r>
      <w:r w:rsidR="00753F94">
        <w:rPr>
          <w:lang w:val="en-US"/>
        </w:rPr>
        <w:fldChar w:fldCharType="end"/>
      </w:r>
      <w:bookmarkEnd w:id="249"/>
      <w:r w:rsidRPr="00413282">
        <w:rPr>
          <w:lang w:val="en-US"/>
        </w:rPr>
        <w:t xml:space="preserve"> </w:t>
      </w:r>
      <w:r w:rsidR="009B1B23" w:rsidRPr="00413282">
        <w:rPr>
          <w:lang w:val="en-US"/>
        </w:rPr>
        <w:t>C</w:t>
      </w:r>
      <w:r w:rsidRPr="00413282">
        <w:rPr>
          <w:lang w:val="en-US"/>
        </w:rPr>
        <w:t>lassifying recreation applications</w:t>
      </w:r>
      <w:r w:rsidR="009B1B23" w:rsidRPr="00413282">
        <w:rPr>
          <w:lang w:val="en-US"/>
        </w:rPr>
        <w:t>.</w:t>
      </w:r>
    </w:p>
    <w:p w14:paraId="65EF88D4" w14:textId="7ED8E67A" w:rsidR="00F04BCD" w:rsidRPr="00413282" w:rsidRDefault="00F04BCD" w:rsidP="00F04BCD">
      <w:pPr>
        <w:rPr>
          <w:lang w:val="en-US"/>
        </w:rPr>
      </w:pPr>
      <w:r w:rsidRPr="00413282">
        <w:rPr>
          <w:lang w:val="en-US"/>
        </w:rPr>
        <w:t xml:space="preserve">The </w:t>
      </w:r>
      <w:r w:rsidR="00F77D9D">
        <w:rPr>
          <w:lang w:val="en-US"/>
        </w:rPr>
        <w:t>st</w:t>
      </w:r>
      <w:r w:rsidRPr="00413282">
        <w:rPr>
          <w:lang w:val="en-US"/>
        </w:rPr>
        <w:t xml:space="preserve">ockwatering BU </w:t>
      </w:r>
      <w:r w:rsidR="00F77D9D">
        <w:rPr>
          <w:lang w:val="en-US"/>
        </w:rPr>
        <w:t>g</w:t>
      </w:r>
      <w:r w:rsidRPr="00413282">
        <w:rPr>
          <w:lang w:val="en-US"/>
        </w:rPr>
        <w:t xml:space="preserve">roup (4% of total applications) includes those applications that list stockwatering as the sole BU. As seen in </w:t>
      </w:r>
      <w:r w:rsidR="009B1B23" w:rsidRPr="00413282">
        <w:rPr>
          <w:lang w:val="en-US"/>
        </w:rPr>
        <w:fldChar w:fldCharType="begin"/>
      </w:r>
      <w:r w:rsidR="009B1B23" w:rsidRPr="00413282">
        <w:rPr>
          <w:lang w:val="en-US"/>
        </w:rPr>
        <w:instrText xml:space="preserve"> REF _Ref14856223 \h </w:instrText>
      </w:r>
      <w:r w:rsidR="009B1B23" w:rsidRPr="00413282">
        <w:rPr>
          <w:lang w:val="en-US"/>
        </w:rPr>
      </w:r>
      <w:r w:rsidR="009B1B23" w:rsidRPr="00413282">
        <w:rPr>
          <w:lang w:val="en-US"/>
        </w:rPr>
        <w:fldChar w:fldCharType="separate"/>
      </w:r>
      <w:r w:rsidR="0067763F" w:rsidRPr="00413282">
        <w:rPr>
          <w:lang w:val="en-US"/>
        </w:rPr>
        <w:t xml:space="preserve">Figure </w:t>
      </w:r>
      <w:r w:rsidR="0067763F">
        <w:rPr>
          <w:noProof/>
          <w:lang w:val="en-US"/>
        </w:rPr>
        <w:t>7</w:t>
      </w:r>
      <w:r w:rsidR="0067763F">
        <w:rPr>
          <w:lang w:val="en-US"/>
        </w:rPr>
        <w:t>.</w:t>
      </w:r>
      <w:r w:rsidR="0067763F">
        <w:rPr>
          <w:noProof/>
          <w:lang w:val="en-US"/>
        </w:rPr>
        <w:t>26</w:t>
      </w:r>
      <w:r w:rsidR="009B1B23" w:rsidRPr="00413282">
        <w:rPr>
          <w:lang w:val="en-US"/>
        </w:rPr>
        <w:fldChar w:fldCharType="end"/>
      </w:r>
      <w:r w:rsidRPr="00413282">
        <w:rPr>
          <w:lang w:val="en-US"/>
        </w:rPr>
        <w:t xml:space="preserve">, applications that list both stockwatering and irrigation as BUs have mean reported DT values more similar to irrigation than </w:t>
      </w:r>
      <w:r w:rsidR="00262B0B" w:rsidRPr="00413282">
        <w:rPr>
          <w:lang w:val="en-US"/>
        </w:rPr>
        <w:t xml:space="preserve">to </w:t>
      </w:r>
      <w:r w:rsidRPr="00413282">
        <w:rPr>
          <w:lang w:val="en-US"/>
        </w:rPr>
        <w:t>stockwatering.</w:t>
      </w:r>
    </w:p>
    <w:p w14:paraId="2E669E53" w14:textId="77777777" w:rsidR="007F2C2E" w:rsidRPr="00413282" w:rsidRDefault="007F2C2E" w:rsidP="007F2C2E">
      <w:pPr>
        <w:pStyle w:val="FIgure"/>
        <w:rPr>
          <w:lang w:val="en-US"/>
        </w:rPr>
      </w:pPr>
      <w:r w:rsidRPr="00413282">
        <w:rPr>
          <w:lang w:val="en-US"/>
        </w:rPr>
        <w:drawing>
          <wp:inline distT="0" distB="0" distL="0" distR="0" wp14:anchorId="7E7D3B8F" wp14:editId="13B6F0A2">
            <wp:extent cx="4591050" cy="2743200"/>
            <wp:effectExtent l="0" t="0" r="0" b="0"/>
            <wp:docPr id="67" name="Chart 67" descr="Graph showing Mean Face Value (AF/yr) (x-axis) relative to Mean Reported DT (AF/yr) for Stockwatering BU Group (9), Stock + Irr (3), and Irr Only (5) Applications. Irr Only plots at about 23 AF/yr for Mean Face Value and 9 AF/yr for Mean Reported DT.  Stock + Irr plots at about 18 AF/yr for Mean Face Value and 15 AF/yr for Mean Reported DT. Stockwatering BU Group plots around 2 AF/yr Mean Face Value and 1 AF/yr Mean Reported DT.">
              <a:extLst xmlns:a="http://schemas.openxmlformats.org/drawingml/2006/main">
                <a:ext uri="{FF2B5EF4-FFF2-40B4-BE49-F238E27FC236}">
                  <a16:creationId xmlns:a16="http://schemas.microsoft.com/office/drawing/2014/main" id="{00000000-0008-0000-04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31611923" w14:textId="57F82F80" w:rsidR="00F04BCD" w:rsidRPr="00413282" w:rsidRDefault="001468BD" w:rsidP="00BE2196">
      <w:pPr>
        <w:pStyle w:val="TableFigureTitle"/>
        <w:rPr>
          <w:lang w:val="en-US"/>
        </w:rPr>
      </w:pPr>
      <w:bookmarkStart w:id="250" w:name="_Ref14856223"/>
      <w:r w:rsidRPr="00413282">
        <w:rPr>
          <w:lang w:val="en-US"/>
        </w:rPr>
        <w:t xml:space="preserve">Figure </w:t>
      </w:r>
      <w:r w:rsidR="00753F94">
        <w:rPr>
          <w:lang w:val="en-US"/>
        </w:rPr>
        <w:fldChar w:fldCharType="begin"/>
      </w:r>
      <w:r w:rsidR="00753F94">
        <w:rPr>
          <w:lang w:val="en-US"/>
        </w:rPr>
        <w:instrText xml:space="preserve"> STYLEREF 1 \s </w:instrText>
      </w:r>
      <w:r w:rsidR="00753F94">
        <w:rPr>
          <w:lang w:val="en-US"/>
        </w:rPr>
        <w:fldChar w:fldCharType="separate"/>
      </w:r>
      <w:r w:rsidR="00753F94">
        <w:rPr>
          <w:noProof/>
          <w:lang w:val="en-US"/>
        </w:rPr>
        <w:t>7</w:t>
      </w:r>
      <w:r w:rsidR="00753F94">
        <w:rPr>
          <w:lang w:val="en-US"/>
        </w:rPr>
        <w:fldChar w:fldCharType="end"/>
      </w:r>
      <w:r w:rsidR="00753F94">
        <w:rPr>
          <w:lang w:val="en-US"/>
        </w:rPr>
        <w:t>.</w:t>
      </w:r>
      <w:r w:rsidR="00753F94">
        <w:rPr>
          <w:lang w:val="en-US"/>
        </w:rPr>
        <w:fldChar w:fldCharType="begin"/>
      </w:r>
      <w:r w:rsidR="00753F94">
        <w:rPr>
          <w:lang w:val="en-US"/>
        </w:rPr>
        <w:instrText xml:space="preserve"> SEQ Figure \* ARABIC \s 1 </w:instrText>
      </w:r>
      <w:r w:rsidR="00753F94">
        <w:rPr>
          <w:lang w:val="en-US"/>
        </w:rPr>
        <w:fldChar w:fldCharType="separate"/>
      </w:r>
      <w:r w:rsidR="00753F94">
        <w:rPr>
          <w:noProof/>
          <w:lang w:val="en-US"/>
        </w:rPr>
        <w:t>26</w:t>
      </w:r>
      <w:r w:rsidR="00753F94">
        <w:rPr>
          <w:lang w:val="en-US"/>
        </w:rPr>
        <w:fldChar w:fldCharType="end"/>
      </w:r>
      <w:bookmarkEnd w:id="250"/>
      <w:r w:rsidRPr="00413282">
        <w:rPr>
          <w:lang w:val="en-US"/>
        </w:rPr>
        <w:t xml:space="preserve"> </w:t>
      </w:r>
      <w:r w:rsidR="009B1B23" w:rsidRPr="00413282">
        <w:rPr>
          <w:lang w:val="en-US"/>
        </w:rPr>
        <w:t>C</w:t>
      </w:r>
      <w:r w:rsidRPr="00413282">
        <w:rPr>
          <w:lang w:val="en-US"/>
        </w:rPr>
        <w:t>lassifying stockwatering applications</w:t>
      </w:r>
      <w:r w:rsidR="009B1B23" w:rsidRPr="00413282">
        <w:rPr>
          <w:lang w:val="en-US"/>
        </w:rPr>
        <w:t>.</w:t>
      </w:r>
    </w:p>
    <w:p w14:paraId="29AAE76E" w14:textId="78E47D83" w:rsidR="00F04BCD" w:rsidRPr="00413282" w:rsidRDefault="00F04BCD" w:rsidP="00F04BCD">
      <w:pPr>
        <w:rPr>
          <w:lang w:val="en-US"/>
        </w:rPr>
      </w:pPr>
      <w:r w:rsidRPr="00413282">
        <w:rPr>
          <w:lang w:val="en-US"/>
        </w:rPr>
        <w:t xml:space="preserve">The </w:t>
      </w:r>
      <w:r w:rsidR="00F77D9D">
        <w:rPr>
          <w:lang w:val="en-US"/>
        </w:rPr>
        <w:t>d</w:t>
      </w:r>
      <w:r w:rsidRPr="00413282">
        <w:rPr>
          <w:lang w:val="en-US"/>
        </w:rPr>
        <w:t xml:space="preserve">omestic BU </w:t>
      </w:r>
      <w:r w:rsidR="00F77D9D">
        <w:rPr>
          <w:lang w:val="en-US"/>
        </w:rPr>
        <w:t>g</w:t>
      </w:r>
      <w:r w:rsidRPr="00413282">
        <w:rPr>
          <w:lang w:val="en-US"/>
        </w:rPr>
        <w:t xml:space="preserve">roup (25% of applications) represents those applications whose use is predominantly residential indoor use (dishwashing, showering, cooking, etc.) and landscaping use (lawn watering, gardening, etc.) with no significant economic use of water. The volumes of water used in applications that include economic BUs (including cannabis, municipal, irrigation, stockwatering, and recreation) typically dwarf </w:t>
      </w:r>
      <w:r w:rsidR="00135D7A">
        <w:rPr>
          <w:lang w:val="en-US"/>
        </w:rPr>
        <w:t>AU</w:t>
      </w:r>
      <w:r w:rsidRPr="00413282">
        <w:rPr>
          <w:lang w:val="en-US"/>
        </w:rPr>
        <w:t xml:space="preserve"> reported in applications that list domestic as the sole BU. As seen in </w:t>
      </w:r>
      <w:r w:rsidR="009B1B23" w:rsidRPr="00413282">
        <w:rPr>
          <w:lang w:val="en-US"/>
        </w:rPr>
        <w:fldChar w:fldCharType="begin"/>
      </w:r>
      <w:r w:rsidR="009B1B23" w:rsidRPr="00413282">
        <w:rPr>
          <w:lang w:val="en-US"/>
        </w:rPr>
        <w:instrText xml:space="preserve"> REF _Ref14856308 \h </w:instrText>
      </w:r>
      <w:r w:rsidR="009B1B23" w:rsidRPr="00413282">
        <w:rPr>
          <w:lang w:val="en-US"/>
        </w:rPr>
      </w:r>
      <w:r w:rsidR="009B1B23" w:rsidRPr="00413282">
        <w:rPr>
          <w:lang w:val="en-US"/>
        </w:rPr>
        <w:fldChar w:fldCharType="separate"/>
      </w:r>
      <w:r w:rsidR="0067763F" w:rsidRPr="00413282">
        <w:rPr>
          <w:lang w:val="en-US"/>
        </w:rPr>
        <w:t xml:space="preserve">Figure </w:t>
      </w:r>
      <w:r w:rsidR="0067763F">
        <w:rPr>
          <w:noProof/>
          <w:lang w:val="en-US"/>
        </w:rPr>
        <w:t>7</w:t>
      </w:r>
      <w:r w:rsidR="0067763F">
        <w:rPr>
          <w:lang w:val="en-US"/>
        </w:rPr>
        <w:t>.</w:t>
      </w:r>
      <w:r w:rsidR="0067763F">
        <w:rPr>
          <w:noProof/>
          <w:lang w:val="en-US"/>
        </w:rPr>
        <w:t>27</w:t>
      </w:r>
      <w:r w:rsidR="009B1B23" w:rsidRPr="00413282">
        <w:rPr>
          <w:lang w:val="en-US"/>
        </w:rPr>
        <w:fldChar w:fldCharType="end"/>
      </w:r>
      <w:r w:rsidRPr="00413282">
        <w:rPr>
          <w:lang w:val="en-US"/>
        </w:rPr>
        <w:t xml:space="preserve">, applications included in the </w:t>
      </w:r>
      <w:r w:rsidR="00F77D9D">
        <w:rPr>
          <w:lang w:val="en-US"/>
        </w:rPr>
        <w:t>d</w:t>
      </w:r>
      <w:r w:rsidRPr="00413282">
        <w:rPr>
          <w:lang w:val="en-US"/>
        </w:rPr>
        <w:t xml:space="preserve">omestic BU </w:t>
      </w:r>
      <w:r w:rsidR="00F77D9D">
        <w:rPr>
          <w:lang w:val="en-US"/>
        </w:rPr>
        <w:t>g</w:t>
      </w:r>
      <w:r w:rsidRPr="00413282">
        <w:rPr>
          <w:lang w:val="en-US"/>
        </w:rPr>
        <w:t xml:space="preserve">roup are similar in mean reported DT to those with domestic listed as the sole BU.  </w:t>
      </w:r>
    </w:p>
    <w:p w14:paraId="1085EC0C" w14:textId="77777777" w:rsidR="007F2C2E" w:rsidRPr="00413282" w:rsidRDefault="007F2C2E" w:rsidP="007F2C2E">
      <w:pPr>
        <w:pStyle w:val="FIgure"/>
        <w:rPr>
          <w:lang w:val="en-US"/>
        </w:rPr>
      </w:pPr>
      <w:r w:rsidRPr="00413282">
        <w:rPr>
          <w:lang w:val="en-US"/>
        </w:rPr>
        <w:lastRenderedPageBreak/>
        <w:drawing>
          <wp:inline distT="0" distB="0" distL="0" distR="0" wp14:anchorId="53653C43" wp14:editId="45A97A36">
            <wp:extent cx="4572000" cy="2743200"/>
            <wp:effectExtent l="0" t="0" r="0" b="0"/>
            <wp:docPr id="69" name="Chart 69" descr="Graph showing Mean Face Value (AF/yr) (x-axis) relative to Mean Reported DT (AF/yr) for Domestic Only (36), Domestic BU Group (71), and All Domestics (90) Applications. Domestic Only plots at about 3 AF/yr for Mean Face Value and 1.5 AF/yr for Mean Reported DT.  Domestic BU Group plots at about 2.5 AF/yr for Mean Face Value and 1 AF/yr for Mean Reported DT. All Domestics plots around 12 AF/yr Mean Face Value and 12 AF/yr Mean Reported DT.">
              <a:extLst xmlns:a="http://schemas.openxmlformats.org/drawingml/2006/main">
                <a:ext uri="{FF2B5EF4-FFF2-40B4-BE49-F238E27FC236}">
                  <a16:creationId xmlns:a16="http://schemas.microsoft.com/office/drawing/2014/main" id="{00000000-0008-0000-05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1C7D2A66" w14:textId="6DBF5183" w:rsidR="00F04BCD" w:rsidRPr="00413282" w:rsidRDefault="001468BD" w:rsidP="00BE2196">
      <w:pPr>
        <w:pStyle w:val="TableFigureTitle"/>
        <w:rPr>
          <w:lang w:val="en-US"/>
        </w:rPr>
      </w:pPr>
      <w:bookmarkStart w:id="251" w:name="_Ref14856308"/>
      <w:r w:rsidRPr="00413282">
        <w:rPr>
          <w:lang w:val="en-US"/>
        </w:rPr>
        <w:t xml:space="preserve">Figure </w:t>
      </w:r>
      <w:r w:rsidR="00753F94">
        <w:rPr>
          <w:lang w:val="en-US"/>
        </w:rPr>
        <w:fldChar w:fldCharType="begin"/>
      </w:r>
      <w:r w:rsidR="00753F94">
        <w:rPr>
          <w:lang w:val="en-US"/>
        </w:rPr>
        <w:instrText xml:space="preserve"> STYLEREF 1 \s </w:instrText>
      </w:r>
      <w:r w:rsidR="00753F94">
        <w:rPr>
          <w:lang w:val="en-US"/>
        </w:rPr>
        <w:fldChar w:fldCharType="separate"/>
      </w:r>
      <w:r w:rsidR="00753F94">
        <w:rPr>
          <w:noProof/>
          <w:lang w:val="en-US"/>
        </w:rPr>
        <w:t>7</w:t>
      </w:r>
      <w:r w:rsidR="00753F94">
        <w:rPr>
          <w:lang w:val="en-US"/>
        </w:rPr>
        <w:fldChar w:fldCharType="end"/>
      </w:r>
      <w:r w:rsidR="00753F94">
        <w:rPr>
          <w:lang w:val="en-US"/>
        </w:rPr>
        <w:t>.</w:t>
      </w:r>
      <w:r w:rsidR="00753F94">
        <w:rPr>
          <w:lang w:val="en-US"/>
        </w:rPr>
        <w:fldChar w:fldCharType="begin"/>
      </w:r>
      <w:r w:rsidR="00753F94">
        <w:rPr>
          <w:lang w:val="en-US"/>
        </w:rPr>
        <w:instrText xml:space="preserve"> SEQ Figure \* ARABIC \s 1 </w:instrText>
      </w:r>
      <w:r w:rsidR="00753F94">
        <w:rPr>
          <w:lang w:val="en-US"/>
        </w:rPr>
        <w:fldChar w:fldCharType="separate"/>
      </w:r>
      <w:r w:rsidR="00753F94">
        <w:rPr>
          <w:noProof/>
          <w:lang w:val="en-US"/>
        </w:rPr>
        <w:t>27</w:t>
      </w:r>
      <w:r w:rsidR="00753F94">
        <w:rPr>
          <w:lang w:val="en-US"/>
        </w:rPr>
        <w:fldChar w:fldCharType="end"/>
      </w:r>
      <w:bookmarkEnd w:id="251"/>
      <w:r w:rsidRPr="00413282">
        <w:rPr>
          <w:lang w:val="en-US"/>
        </w:rPr>
        <w:t xml:space="preserve"> </w:t>
      </w:r>
      <w:r w:rsidR="009B1B23" w:rsidRPr="00413282">
        <w:rPr>
          <w:lang w:val="en-US"/>
        </w:rPr>
        <w:t>C</w:t>
      </w:r>
      <w:r w:rsidRPr="00413282">
        <w:rPr>
          <w:lang w:val="en-US"/>
        </w:rPr>
        <w:t>lassifying domestic applications</w:t>
      </w:r>
      <w:r w:rsidR="009B1B23" w:rsidRPr="00413282">
        <w:rPr>
          <w:lang w:val="en-US"/>
        </w:rPr>
        <w:t>.</w:t>
      </w:r>
    </w:p>
    <w:p w14:paraId="3C9843A6" w14:textId="65D90B94" w:rsidR="00F04BCD" w:rsidRPr="00413282" w:rsidRDefault="00F04BCD">
      <w:pPr>
        <w:pStyle w:val="Heading3"/>
        <w:rPr>
          <w:lang w:val="en-US"/>
        </w:rPr>
      </w:pPr>
      <w:bookmarkStart w:id="252" w:name="_Ref15569518"/>
      <w:bookmarkStart w:id="253" w:name="_Toc62220805"/>
      <w:r w:rsidRPr="00413282">
        <w:rPr>
          <w:lang w:val="en-US"/>
        </w:rPr>
        <w:t xml:space="preserve">Calculating average monthly distributions by </w:t>
      </w:r>
      <w:r w:rsidR="00003582">
        <w:rPr>
          <w:lang w:val="en-US"/>
        </w:rPr>
        <w:t>beneficial use</w:t>
      </w:r>
      <w:r w:rsidRPr="00413282">
        <w:rPr>
          <w:lang w:val="en-US"/>
        </w:rPr>
        <w:t xml:space="preserve"> </w:t>
      </w:r>
      <w:r w:rsidR="0065571A" w:rsidRPr="00413282">
        <w:rPr>
          <w:lang w:val="en-US"/>
        </w:rPr>
        <w:t>g</w:t>
      </w:r>
      <w:r w:rsidRPr="00413282">
        <w:rPr>
          <w:lang w:val="en-US"/>
        </w:rPr>
        <w:t>roup</w:t>
      </w:r>
      <w:bookmarkEnd w:id="252"/>
      <w:bookmarkEnd w:id="253"/>
    </w:p>
    <w:p w14:paraId="3867F905" w14:textId="26AC7F79" w:rsidR="00F04BCD" w:rsidRPr="00413282" w:rsidRDefault="00F04BCD" w:rsidP="00F04BCD">
      <w:pPr>
        <w:rPr>
          <w:lang w:val="en-US"/>
        </w:rPr>
      </w:pPr>
      <w:r w:rsidRPr="00413282">
        <w:rPr>
          <w:lang w:val="en-US"/>
        </w:rPr>
        <w:t xml:space="preserve">For those applications not containing explicit monthly distributions of DT, the average monthly DT distributions for each BU Group were used to estimate the monthly DT distribution. </w:t>
      </w:r>
      <w:r w:rsidR="00B43311">
        <w:rPr>
          <w:lang w:val="en-US"/>
        </w:rPr>
        <w:t>Three</w:t>
      </w:r>
      <w:r w:rsidRPr="00413282">
        <w:rPr>
          <w:lang w:val="en-US"/>
        </w:rPr>
        <w:t xml:space="preserve"> sets of distributions were calculated: the average monthly reported DT distribution</w:t>
      </w:r>
      <w:r w:rsidR="00B43311">
        <w:rPr>
          <w:lang w:val="en-US"/>
        </w:rPr>
        <w:t>,</w:t>
      </w:r>
      <w:r w:rsidRPr="00413282">
        <w:rPr>
          <w:lang w:val="en-US"/>
        </w:rPr>
        <w:t xml:space="preserve"> average monthly </w:t>
      </w:r>
      <w:r w:rsidR="00B43311">
        <w:rPr>
          <w:lang w:val="en-US"/>
        </w:rPr>
        <w:t>allowed</w:t>
      </w:r>
      <w:r w:rsidRPr="00413282">
        <w:rPr>
          <w:lang w:val="en-US"/>
        </w:rPr>
        <w:t xml:space="preserve"> DT </w:t>
      </w:r>
      <w:r w:rsidR="00B43311">
        <w:rPr>
          <w:lang w:val="en-US"/>
        </w:rPr>
        <w:t>distribution, and the average monthly reported AU distribution</w:t>
      </w:r>
      <w:r w:rsidRPr="00413282">
        <w:rPr>
          <w:lang w:val="en-US"/>
        </w:rPr>
        <w:t>.</w:t>
      </w:r>
      <w:r w:rsidR="00B43311">
        <w:rPr>
          <w:lang w:val="en-US"/>
        </w:rPr>
        <w:t xml:space="preserve"> In addition, an annual value for each BU group was assigned a </w:t>
      </w:r>
      <w:r w:rsidR="002F32E7">
        <w:rPr>
          <w:lang w:val="en-US"/>
        </w:rPr>
        <w:t>r</w:t>
      </w:r>
      <w:r w:rsidR="00B43311">
        <w:rPr>
          <w:lang w:val="en-US"/>
        </w:rPr>
        <w:t xml:space="preserve">eported </w:t>
      </w:r>
      <w:r w:rsidR="002F32E7">
        <w:rPr>
          <w:lang w:val="en-US"/>
        </w:rPr>
        <w:t>DT</w:t>
      </w:r>
      <w:r w:rsidR="00B43311">
        <w:rPr>
          <w:lang w:val="en-US"/>
        </w:rPr>
        <w:t>: Face Value ratio in this section.</w:t>
      </w:r>
    </w:p>
    <w:p w14:paraId="3A67E1E0" w14:textId="2FC6D941" w:rsidR="00B43311" w:rsidRPr="00B43311" w:rsidRDefault="00F04BCD" w:rsidP="00F04BCD">
      <w:pPr>
        <w:pStyle w:val="Heading4"/>
        <w:rPr>
          <w:lang w:val="en-US"/>
        </w:rPr>
      </w:pPr>
      <w:r w:rsidRPr="00413282">
        <w:rPr>
          <w:lang w:val="en-US"/>
        </w:rPr>
        <w:t>Average monthly reported D</w:t>
      </w:r>
      <w:r w:rsidR="009821BD">
        <w:rPr>
          <w:lang w:val="en-US"/>
        </w:rPr>
        <w:t>T</w:t>
      </w:r>
      <w:r w:rsidRPr="00413282">
        <w:rPr>
          <w:lang w:val="en-US"/>
        </w:rPr>
        <w:t xml:space="preserve"> distributions</w:t>
      </w:r>
    </w:p>
    <w:p w14:paraId="73485DEF" w14:textId="2F81209B" w:rsidR="00B43311" w:rsidRPr="00413282" w:rsidRDefault="000C6156" w:rsidP="00B43311">
      <w:pPr>
        <w:rPr>
          <w:lang w:val="en-US"/>
        </w:rPr>
      </w:pPr>
      <w:r>
        <w:rPr>
          <w:lang w:val="en-US"/>
        </w:rPr>
        <w:t>The average monthly reported DT distributions were used to fill in data gaps</w:t>
      </w:r>
      <w:r w:rsidR="000A11F0">
        <w:rPr>
          <w:lang w:val="en-US"/>
        </w:rPr>
        <w:t xml:space="preserve"> to approximate the monthly timing of when water right holders choose to divert water</w:t>
      </w:r>
      <w:r>
        <w:rPr>
          <w:lang w:val="en-US"/>
        </w:rPr>
        <w:t>.</w:t>
      </w:r>
      <w:r w:rsidR="000A11F0">
        <w:rPr>
          <w:lang w:val="en-US"/>
        </w:rPr>
        <w:t xml:space="preserve"> </w:t>
      </w:r>
      <w:r>
        <w:rPr>
          <w:lang w:val="en-US"/>
        </w:rPr>
        <w:t>T</w:t>
      </w:r>
      <w:r w:rsidR="00B43311" w:rsidRPr="00413282">
        <w:rPr>
          <w:lang w:val="en-US"/>
        </w:rPr>
        <w:t>he average monthly reported DT distributions were applied to the 10</w:t>
      </w:r>
      <w:r w:rsidR="00031656">
        <w:rPr>
          <w:lang w:val="en-US"/>
        </w:rPr>
        <w:t>0</w:t>
      </w:r>
      <w:r w:rsidR="00B43311" w:rsidRPr="00413282">
        <w:rPr>
          <w:lang w:val="en-US"/>
        </w:rPr>
        <w:t xml:space="preserve"> applications (1</w:t>
      </w:r>
      <w:r w:rsidR="00031656">
        <w:rPr>
          <w:lang w:val="en-US"/>
        </w:rPr>
        <w:t>2</w:t>
      </w:r>
      <w:r w:rsidR="00B43311" w:rsidRPr="00413282">
        <w:rPr>
          <w:lang w:val="en-US"/>
        </w:rPr>
        <w:t xml:space="preserve">%) in the </w:t>
      </w:r>
      <w:r w:rsidR="002F32E7">
        <w:rPr>
          <w:lang w:val="en-US"/>
        </w:rPr>
        <w:t>r</w:t>
      </w:r>
      <w:r w:rsidR="00B43311" w:rsidRPr="00413282">
        <w:rPr>
          <w:lang w:val="en-US"/>
        </w:rPr>
        <w:t xml:space="preserve">eported </w:t>
      </w:r>
      <w:r w:rsidR="002F32E7">
        <w:rPr>
          <w:lang w:val="en-US"/>
        </w:rPr>
        <w:t>w</w:t>
      </w:r>
      <w:r w:rsidR="00B43311" w:rsidRPr="00413282">
        <w:rPr>
          <w:lang w:val="en-US"/>
        </w:rPr>
        <w:t xml:space="preserve">ater </w:t>
      </w:r>
      <w:r w:rsidR="002F32E7">
        <w:rPr>
          <w:lang w:val="en-US"/>
        </w:rPr>
        <w:t>us</w:t>
      </w:r>
      <w:r w:rsidR="00B43311" w:rsidRPr="00413282">
        <w:rPr>
          <w:lang w:val="en-US"/>
        </w:rPr>
        <w:t xml:space="preserve">e </w:t>
      </w:r>
      <w:r w:rsidR="002F32E7">
        <w:rPr>
          <w:lang w:val="en-US"/>
        </w:rPr>
        <w:t>s</w:t>
      </w:r>
      <w:r w:rsidR="00B43311" w:rsidRPr="00413282">
        <w:rPr>
          <w:lang w:val="en-US"/>
        </w:rPr>
        <w:t xml:space="preserve">cenario that use a </w:t>
      </w:r>
      <w:r w:rsidR="002F32E7">
        <w:rPr>
          <w:lang w:val="en-US"/>
        </w:rPr>
        <w:t>f</w:t>
      </w:r>
      <w:r w:rsidR="00B43311" w:rsidRPr="00413282">
        <w:rPr>
          <w:lang w:val="en-US"/>
        </w:rPr>
        <w:t xml:space="preserve">ace </w:t>
      </w:r>
      <w:r w:rsidR="002F32E7">
        <w:rPr>
          <w:lang w:val="en-US"/>
        </w:rPr>
        <w:t>v</w:t>
      </w:r>
      <w:r w:rsidR="00B43311" w:rsidRPr="00413282">
        <w:rPr>
          <w:lang w:val="en-US"/>
        </w:rPr>
        <w:t xml:space="preserve">alue and/or </w:t>
      </w:r>
      <w:r w:rsidR="002F32E7">
        <w:rPr>
          <w:lang w:val="en-US"/>
        </w:rPr>
        <w:t>a</w:t>
      </w:r>
      <w:r w:rsidR="00B43311" w:rsidRPr="00413282">
        <w:rPr>
          <w:lang w:val="en-US"/>
        </w:rPr>
        <w:t xml:space="preserve">llowed DT to determine the </w:t>
      </w:r>
      <w:r w:rsidR="002F32E7">
        <w:rPr>
          <w:lang w:val="en-US"/>
        </w:rPr>
        <w:t>a</w:t>
      </w:r>
      <w:r w:rsidR="00B43311" w:rsidRPr="00413282">
        <w:rPr>
          <w:lang w:val="en-US"/>
        </w:rPr>
        <w:t>nnual DT</w:t>
      </w:r>
      <w:r>
        <w:rPr>
          <w:lang w:val="en-US"/>
        </w:rPr>
        <w:t xml:space="preserve"> (see the logic tree in</w:t>
      </w:r>
      <w:r w:rsidR="002F32E7">
        <w:rPr>
          <w:lang w:val="en-US"/>
        </w:rPr>
        <w:t xml:space="preserve"> </w:t>
      </w:r>
      <w:r w:rsidR="002F32E7">
        <w:rPr>
          <w:lang w:val="en-US"/>
        </w:rPr>
        <w:fldChar w:fldCharType="begin"/>
      </w:r>
      <w:r w:rsidR="002F32E7">
        <w:rPr>
          <w:lang w:val="en-US"/>
        </w:rPr>
        <w:instrText xml:space="preserve"> REF _Ref14855708 \h </w:instrText>
      </w:r>
      <w:r w:rsidR="002F32E7">
        <w:rPr>
          <w:lang w:val="en-US"/>
        </w:rPr>
      </w:r>
      <w:r w:rsidR="002F32E7">
        <w:rPr>
          <w:lang w:val="en-US"/>
        </w:rPr>
        <w:fldChar w:fldCharType="separate"/>
      </w:r>
      <w:r w:rsidR="0067763F" w:rsidRPr="00413282">
        <w:rPr>
          <w:lang w:val="en-US"/>
        </w:rPr>
        <w:t xml:space="preserve">Figure </w:t>
      </w:r>
      <w:r w:rsidR="0067763F">
        <w:rPr>
          <w:noProof/>
          <w:lang w:val="en-US"/>
        </w:rPr>
        <w:t>7</w:t>
      </w:r>
      <w:r w:rsidR="0067763F">
        <w:rPr>
          <w:lang w:val="en-US"/>
        </w:rPr>
        <w:t>.</w:t>
      </w:r>
      <w:r w:rsidR="0067763F">
        <w:rPr>
          <w:noProof/>
          <w:lang w:val="en-US"/>
        </w:rPr>
        <w:t>6</w:t>
      </w:r>
      <w:r w:rsidR="002F32E7">
        <w:rPr>
          <w:lang w:val="en-US"/>
        </w:rPr>
        <w:fldChar w:fldCharType="end"/>
      </w:r>
      <w:r>
        <w:rPr>
          <w:lang w:val="en-US"/>
        </w:rPr>
        <w:t>)</w:t>
      </w:r>
      <w:r w:rsidR="00B43311" w:rsidRPr="00413282">
        <w:rPr>
          <w:lang w:val="en-US"/>
        </w:rPr>
        <w:t xml:space="preserve">. </w:t>
      </w:r>
      <w:r>
        <w:rPr>
          <w:lang w:val="en-US"/>
        </w:rPr>
        <w:t>The a</w:t>
      </w:r>
      <w:r w:rsidR="00B43311" w:rsidRPr="00413282">
        <w:rPr>
          <w:lang w:val="en-US"/>
        </w:rPr>
        <w:t>verage monthly reported DT distributions were also applied to the 19</w:t>
      </w:r>
      <w:r w:rsidR="00031656">
        <w:rPr>
          <w:lang w:val="en-US"/>
        </w:rPr>
        <w:t>9</w:t>
      </w:r>
      <w:r w:rsidR="00B43311" w:rsidRPr="00413282">
        <w:rPr>
          <w:lang w:val="en-US"/>
        </w:rPr>
        <w:t xml:space="preserve"> applications (23%) in the </w:t>
      </w:r>
      <w:r w:rsidR="002F32E7">
        <w:rPr>
          <w:lang w:val="en-US"/>
        </w:rPr>
        <w:t>p</w:t>
      </w:r>
      <w:r w:rsidR="00B43311" w:rsidRPr="00413282">
        <w:rPr>
          <w:lang w:val="en-US"/>
        </w:rPr>
        <w:t xml:space="preserve">ermitted </w:t>
      </w:r>
      <w:r w:rsidR="002F32E7">
        <w:rPr>
          <w:lang w:val="en-US"/>
        </w:rPr>
        <w:t>w</w:t>
      </w:r>
      <w:r w:rsidR="00B43311" w:rsidRPr="00413282">
        <w:rPr>
          <w:lang w:val="en-US"/>
        </w:rPr>
        <w:t xml:space="preserve">ater </w:t>
      </w:r>
      <w:r w:rsidR="002F32E7">
        <w:rPr>
          <w:lang w:val="en-US"/>
        </w:rPr>
        <w:t>u</w:t>
      </w:r>
      <w:r w:rsidR="00B43311" w:rsidRPr="00413282">
        <w:rPr>
          <w:lang w:val="en-US"/>
        </w:rPr>
        <w:t xml:space="preserve">se </w:t>
      </w:r>
      <w:r w:rsidR="002F32E7">
        <w:rPr>
          <w:lang w:val="en-US"/>
        </w:rPr>
        <w:t>s</w:t>
      </w:r>
      <w:r w:rsidR="00B43311" w:rsidRPr="00413282">
        <w:rPr>
          <w:lang w:val="en-US"/>
        </w:rPr>
        <w:t xml:space="preserve">cenario that contain both </w:t>
      </w:r>
      <w:r w:rsidR="002F32E7">
        <w:rPr>
          <w:lang w:val="en-US"/>
        </w:rPr>
        <w:t>a</w:t>
      </w:r>
      <w:r w:rsidR="00B43311" w:rsidRPr="00413282">
        <w:rPr>
          <w:lang w:val="en-US"/>
        </w:rPr>
        <w:t xml:space="preserve">llowed DT and </w:t>
      </w:r>
      <w:r w:rsidR="002F32E7">
        <w:rPr>
          <w:lang w:val="en-US"/>
        </w:rPr>
        <w:t>f</w:t>
      </w:r>
      <w:r w:rsidR="00B43311" w:rsidRPr="00413282">
        <w:rPr>
          <w:lang w:val="en-US"/>
        </w:rPr>
        <w:t xml:space="preserve">ace </w:t>
      </w:r>
      <w:r w:rsidR="002F32E7">
        <w:rPr>
          <w:lang w:val="en-US"/>
        </w:rPr>
        <w:t>v</w:t>
      </w:r>
      <w:r w:rsidR="00B43311" w:rsidRPr="00413282">
        <w:rPr>
          <w:lang w:val="en-US"/>
        </w:rPr>
        <w:t>alue</w:t>
      </w:r>
      <w:r>
        <w:rPr>
          <w:lang w:val="en-US"/>
        </w:rPr>
        <w:t xml:space="preserve"> (see the logic tree in</w:t>
      </w:r>
      <w:r w:rsidR="002F32E7">
        <w:rPr>
          <w:lang w:val="en-US"/>
        </w:rPr>
        <w:t xml:space="preserve"> </w:t>
      </w:r>
      <w:r w:rsidR="002F32E7">
        <w:rPr>
          <w:lang w:val="en-US"/>
        </w:rPr>
        <w:fldChar w:fldCharType="begin"/>
      </w:r>
      <w:r w:rsidR="002F32E7">
        <w:rPr>
          <w:lang w:val="en-US"/>
        </w:rPr>
        <w:instrText xml:space="preserve"> REF _Ref14855817 \h </w:instrText>
      </w:r>
      <w:r w:rsidR="002F32E7">
        <w:rPr>
          <w:lang w:val="en-US"/>
        </w:rPr>
      </w:r>
      <w:r w:rsidR="002F32E7">
        <w:rPr>
          <w:lang w:val="en-US"/>
        </w:rPr>
        <w:fldChar w:fldCharType="separate"/>
      </w:r>
      <w:r w:rsidR="0067763F" w:rsidRPr="00413282">
        <w:rPr>
          <w:lang w:val="en-US"/>
        </w:rPr>
        <w:t xml:space="preserve">Figure </w:t>
      </w:r>
      <w:r w:rsidR="0067763F">
        <w:rPr>
          <w:noProof/>
          <w:lang w:val="en-US"/>
        </w:rPr>
        <w:t>7</w:t>
      </w:r>
      <w:r w:rsidR="0067763F">
        <w:rPr>
          <w:lang w:val="en-US"/>
        </w:rPr>
        <w:t>.</w:t>
      </w:r>
      <w:r w:rsidR="0067763F">
        <w:rPr>
          <w:noProof/>
          <w:lang w:val="en-US"/>
        </w:rPr>
        <w:t>8</w:t>
      </w:r>
      <w:r w:rsidR="002F32E7">
        <w:rPr>
          <w:lang w:val="en-US"/>
        </w:rPr>
        <w:fldChar w:fldCharType="end"/>
      </w:r>
      <w:r>
        <w:rPr>
          <w:lang w:val="en-US"/>
        </w:rPr>
        <w:t>)</w:t>
      </w:r>
      <w:r w:rsidR="00B43311" w:rsidRPr="00413282">
        <w:rPr>
          <w:lang w:val="en-US"/>
        </w:rPr>
        <w:t xml:space="preserve">. </w:t>
      </w:r>
      <w:r w:rsidR="00B43311" w:rsidRPr="00413282">
        <w:rPr>
          <w:lang w:val="en-US"/>
        </w:rPr>
        <w:fldChar w:fldCharType="begin"/>
      </w:r>
      <w:r w:rsidR="00B43311" w:rsidRPr="00413282">
        <w:rPr>
          <w:lang w:val="en-US"/>
        </w:rPr>
        <w:instrText xml:space="preserve"> REF _Ref14856820 \h </w:instrText>
      </w:r>
      <w:r w:rsidR="00B43311" w:rsidRPr="00413282">
        <w:rPr>
          <w:lang w:val="en-US"/>
        </w:rPr>
      </w:r>
      <w:r w:rsidR="00B43311" w:rsidRPr="00413282">
        <w:rPr>
          <w:lang w:val="en-US"/>
        </w:rPr>
        <w:fldChar w:fldCharType="separate"/>
      </w:r>
      <w:r w:rsidR="0067763F" w:rsidRPr="00413282">
        <w:rPr>
          <w:lang w:val="en-US"/>
        </w:rPr>
        <w:t xml:space="preserve">Figure </w:t>
      </w:r>
      <w:r w:rsidR="0067763F">
        <w:rPr>
          <w:noProof/>
          <w:lang w:val="en-US"/>
        </w:rPr>
        <w:t>7</w:t>
      </w:r>
      <w:r w:rsidR="0067763F">
        <w:rPr>
          <w:lang w:val="en-US"/>
        </w:rPr>
        <w:t>.</w:t>
      </w:r>
      <w:r w:rsidR="0067763F">
        <w:rPr>
          <w:noProof/>
          <w:lang w:val="en-US"/>
        </w:rPr>
        <w:t>28</w:t>
      </w:r>
      <w:r w:rsidR="00B43311" w:rsidRPr="00413282">
        <w:rPr>
          <w:lang w:val="en-US"/>
        </w:rPr>
        <w:fldChar w:fldCharType="end"/>
      </w:r>
      <w:r w:rsidR="00B43311" w:rsidRPr="00413282">
        <w:rPr>
          <w:lang w:val="en-US"/>
        </w:rPr>
        <w:t xml:space="preserve"> and </w:t>
      </w:r>
      <w:r w:rsidR="00B43311" w:rsidRPr="00413282">
        <w:rPr>
          <w:lang w:val="en-US"/>
        </w:rPr>
        <w:fldChar w:fldCharType="begin"/>
      </w:r>
      <w:r w:rsidR="00B43311" w:rsidRPr="00413282">
        <w:rPr>
          <w:lang w:val="en-US"/>
        </w:rPr>
        <w:instrText xml:space="preserve"> REF _Ref14858916 \h </w:instrText>
      </w:r>
      <w:r w:rsidR="00B43311" w:rsidRPr="00413282">
        <w:rPr>
          <w:lang w:val="en-US"/>
        </w:rPr>
      </w:r>
      <w:r w:rsidR="00B43311" w:rsidRPr="00413282">
        <w:rPr>
          <w:lang w:val="en-US"/>
        </w:rPr>
        <w:fldChar w:fldCharType="separate"/>
      </w:r>
      <w:r w:rsidR="0067763F" w:rsidRPr="00413282">
        <w:rPr>
          <w:lang w:val="en-US"/>
        </w:rPr>
        <w:t xml:space="preserve">Table </w:t>
      </w:r>
      <w:r w:rsidR="0067763F">
        <w:rPr>
          <w:noProof/>
          <w:lang w:val="en-US"/>
        </w:rPr>
        <w:t>7</w:t>
      </w:r>
      <w:r w:rsidR="0067763F">
        <w:rPr>
          <w:lang w:val="en-US"/>
        </w:rPr>
        <w:t>.</w:t>
      </w:r>
      <w:r w:rsidR="0067763F">
        <w:rPr>
          <w:noProof/>
          <w:lang w:val="en-US"/>
        </w:rPr>
        <w:t>9</w:t>
      </w:r>
      <w:r w:rsidR="00B43311" w:rsidRPr="00413282">
        <w:rPr>
          <w:lang w:val="en-US"/>
        </w:rPr>
        <w:fldChar w:fldCharType="end"/>
      </w:r>
      <w:r w:rsidR="00B43311" w:rsidRPr="00413282">
        <w:rPr>
          <w:lang w:val="en-US"/>
        </w:rPr>
        <w:t xml:space="preserve"> show the average monthly reported DT distributions by BU Group. </w:t>
      </w:r>
    </w:p>
    <w:p w14:paraId="1DE89FEA" w14:textId="1633607A" w:rsidR="000C6156" w:rsidRPr="00413282" w:rsidRDefault="000C6156" w:rsidP="000C6156">
      <w:pPr>
        <w:pStyle w:val="FIgure"/>
        <w:rPr>
          <w:lang w:val="en-US"/>
        </w:rPr>
      </w:pPr>
      <w:r>
        <w:rPr>
          <w:lang w:val="en-US"/>
        </w:rPr>
        <w:lastRenderedPageBreak/>
        <w:drawing>
          <wp:anchor distT="0" distB="0" distL="114300" distR="114300" simplePos="0" relativeHeight="251659264" behindDoc="0" locked="0" layoutInCell="1" allowOverlap="1" wp14:anchorId="3C370389" wp14:editId="6AC4823A">
            <wp:simplePos x="0" y="0"/>
            <wp:positionH relativeFrom="column">
              <wp:posOffset>3071446</wp:posOffset>
            </wp:positionH>
            <wp:positionV relativeFrom="paragraph">
              <wp:posOffset>2872154</wp:posOffset>
            </wp:positionV>
            <wp:extent cx="1966076" cy="119259"/>
            <wp:effectExtent l="0" t="0" r="0" b="0"/>
            <wp:wrapNone/>
            <wp:docPr id="3" name="Picture 4">
              <a:extLst xmlns:a="http://schemas.openxmlformats.org/drawingml/2006/main">
                <a:ext uri="{FF2B5EF4-FFF2-40B4-BE49-F238E27FC236}">
                  <a16:creationId xmlns:a16="http://schemas.microsoft.com/office/drawing/2014/main" id="{00000000-0008-0000-0000-000005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0000000-0008-0000-0000-000005000000}"/>
                        </a:ext>
                      </a:extLst>
                    </pic:cNvPr>
                    <pic:cNvPicPr>
                      <a:picLocks noChangeAspect="1"/>
                    </pic:cNvPicPr>
                  </pic:nvPicPr>
                  <pic:blipFill>
                    <a:blip r:embed="rId67"/>
                    <a:stretch>
                      <a:fillRect/>
                    </a:stretch>
                  </pic:blipFill>
                  <pic:spPr>
                    <a:xfrm>
                      <a:off x="0" y="0"/>
                      <a:ext cx="1966076" cy="119259"/>
                    </a:xfrm>
                    <a:prstGeom prst="rect">
                      <a:avLst/>
                    </a:prstGeom>
                  </pic:spPr>
                </pic:pic>
              </a:graphicData>
            </a:graphic>
          </wp:anchor>
        </w:drawing>
      </w:r>
      <w:r>
        <w:rPr>
          <w:lang w:val="en-US"/>
        </w:rPr>
        <w:drawing>
          <wp:inline distT="0" distB="0" distL="0" distR="0" wp14:anchorId="64D0F6DB" wp14:editId="721F49FF">
            <wp:extent cx="5092064" cy="3030855"/>
            <wp:effectExtent l="0" t="0" r="13970" b="17145"/>
            <wp:docPr id="2" name="Chart 2">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004B9A72" w14:textId="76E8BA82" w:rsidR="000C6156" w:rsidRPr="00413282" w:rsidRDefault="000C6156" w:rsidP="000C6156">
      <w:pPr>
        <w:pStyle w:val="TableFigureTitle"/>
        <w:rPr>
          <w:lang w:val="en-US"/>
        </w:rPr>
      </w:pPr>
      <w:bookmarkStart w:id="254" w:name="_Ref14856820"/>
      <w:r w:rsidRPr="00413282">
        <w:rPr>
          <w:lang w:val="en-US"/>
        </w:rPr>
        <w:t xml:space="preserve">Figure </w:t>
      </w:r>
      <w:r w:rsidR="00753F94">
        <w:rPr>
          <w:lang w:val="en-US"/>
        </w:rPr>
        <w:fldChar w:fldCharType="begin"/>
      </w:r>
      <w:r w:rsidR="00753F94">
        <w:rPr>
          <w:lang w:val="en-US"/>
        </w:rPr>
        <w:instrText xml:space="preserve"> STYLEREF 1 \s </w:instrText>
      </w:r>
      <w:r w:rsidR="00753F94">
        <w:rPr>
          <w:lang w:val="en-US"/>
        </w:rPr>
        <w:fldChar w:fldCharType="separate"/>
      </w:r>
      <w:r w:rsidR="00753F94">
        <w:rPr>
          <w:noProof/>
          <w:lang w:val="en-US"/>
        </w:rPr>
        <w:t>7</w:t>
      </w:r>
      <w:r w:rsidR="00753F94">
        <w:rPr>
          <w:lang w:val="en-US"/>
        </w:rPr>
        <w:fldChar w:fldCharType="end"/>
      </w:r>
      <w:r w:rsidR="00753F94">
        <w:rPr>
          <w:lang w:val="en-US"/>
        </w:rPr>
        <w:t>.</w:t>
      </w:r>
      <w:r w:rsidR="00753F94">
        <w:rPr>
          <w:lang w:val="en-US"/>
        </w:rPr>
        <w:fldChar w:fldCharType="begin"/>
      </w:r>
      <w:r w:rsidR="00753F94">
        <w:rPr>
          <w:lang w:val="en-US"/>
        </w:rPr>
        <w:instrText xml:space="preserve"> SEQ Figure \* ARABIC \s 1 </w:instrText>
      </w:r>
      <w:r w:rsidR="00753F94">
        <w:rPr>
          <w:lang w:val="en-US"/>
        </w:rPr>
        <w:fldChar w:fldCharType="separate"/>
      </w:r>
      <w:r w:rsidR="00753F94">
        <w:rPr>
          <w:noProof/>
          <w:lang w:val="en-US"/>
        </w:rPr>
        <w:t>28</w:t>
      </w:r>
      <w:r w:rsidR="00753F94">
        <w:rPr>
          <w:lang w:val="en-US"/>
        </w:rPr>
        <w:fldChar w:fldCharType="end"/>
      </w:r>
      <w:bookmarkEnd w:id="254"/>
      <w:r w:rsidRPr="00413282">
        <w:rPr>
          <w:lang w:val="en-US"/>
        </w:rPr>
        <w:t xml:space="preserve"> </w:t>
      </w:r>
      <w:bookmarkStart w:id="255" w:name="_Hlk62140924"/>
      <w:bookmarkStart w:id="256" w:name="_Hlk16262595"/>
      <w:r w:rsidRPr="00413282">
        <w:rPr>
          <w:lang w:val="en-US"/>
        </w:rPr>
        <w:t>Average reported diverted total distributions by beneficial use group.</w:t>
      </w:r>
      <w:bookmarkEnd w:id="255"/>
    </w:p>
    <w:p w14:paraId="6F70B0FF" w14:textId="512399BF" w:rsidR="000C6156" w:rsidRPr="00413282" w:rsidRDefault="000C6156" w:rsidP="000C6156">
      <w:pPr>
        <w:pStyle w:val="StyleTableFigureTitleAfter0pt"/>
        <w:rPr>
          <w:lang w:val="en-US"/>
        </w:rPr>
      </w:pPr>
      <w:bookmarkStart w:id="257" w:name="_Ref14858916"/>
      <w:bookmarkEnd w:id="256"/>
      <w:r w:rsidRPr="00413282">
        <w:rPr>
          <w:lang w:val="en-US"/>
        </w:rPr>
        <w:t xml:space="preserve">Table </w:t>
      </w:r>
      <w:r w:rsidR="006E011C">
        <w:rPr>
          <w:lang w:val="en-US"/>
        </w:rPr>
        <w:fldChar w:fldCharType="begin"/>
      </w:r>
      <w:r w:rsidR="006E011C">
        <w:rPr>
          <w:lang w:val="en-US"/>
        </w:rPr>
        <w:instrText xml:space="preserve"> STYLEREF 1 \s </w:instrText>
      </w:r>
      <w:r w:rsidR="006E011C">
        <w:rPr>
          <w:lang w:val="en-US"/>
        </w:rPr>
        <w:fldChar w:fldCharType="separate"/>
      </w:r>
      <w:r w:rsidR="006E011C">
        <w:rPr>
          <w:noProof/>
          <w:lang w:val="en-US"/>
        </w:rPr>
        <w:t>7</w:t>
      </w:r>
      <w:r w:rsidR="006E011C">
        <w:rPr>
          <w:lang w:val="en-US"/>
        </w:rPr>
        <w:fldChar w:fldCharType="end"/>
      </w:r>
      <w:r w:rsidR="006E011C">
        <w:rPr>
          <w:lang w:val="en-US"/>
        </w:rPr>
        <w:t>.</w:t>
      </w:r>
      <w:r w:rsidR="006E011C">
        <w:rPr>
          <w:lang w:val="en-US"/>
        </w:rPr>
        <w:fldChar w:fldCharType="begin"/>
      </w:r>
      <w:r w:rsidR="006E011C">
        <w:rPr>
          <w:lang w:val="en-US"/>
        </w:rPr>
        <w:instrText xml:space="preserve"> SEQ Table \* ARABIC \s 1 </w:instrText>
      </w:r>
      <w:r w:rsidR="006E011C">
        <w:rPr>
          <w:lang w:val="en-US"/>
        </w:rPr>
        <w:fldChar w:fldCharType="separate"/>
      </w:r>
      <w:r w:rsidR="006E011C">
        <w:rPr>
          <w:noProof/>
          <w:lang w:val="en-US"/>
        </w:rPr>
        <w:t>9</w:t>
      </w:r>
      <w:r w:rsidR="006E011C">
        <w:rPr>
          <w:lang w:val="en-US"/>
        </w:rPr>
        <w:fldChar w:fldCharType="end"/>
      </w:r>
      <w:bookmarkEnd w:id="257"/>
      <w:r w:rsidRPr="00413282">
        <w:rPr>
          <w:lang w:val="en-US"/>
        </w:rPr>
        <w:t xml:space="preserve"> Average reported diverted total distributions by beneficial use group.</w:t>
      </w:r>
    </w:p>
    <w:tbl>
      <w:tblPr>
        <w:tblStyle w:val="TableGrid"/>
        <w:tblW w:w="0" w:type="auto"/>
        <w:tblLook w:val="04A0" w:firstRow="1" w:lastRow="0" w:firstColumn="1" w:lastColumn="0" w:noHBand="0" w:noVBand="1"/>
      </w:tblPr>
      <w:tblGrid>
        <w:gridCol w:w="1487"/>
        <w:gridCol w:w="562"/>
        <w:gridCol w:w="562"/>
        <w:gridCol w:w="562"/>
        <w:gridCol w:w="562"/>
        <w:gridCol w:w="513"/>
        <w:gridCol w:w="562"/>
        <w:gridCol w:w="507"/>
        <w:gridCol w:w="574"/>
        <w:gridCol w:w="562"/>
        <w:gridCol w:w="562"/>
        <w:gridCol w:w="562"/>
        <w:gridCol w:w="513"/>
      </w:tblGrid>
      <w:tr w:rsidR="000C6156" w:rsidRPr="00413282" w14:paraId="025C3B62" w14:textId="77777777" w:rsidTr="002F32E7">
        <w:trPr>
          <w:cnfStyle w:val="100000000000" w:firstRow="1" w:lastRow="0" w:firstColumn="0" w:lastColumn="0" w:oddVBand="0" w:evenVBand="0" w:oddHBand="0" w:evenHBand="0" w:firstRowFirstColumn="0" w:firstRowLastColumn="0" w:lastRowFirstColumn="0" w:lastRowLastColumn="0"/>
        </w:trPr>
        <w:tc>
          <w:tcPr>
            <w:tcW w:w="1487" w:type="dxa"/>
          </w:tcPr>
          <w:p w14:paraId="51431F92" w14:textId="77777777" w:rsidR="000C6156" w:rsidRPr="002F32E7" w:rsidRDefault="000C6156" w:rsidP="00B95950">
            <w:pPr>
              <w:pStyle w:val="StyleRight0"/>
              <w:keepNext/>
              <w:rPr>
                <w:sz w:val="20"/>
                <w:szCs w:val="18"/>
                <w:lang w:val="en-US"/>
              </w:rPr>
            </w:pPr>
            <w:r w:rsidRPr="002F32E7">
              <w:rPr>
                <w:sz w:val="20"/>
                <w:szCs w:val="18"/>
                <w:lang w:val="en-US"/>
              </w:rPr>
              <w:t>BU Group</w:t>
            </w:r>
          </w:p>
        </w:tc>
        <w:tc>
          <w:tcPr>
            <w:tcW w:w="0" w:type="auto"/>
          </w:tcPr>
          <w:p w14:paraId="171F12B6" w14:textId="77777777" w:rsidR="000C6156" w:rsidRPr="002F32E7" w:rsidRDefault="000C6156" w:rsidP="00B95950">
            <w:pPr>
              <w:pStyle w:val="StyleRight0"/>
              <w:keepNext/>
              <w:rPr>
                <w:sz w:val="20"/>
                <w:szCs w:val="18"/>
                <w:lang w:val="en-US"/>
              </w:rPr>
            </w:pPr>
            <w:r w:rsidRPr="002F32E7">
              <w:rPr>
                <w:sz w:val="20"/>
                <w:szCs w:val="18"/>
                <w:lang w:val="en-US"/>
              </w:rPr>
              <w:t>Oct</w:t>
            </w:r>
          </w:p>
        </w:tc>
        <w:tc>
          <w:tcPr>
            <w:tcW w:w="0" w:type="auto"/>
          </w:tcPr>
          <w:p w14:paraId="1E1D8E76" w14:textId="77777777" w:rsidR="000C6156" w:rsidRPr="002F32E7" w:rsidRDefault="000C6156" w:rsidP="00B95950">
            <w:pPr>
              <w:pStyle w:val="StyleRight0"/>
              <w:keepNext/>
              <w:rPr>
                <w:sz w:val="20"/>
                <w:szCs w:val="18"/>
                <w:lang w:val="en-US"/>
              </w:rPr>
            </w:pPr>
            <w:r w:rsidRPr="002F32E7">
              <w:rPr>
                <w:sz w:val="20"/>
                <w:szCs w:val="18"/>
                <w:lang w:val="en-US"/>
              </w:rPr>
              <w:t>Nov</w:t>
            </w:r>
          </w:p>
        </w:tc>
        <w:tc>
          <w:tcPr>
            <w:tcW w:w="0" w:type="auto"/>
          </w:tcPr>
          <w:p w14:paraId="6EEEFD23" w14:textId="77777777" w:rsidR="000C6156" w:rsidRPr="002F32E7" w:rsidRDefault="000C6156" w:rsidP="00B95950">
            <w:pPr>
              <w:pStyle w:val="StyleRight0"/>
              <w:keepNext/>
              <w:rPr>
                <w:sz w:val="20"/>
                <w:szCs w:val="18"/>
                <w:lang w:val="en-US"/>
              </w:rPr>
            </w:pPr>
            <w:r w:rsidRPr="002F32E7">
              <w:rPr>
                <w:sz w:val="20"/>
                <w:szCs w:val="18"/>
                <w:lang w:val="en-US"/>
              </w:rPr>
              <w:t>Dec</w:t>
            </w:r>
          </w:p>
        </w:tc>
        <w:tc>
          <w:tcPr>
            <w:tcW w:w="0" w:type="auto"/>
          </w:tcPr>
          <w:p w14:paraId="6172115D" w14:textId="77777777" w:rsidR="000C6156" w:rsidRPr="002F32E7" w:rsidRDefault="000C6156" w:rsidP="00B95950">
            <w:pPr>
              <w:pStyle w:val="StyleRight0"/>
              <w:keepNext/>
              <w:rPr>
                <w:sz w:val="20"/>
                <w:szCs w:val="18"/>
                <w:lang w:val="en-US"/>
              </w:rPr>
            </w:pPr>
            <w:r w:rsidRPr="002F32E7">
              <w:rPr>
                <w:sz w:val="20"/>
                <w:szCs w:val="18"/>
                <w:lang w:val="en-US"/>
              </w:rPr>
              <w:t>Jan</w:t>
            </w:r>
          </w:p>
        </w:tc>
        <w:tc>
          <w:tcPr>
            <w:tcW w:w="0" w:type="auto"/>
          </w:tcPr>
          <w:p w14:paraId="7010FB1E" w14:textId="77777777" w:rsidR="000C6156" w:rsidRPr="002F32E7" w:rsidRDefault="000C6156" w:rsidP="00B95950">
            <w:pPr>
              <w:pStyle w:val="StyleRight0"/>
              <w:keepNext/>
              <w:rPr>
                <w:sz w:val="20"/>
                <w:szCs w:val="18"/>
                <w:lang w:val="en-US"/>
              </w:rPr>
            </w:pPr>
            <w:r w:rsidRPr="002F32E7">
              <w:rPr>
                <w:sz w:val="20"/>
                <w:szCs w:val="18"/>
                <w:lang w:val="en-US"/>
              </w:rPr>
              <w:t>Feb</w:t>
            </w:r>
          </w:p>
        </w:tc>
        <w:tc>
          <w:tcPr>
            <w:tcW w:w="0" w:type="auto"/>
          </w:tcPr>
          <w:p w14:paraId="567EA209" w14:textId="77777777" w:rsidR="000C6156" w:rsidRPr="002F32E7" w:rsidRDefault="000C6156" w:rsidP="00B95950">
            <w:pPr>
              <w:pStyle w:val="StyleRight0"/>
              <w:keepNext/>
              <w:rPr>
                <w:sz w:val="20"/>
                <w:szCs w:val="18"/>
                <w:lang w:val="en-US"/>
              </w:rPr>
            </w:pPr>
            <w:r w:rsidRPr="002F32E7">
              <w:rPr>
                <w:sz w:val="20"/>
                <w:szCs w:val="18"/>
                <w:lang w:val="en-US"/>
              </w:rPr>
              <w:t>Mar</w:t>
            </w:r>
          </w:p>
        </w:tc>
        <w:tc>
          <w:tcPr>
            <w:tcW w:w="0" w:type="auto"/>
          </w:tcPr>
          <w:p w14:paraId="531B2216" w14:textId="77777777" w:rsidR="000C6156" w:rsidRPr="002F32E7" w:rsidRDefault="000C6156" w:rsidP="00B95950">
            <w:pPr>
              <w:pStyle w:val="StyleRight0"/>
              <w:keepNext/>
              <w:rPr>
                <w:sz w:val="20"/>
                <w:szCs w:val="18"/>
                <w:lang w:val="en-US"/>
              </w:rPr>
            </w:pPr>
            <w:r w:rsidRPr="002F32E7">
              <w:rPr>
                <w:sz w:val="20"/>
                <w:szCs w:val="18"/>
                <w:lang w:val="en-US"/>
              </w:rPr>
              <w:t>Apr</w:t>
            </w:r>
          </w:p>
        </w:tc>
        <w:tc>
          <w:tcPr>
            <w:tcW w:w="0" w:type="auto"/>
          </w:tcPr>
          <w:p w14:paraId="52F798A2" w14:textId="77777777" w:rsidR="000C6156" w:rsidRPr="002F32E7" w:rsidRDefault="000C6156" w:rsidP="00B95950">
            <w:pPr>
              <w:pStyle w:val="StyleRight0"/>
              <w:keepNext/>
              <w:rPr>
                <w:sz w:val="20"/>
                <w:szCs w:val="18"/>
                <w:lang w:val="en-US"/>
              </w:rPr>
            </w:pPr>
            <w:r w:rsidRPr="002F32E7">
              <w:rPr>
                <w:sz w:val="20"/>
                <w:szCs w:val="18"/>
                <w:lang w:val="en-US"/>
              </w:rPr>
              <w:t>May</w:t>
            </w:r>
          </w:p>
        </w:tc>
        <w:tc>
          <w:tcPr>
            <w:tcW w:w="0" w:type="auto"/>
          </w:tcPr>
          <w:p w14:paraId="7FA7553E" w14:textId="77777777" w:rsidR="000C6156" w:rsidRPr="002F32E7" w:rsidRDefault="000C6156" w:rsidP="00B95950">
            <w:pPr>
              <w:pStyle w:val="StyleRight0"/>
              <w:keepNext/>
              <w:rPr>
                <w:sz w:val="20"/>
                <w:szCs w:val="18"/>
                <w:lang w:val="en-US"/>
              </w:rPr>
            </w:pPr>
            <w:r w:rsidRPr="002F32E7">
              <w:rPr>
                <w:sz w:val="20"/>
                <w:szCs w:val="18"/>
                <w:lang w:val="en-US"/>
              </w:rPr>
              <w:t>Jun</w:t>
            </w:r>
          </w:p>
        </w:tc>
        <w:tc>
          <w:tcPr>
            <w:tcW w:w="0" w:type="auto"/>
          </w:tcPr>
          <w:p w14:paraId="517E15EC" w14:textId="77777777" w:rsidR="000C6156" w:rsidRPr="002F32E7" w:rsidRDefault="000C6156" w:rsidP="00B95950">
            <w:pPr>
              <w:pStyle w:val="StyleRight0"/>
              <w:keepNext/>
              <w:rPr>
                <w:sz w:val="20"/>
                <w:szCs w:val="18"/>
                <w:lang w:val="en-US"/>
              </w:rPr>
            </w:pPr>
            <w:r w:rsidRPr="002F32E7">
              <w:rPr>
                <w:sz w:val="20"/>
                <w:szCs w:val="18"/>
                <w:lang w:val="en-US"/>
              </w:rPr>
              <w:t>Jul</w:t>
            </w:r>
          </w:p>
        </w:tc>
        <w:tc>
          <w:tcPr>
            <w:tcW w:w="0" w:type="auto"/>
          </w:tcPr>
          <w:p w14:paraId="6D1BD5E0" w14:textId="77777777" w:rsidR="000C6156" w:rsidRPr="002F32E7" w:rsidRDefault="000C6156" w:rsidP="00B95950">
            <w:pPr>
              <w:pStyle w:val="StyleRight0"/>
              <w:keepNext/>
              <w:rPr>
                <w:sz w:val="20"/>
                <w:szCs w:val="18"/>
                <w:lang w:val="en-US"/>
              </w:rPr>
            </w:pPr>
            <w:r w:rsidRPr="002F32E7">
              <w:rPr>
                <w:sz w:val="20"/>
                <w:szCs w:val="18"/>
                <w:lang w:val="en-US"/>
              </w:rPr>
              <w:t>Aug</w:t>
            </w:r>
          </w:p>
        </w:tc>
        <w:tc>
          <w:tcPr>
            <w:tcW w:w="253" w:type="dxa"/>
          </w:tcPr>
          <w:p w14:paraId="5FE8D5BA" w14:textId="77777777" w:rsidR="000C6156" w:rsidRPr="002F32E7" w:rsidRDefault="000C6156" w:rsidP="00B95950">
            <w:pPr>
              <w:pStyle w:val="StyleRight0"/>
              <w:keepNext/>
              <w:rPr>
                <w:sz w:val="20"/>
                <w:szCs w:val="18"/>
                <w:lang w:val="en-US"/>
              </w:rPr>
            </w:pPr>
            <w:r w:rsidRPr="002F32E7">
              <w:rPr>
                <w:sz w:val="20"/>
                <w:szCs w:val="18"/>
                <w:lang w:val="en-US"/>
              </w:rPr>
              <w:t>Sep</w:t>
            </w:r>
          </w:p>
        </w:tc>
      </w:tr>
      <w:tr w:rsidR="000C6156" w:rsidRPr="00413282" w14:paraId="0314FA34" w14:textId="77777777" w:rsidTr="002F32E7">
        <w:tc>
          <w:tcPr>
            <w:tcW w:w="1487" w:type="dxa"/>
          </w:tcPr>
          <w:p w14:paraId="275EC6EA" w14:textId="77777777" w:rsidR="000C6156" w:rsidRPr="002F32E7" w:rsidRDefault="000C6156" w:rsidP="00B95950">
            <w:pPr>
              <w:pStyle w:val="StyleRight0"/>
              <w:keepNext/>
              <w:rPr>
                <w:sz w:val="20"/>
                <w:szCs w:val="18"/>
                <w:lang w:val="en-US"/>
              </w:rPr>
            </w:pPr>
            <w:r w:rsidRPr="002F32E7">
              <w:rPr>
                <w:sz w:val="20"/>
                <w:szCs w:val="18"/>
                <w:lang w:val="en-US"/>
              </w:rPr>
              <w:t>Cannabis (Permitted)</w:t>
            </w:r>
          </w:p>
        </w:tc>
        <w:tc>
          <w:tcPr>
            <w:tcW w:w="0" w:type="auto"/>
          </w:tcPr>
          <w:p w14:paraId="7A01CE35" w14:textId="77777777" w:rsidR="000C6156" w:rsidRPr="002F32E7" w:rsidRDefault="000C6156" w:rsidP="00B95950">
            <w:pPr>
              <w:pStyle w:val="StyleRight0"/>
              <w:keepNext/>
              <w:rPr>
                <w:sz w:val="20"/>
                <w:szCs w:val="18"/>
                <w:lang w:val="en-US"/>
              </w:rPr>
            </w:pPr>
            <w:r w:rsidRPr="002F32E7">
              <w:rPr>
                <w:sz w:val="20"/>
                <w:szCs w:val="18"/>
                <w:lang w:val="en-US"/>
              </w:rPr>
              <w:t>3%</w:t>
            </w:r>
          </w:p>
        </w:tc>
        <w:tc>
          <w:tcPr>
            <w:tcW w:w="0" w:type="auto"/>
          </w:tcPr>
          <w:p w14:paraId="3250B7DF" w14:textId="77777777" w:rsidR="000C6156" w:rsidRPr="002F32E7" w:rsidRDefault="000C6156" w:rsidP="00B95950">
            <w:pPr>
              <w:pStyle w:val="StyleRight0"/>
              <w:keepNext/>
              <w:rPr>
                <w:sz w:val="20"/>
                <w:szCs w:val="18"/>
                <w:lang w:val="en-US"/>
              </w:rPr>
            </w:pPr>
            <w:r w:rsidRPr="002F32E7">
              <w:rPr>
                <w:sz w:val="20"/>
                <w:szCs w:val="18"/>
                <w:lang w:val="en-US"/>
              </w:rPr>
              <w:t>14%</w:t>
            </w:r>
          </w:p>
        </w:tc>
        <w:tc>
          <w:tcPr>
            <w:tcW w:w="0" w:type="auto"/>
          </w:tcPr>
          <w:p w14:paraId="5DAAC026" w14:textId="77777777" w:rsidR="000C6156" w:rsidRPr="002F32E7" w:rsidRDefault="000C6156" w:rsidP="00B95950">
            <w:pPr>
              <w:pStyle w:val="StyleRight0"/>
              <w:keepNext/>
              <w:rPr>
                <w:sz w:val="20"/>
                <w:szCs w:val="18"/>
                <w:lang w:val="en-US"/>
              </w:rPr>
            </w:pPr>
            <w:r w:rsidRPr="002F32E7">
              <w:rPr>
                <w:sz w:val="20"/>
                <w:szCs w:val="18"/>
                <w:lang w:val="en-US"/>
              </w:rPr>
              <w:t>10%</w:t>
            </w:r>
          </w:p>
        </w:tc>
        <w:tc>
          <w:tcPr>
            <w:tcW w:w="0" w:type="auto"/>
          </w:tcPr>
          <w:p w14:paraId="7A9A5F59" w14:textId="77777777" w:rsidR="000C6156" w:rsidRPr="002F32E7" w:rsidRDefault="000C6156" w:rsidP="00B95950">
            <w:pPr>
              <w:pStyle w:val="StyleRight0"/>
              <w:keepNext/>
              <w:rPr>
                <w:sz w:val="20"/>
                <w:szCs w:val="18"/>
                <w:lang w:val="en-US"/>
              </w:rPr>
            </w:pPr>
            <w:r w:rsidRPr="002F32E7">
              <w:rPr>
                <w:sz w:val="20"/>
                <w:szCs w:val="18"/>
                <w:lang w:val="en-US"/>
              </w:rPr>
              <w:t>14%</w:t>
            </w:r>
          </w:p>
        </w:tc>
        <w:tc>
          <w:tcPr>
            <w:tcW w:w="0" w:type="auto"/>
          </w:tcPr>
          <w:p w14:paraId="0F48C89B" w14:textId="77777777" w:rsidR="000C6156" w:rsidRPr="002F32E7" w:rsidRDefault="000C6156" w:rsidP="00B95950">
            <w:pPr>
              <w:pStyle w:val="StyleRight0"/>
              <w:keepNext/>
              <w:rPr>
                <w:sz w:val="20"/>
                <w:szCs w:val="18"/>
                <w:lang w:val="en-US"/>
              </w:rPr>
            </w:pPr>
            <w:r w:rsidRPr="002F32E7">
              <w:rPr>
                <w:sz w:val="20"/>
                <w:szCs w:val="18"/>
                <w:lang w:val="en-US"/>
              </w:rPr>
              <w:t>9%</w:t>
            </w:r>
          </w:p>
        </w:tc>
        <w:tc>
          <w:tcPr>
            <w:tcW w:w="0" w:type="auto"/>
          </w:tcPr>
          <w:p w14:paraId="76448BBE" w14:textId="77777777" w:rsidR="000C6156" w:rsidRPr="002F32E7" w:rsidRDefault="000C6156" w:rsidP="00B95950">
            <w:pPr>
              <w:pStyle w:val="StyleRight0"/>
              <w:keepNext/>
              <w:rPr>
                <w:sz w:val="20"/>
                <w:szCs w:val="18"/>
                <w:lang w:val="en-US"/>
              </w:rPr>
            </w:pPr>
            <w:r w:rsidRPr="002F32E7">
              <w:rPr>
                <w:sz w:val="20"/>
                <w:szCs w:val="18"/>
                <w:lang w:val="en-US"/>
              </w:rPr>
              <w:t>13%</w:t>
            </w:r>
          </w:p>
        </w:tc>
        <w:tc>
          <w:tcPr>
            <w:tcW w:w="0" w:type="auto"/>
          </w:tcPr>
          <w:p w14:paraId="3EB1E305" w14:textId="77777777" w:rsidR="000C6156" w:rsidRPr="002F32E7" w:rsidRDefault="000C6156" w:rsidP="00B95950">
            <w:pPr>
              <w:pStyle w:val="StyleRight0"/>
              <w:keepNext/>
              <w:rPr>
                <w:sz w:val="20"/>
                <w:szCs w:val="18"/>
                <w:lang w:val="en-US"/>
              </w:rPr>
            </w:pPr>
            <w:r w:rsidRPr="002F32E7">
              <w:rPr>
                <w:sz w:val="20"/>
                <w:szCs w:val="18"/>
                <w:lang w:val="en-US"/>
              </w:rPr>
              <w:t>7%</w:t>
            </w:r>
          </w:p>
        </w:tc>
        <w:tc>
          <w:tcPr>
            <w:tcW w:w="0" w:type="auto"/>
          </w:tcPr>
          <w:p w14:paraId="495F1F57" w14:textId="77777777" w:rsidR="000C6156" w:rsidRPr="002F32E7" w:rsidRDefault="000C6156" w:rsidP="00B95950">
            <w:pPr>
              <w:pStyle w:val="StyleRight0"/>
              <w:keepNext/>
              <w:rPr>
                <w:sz w:val="20"/>
                <w:szCs w:val="18"/>
                <w:lang w:val="en-US"/>
              </w:rPr>
            </w:pPr>
            <w:r w:rsidRPr="002F32E7">
              <w:rPr>
                <w:sz w:val="20"/>
                <w:szCs w:val="18"/>
                <w:lang w:val="en-US"/>
              </w:rPr>
              <w:t>9%</w:t>
            </w:r>
          </w:p>
        </w:tc>
        <w:tc>
          <w:tcPr>
            <w:tcW w:w="0" w:type="auto"/>
          </w:tcPr>
          <w:p w14:paraId="6142355A" w14:textId="77777777" w:rsidR="000C6156" w:rsidRPr="002F32E7" w:rsidRDefault="000C6156" w:rsidP="00B95950">
            <w:pPr>
              <w:pStyle w:val="StyleRight0"/>
              <w:keepNext/>
              <w:rPr>
                <w:sz w:val="20"/>
                <w:szCs w:val="18"/>
                <w:lang w:val="en-US"/>
              </w:rPr>
            </w:pPr>
            <w:r w:rsidRPr="002F32E7">
              <w:rPr>
                <w:sz w:val="20"/>
                <w:szCs w:val="18"/>
                <w:lang w:val="en-US"/>
              </w:rPr>
              <w:t>6%</w:t>
            </w:r>
          </w:p>
        </w:tc>
        <w:tc>
          <w:tcPr>
            <w:tcW w:w="0" w:type="auto"/>
          </w:tcPr>
          <w:p w14:paraId="4405BB5A" w14:textId="77777777" w:rsidR="000C6156" w:rsidRPr="002F32E7" w:rsidRDefault="000C6156" w:rsidP="00B95950">
            <w:pPr>
              <w:pStyle w:val="StyleRight0"/>
              <w:keepNext/>
              <w:rPr>
                <w:sz w:val="20"/>
                <w:szCs w:val="18"/>
                <w:lang w:val="en-US"/>
              </w:rPr>
            </w:pPr>
            <w:r w:rsidRPr="002F32E7">
              <w:rPr>
                <w:sz w:val="20"/>
                <w:szCs w:val="18"/>
                <w:lang w:val="en-US"/>
              </w:rPr>
              <w:t>6%</w:t>
            </w:r>
          </w:p>
        </w:tc>
        <w:tc>
          <w:tcPr>
            <w:tcW w:w="0" w:type="auto"/>
          </w:tcPr>
          <w:p w14:paraId="2AF136A0" w14:textId="77777777" w:rsidR="000C6156" w:rsidRPr="002F32E7" w:rsidRDefault="000C6156" w:rsidP="00B95950">
            <w:pPr>
              <w:pStyle w:val="StyleRight0"/>
              <w:keepNext/>
              <w:rPr>
                <w:sz w:val="20"/>
                <w:szCs w:val="18"/>
                <w:lang w:val="en-US"/>
              </w:rPr>
            </w:pPr>
            <w:r w:rsidRPr="002F32E7">
              <w:rPr>
                <w:sz w:val="20"/>
                <w:szCs w:val="18"/>
                <w:lang w:val="en-US"/>
              </w:rPr>
              <w:t>5%</w:t>
            </w:r>
          </w:p>
        </w:tc>
        <w:tc>
          <w:tcPr>
            <w:tcW w:w="253" w:type="dxa"/>
          </w:tcPr>
          <w:p w14:paraId="02C9642E" w14:textId="77777777" w:rsidR="000C6156" w:rsidRPr="002F32E7" w:rsidRDefault="000C6156" w:rsidP="00B95950">
            <w:pPr>
              <w:pStyle w:val="StyleRight0"/>
              <w:keepNext/>
              <w:rPr>
                <w:sz w:val="20"/>
                <w:szCs w:val="18"/>
                <w:lang w:val="en-US"/>
              </w:rPr>
            </w:pPr>
            <w:r w:rsidRPr="002F32E7">
              <w:rPr>
                <w:sz w:val="20"/>
                <w:szCs w:val="18"/>
                <w:lang w:val="en-US"/>
              </w:rPr>
              <w:t>4%</w:t>
            </w:r>
          </w:p>
        </w:tc>
      </w:tr>
      <w:tr w:rsidR="000C6156" w:rsidRPr="00413282" w14:paraId="6CA4155F" w14:textId="77777777" w:rsidTr="002F32E7">
        <w:tc>
          <w:tcPr>
            <w:tcW w:w="1487" w:type="dxa"/>
          </w:tcPr>
          <w:p w14:paraId="56CF46ED" w14:textId="77777777" w:rsidR="000C6156" w:rsidRPr="002F32E7" w:rsidRDefault="000C6156" w:rsidP="00B95950">
            <w:pPr>
              <w:pStyle w:val="StyleRight0"/>
              <w:keepNext/>
              <w:rPr>
                <w:sz w:val="20"/>
                <w:szCs w:val="18"/>
                <w:lang w:val="en-US"/>
              </w:rPr>
            </w:pPr>
            <w:r w:rsidRPr="002F32E7">
              <w:rPr>
                <w:sz w:val="20"/>
                <w:szCs w:val="18"/>
                <w:lang w:val="en-US"/>
              </w:rPr>
              <w:t>Domestic</w:t>
            </w:r>
          </w:p>
        </w:tc>
        <w:tc>
          <w:tcPr>
            <w:tcW w:w="0" w:type="auto"/>
          </w:tcPr>
          <w:p w14:paraId="68E0DF1D" w14:textId="77777777" w:rsidR="000C6156" w:rsidRPr="002F32E7" w:rsidRDefault="000C6156" w:rsidP="00B95950">
            <w:pPr>
              <w:pStyle w:val="StyleRight0"/>
              <w:keepNext/>
              <w:rPr>
                <w:sz w:val="20"/>
                <w:szCs w:val="18"/>
                <w:lang w:val="en-US"/>
              </w:rPr>
            </w:pPr>
            <w:r w:rsidRPr="002F32E7">
              <w:rPr>
                <w:sz w:val="20"/>
                <w:szCs w:val="18"/>
                <w:lang w:val="en-US"/>
              </w:rPr>
              <w:t>6%</w:t>
            </w:r>
          </w:p>
        </w:tc>
        <w:tc>
          <w:tcPr>
            <w:tcW w:w="0" w:type="auto"/>
          </w:tcPr>
          <w:p w14:paraId="15DC38C0" w14:textId="77777777" w:rsidR="000C6156" w:rsidRPr="002F32E7" w:rsidRDefault="000C6156" w:rsidP="00B95950">
            <w:pPr>
              <w:pStyle w:val="StyleRight0"/>
              <w:keepNext/>
              <w:rPr>
                <w:sz w:val="20"/>
                <w:szCs w:val="18"/>
                <w:lang w:val="en-US"/>
              </w:rPr>
            </w:pPr>
            <w:r w:rsidRPr="002F32E7">
              <w:rPr>
                <w:sz w:val="20"/>
                <w:szCs w:val="18"/>
                <w:lang w:val="en-US"/>
              </w:rPr>
              <w:t>7%</w:t>
            </w:r>
          </w:p>
        </w:tc>
        <w:tc>
          <w:tcPr>
            <w:tcW w:w="0" w:type="auto"/>
          </w:tcPr>
          <w:p w14:paraId="3C79CFBA" w14:textId="77777777" w:rsidR="000C6156" w:rsidRPr="002F32E7" w:rsidRDefault="000C6156" w:rsidP="00B95950">
            <w:pPr>
              <w:pStyle w:val="StyleRight0"/>
              <w:keepNext/>
              <w:rPr>
                <w:sz w:val="20"/>
                <w:szCs w:val="18"/>
                <w:lang w:val="en-US"/>
              </w:rPr>
            </w:pPr>
            <w:r w:rsidRPr="002F32E7">
              <w:rPr>
                <w:sz w:val="20"/>
                <w:szCs w:val="18"/>
                <w:lang w:val="en-US"/>
              </w:rPr>
              <w:t>9%</w:t>
            </w:r>
          </w:p>
        </w:tc>
        <w:tc>
          <w:tcPr>
            <w:tcW w:w="0" w:type="auto"/>
          </w:tcPr>
          <w:p w14:paraId="2822F255" w14:textId="77777777" w:rsidR="000C6156" w:rsidRPr="002F32E7" w:rsidRDefault="000C6156" w:rsidP="00B95950">
            <w:pPr>
              <w:pStyle w:val="StyleRight0"/>
              <w:keepNext/>
              <w:rPr>
                <w:sz w:val="20"/>
                <w:szCs w:val="18"/>
                <w:lang w:val="en-US"/>
              </w:rPr>
            </w:pPr>
            <w:r w:rsidRPr="002F32E7">
              <w:rPr>
                <w:sz w:val="20"/>
                <w:szCs w:val="18"/>
                <w:lang w:val="en-US"/>
              </w:rPr>
              <w:t>9%</w:t>
            </w:r>
          </w:p>
        </w:tc>
        <w:tc>
          <w:tcPr>
            <w:tcW w:w="0" w:type="auto"/>
          </w:tcPr>
          <w:p w14:paraId="5FB75F99" w14:textId="77777777" w:rsidR="000C6156" w:rsidRPr="002F32E7" w:rsidRDefault="000C6156" w:rsidP="00B95950">
            <w:pPr>
              <w:pStyle w:val="StyleRight0"/>
              <w:keepNext/>
              <w:rPr>
                <w:sz w:val="20"/>
                <w:szCs w:val="18"/>
                <w:lang w:val="en-US"/>
              </w:rPr>
            </w:pPr>
            <w:r w:rsidRPr="002F32E7">
              <w:rPr>
                <w:sz w:val="20"/>
                <w:szCs w:val="18"/>
                <w:lang w:val="en-US"/>
              </w:rPr>
              <w:t>8%</w:t>
            </w:r>
          </w:p>
        </w:tc>
        <w:tc>
          <w:tcPr>
            <w:tcW w:w="0" w:type="auto"/>
          </w:tcPr>
          <w:p w14:paraId="18DB5DAE" w14:textId="77777777" w:rsidR="000C6156" w:rsidRPr="002F32E7" w:rsidRDefault="000C6156" w:rsidP="00B95950">
            <w:pPr>
              <w:pStyle w:val="StyleRight0"/>
              <w:keepNext/>
              <w:rPr>
                <w:sz w:val="20"/>
                <w:szCs w:val="18"/>
                <w:lang w:val="en-US"/>
              </w:rPr>
            </w:pPr>
            <w:r w:rsidRPr="002F32E7">
              <w:rPr>
                <w:sz w:val="20"/>
                <w:szCs w:val="18"/>
                <w:lang w:val="en-US"/>
              </w:rPr>
              <w:t>8%</w:t>
            </w:r>
          </w:p>
        </w:tc>
        <w:tc>
          <w:tcPr>
            <w:tcW w:w="0" w:type="auto"/>
          </w:tcPr>
          <w:p w14:paraId="32A5A1AC" w14:textId="77777777" w:rsidR="000C6156" w:rsidRPr="002F32E7" w:rsidRDefault="000C6156" w:rsidP="00B95950">
            <w:pPr>
              <w:pStyle w:val="StyleRight0"/>
              <w:keepNext/>
              <w:rPr>
                <w:sz w:val="20"/>
                <w:szCs w:val="18"/>
                <w:lang w:val="en-US"/>
              </w:rPr>
            </w:pPr>
            <w:r w:rsidRPr="002F32E7">
              <w:rPr>
                <w:sz w:val="20"/>
                <w:szCs w:val="18"/>
                <w:lang w:val="en-US"/>
              </w:rPr>
              <w:t>8%</w:t>
            </w:r>
          </w:p>
        </w:tc>
        <w:tc>
          <w:tcPr>
            <w:tcW w:w="0" w:type="auto"/>
          </w:tcPr>
          <w:p w14:paraId="17380593" w14:textId="77777777" w:rsidR="000C6156" w:rsidRPr="002F32E7" w:rsidRDefault="000C6156" w:rsidP="00B95950">
            <w:pPr>
              <w:pStyle w:val="StyleRight0"/>
              <w:keepNext/>
              <w:rPr>
                <w:sz w:val="20"/>
                <w:szCs w:val="18"/>
                <w:lang w:val="en-US"/>
              </w:rPr>
            </w:pPr>
            <w:r w:rsidRPr="002F32E7">
              <w:rPr>
                <w:sz w:val="20"/>
                <w:szCs w:val="18"/>
                <w:lang w:val="en-US"/>
              </w:rPr>
              <w:t>9%</w:t>
            </w:r>
          </w:p>
        </w:tc>
        <w:tc>
          <w:tcPr>
            <w:tcW w:w="0" w:type="auto"/>
          </w:tcPr>
          <w:p w14:paraId="5B3A93D2" w14:textId="77777777" w:rsidR="000C6156" w:rsidRPr="002F32E7" w:rsidRDefault="000C6156" w:rsidP="00B95950">
            <w:pPr>
              <w:pStyle w:val="StyleRight0"/>
              <w:keepNext/>
              <w:rPr>
                <w:sz w:val="20"/>
                <w:szCs w:val="18"/>
                <w:lang w:val="en-US"/>
              </w:rPr>
            </w:pPr>
            <w:r w:rsidRPr="002F32E7">
              <w:rPr>
                <w:sz w:val="20"/>
                <w:szCs w:val="18"/>
                <w:lang w:val="en-US"/>
              </w:rPr>
              <w:t>10%</w:t>
            </w:r>
          </w:p>
        </w:tc>
        <w:tc>
          <w:tcPr>
            <w:tcW w:w="0" w:type="auto"/>
          </w:tcPr>
          <w:p w14:paraId="7145BAB3" w14:textId="77777777" w:rsidR="000C6156" w:rsidRPr="002F32E7" w:rsidRDefault="000C6156" w:rsidP="00B95950">
            <w:pPr>
              <w:pStyle w:val="StyleRight0"/>
              <w:keepNext/>
              <w:rPr>
                <w:sz w:val="20"/>
                <w:szCs w:val="18"/>
                <w:lang w:val="en-US"/>
              </w:rPr>
            </w:pPr>
            <w:r w:rsidRPr="002F32E7">
              <w:rPr>
                <w:sz w:val="20"/>
                <w:szCs w:val="18"/>
                <w:lang w:val="en-US"/>
              </w:rPr>
              <w:t>10%</w:t>
            </w:r>
          </w:p>
        </w:tc>
        <w:tc>
          <w:tcPr>
            <w:tcW w:w="0" w:type="auto"/>
          </w:tcPr>
          <w:p w14:paraId="1B1855F2" w14:textId="77777777" w:rsidR="000C6156" w:rsidRPr="002F32E7" w:rsidRDefault="000C6156" w:rsidP="00B95950">
            <w:pPr>
              <w:pStyle w:val="StyleRight0"/>
              <w:keepNext/>
              <w:rPr>
                <w:sz w:val="20"/>
                <w:szCs w:val="18"/>
                <w:lang w:val="en-US"/>
              </w:rPr>
            </w:pPr>
            <w:r w:rsidRPr="002F32E7">
              <w:rPr>
                <w:sz w:val="20"/>
                <w:szCs w:val="18"/>
                <w:lang w:val="en-US"/>
              </w:rPr>
              <w:t>9%</w:t>
            </w:r>
          </w:p>
        </w:tc>
        <w:tc>
          <w:tcPr>
            <w:tcW w:w="253" w:type="dxa"/>
          </w:tcPr>
          <w:p w14:paraId="0FA5F491" w14:textId="77777777" w:rsidR="000C6156" w:rsidRPr="002F32E7" w:rsidRDefault="000C6156" w:rsidP="00B95950">
            <w:pPr>
              <w:pStyle w:val="StyleRight0"/>
              <w:keepNext/>
              <w:rPr>
                <w:sz w:val="20"/>
                <w:szCs w:val="18"/>
                <w:lang w:val="en-US"/>
              </w:rPr>
            </w:pPr>
            <w:r w:rsidRPr="002F32E7">
              <w:rPr>
                <w:sz w:val="20"/>
                <w:szCs w:val="18"/>
                <w:lang w:val="en-US"/>
              </w:rPr>
              <w:t>8%</w:t>
            </w:r>
          </w:p>
        </w:tc>
      </w:tr>
      <w:tr w:rsidR="000C6156" w:rsidRPr="00413282" w14:paraId="3E9AEE47" w14:textId="77777777" w:rsidTr="002F32E7">
        <w:tc>
          <w:tcPr>
            <w:tcW w:w="1487" w:type="dxa"/>
          </w:tcPr>
          <w:p w14:paraId="6DD4CE47" w14:textId="77777777" w:rsidR="000C6156" w:rsidRPr="002F32E7" w:rsidRDefault="000C6156" w:rsidP="00B95950">
            <w:pPr>
              <w:pStyle w:val="StyleRight0"/>
              <w:keepNext/>
              <w:rPr>
                <w:sz w:val="20"/>
                <w:szCs w:val="18"/>
                <w:lang w:val="en-US"/>
              </w:rPr>
            </w:pPr>
            <w:r w:rsidRPr="002F32E7">
              <w:rPr>
                <w:sz w:val="20"/>
                <w:szCs w:val="18"/>
                <w:lang w:val="en-US"/>
              </w:rPr>
              <w:t>Irrigation</w:t>
            </w:r>
          </w:p>
        </w:tc>
        <w:tc>
          <w:tcPr>
            <w:tcW w:w="0" w:type="auto"/>
          </w:tcPr>
          <w:p w14:paraId="17FA61DF" w14:textId="77777777" w:rsidR="000C6156" w:rsidRPr="002F32E7" w:rsidRDefault="000C6156" w:rsidP="00B95950">
            <w:pPr>
              <w:pStyle w:val="StyleRight0"/>
              <w:keepNext/>
              <w:rPr>
                <w:sz w:val="20"/>
                <w:szCs w:val="18"/>
                <w:lang w:val="en-US"/>
              </w:rPr>
            </w:pPr>
            <w:r w:rsidRPr="002F32E7">
              <w:rPr>
                <w:sz w:val="20"/>
                <w:szCs w:val="18"/>
                <w:lang w:val="en-US"/>
              </w:rPr>
              <w:t>7%</w:t>
            </w:r>
          </w:p>
        </w:tc>
        <w:tc>
          <w:tcPr>
            <w:tcW w:w="0" w:type="auto"/>
          </w:tcPr>
          <w:p w14:paraId="7B896706" w14:textId="77777777" w:rsidR="000C6156" w:rsidRPr="002F32E7" w:rsidRDefault="000C6156" w:rsidP="00B95950">
            <w:pPr>
              <w:pStyle w:val="StyleRight0"/>
              <w:keepNext/>
              <w:rPr>
                <w:sz w:val="20"/>
                <w:szCs w:val="18"/>
                <w:lang w:val="en-US"/>
              </w:rPr>
            </w:pPr>
            <w:r w:rsidRPr="002F32E7">
              <w:rPr>
                <w:sz w:val="20"/>
                <w:szCs w:val="18"/>
                <w:lang w:val="en-US"/>
              </w:rPr>
              <w:t>7%</w:t>
            </w:r>
          </w:p>
        </w:tc>
        <w:tc>
          <w:tcPr>
            <w:tcW w:w="0" w:type="auto"/>
          </w:tcPr>
          <w:p w14:paraId="6142482A" w14:textId="77777777" w:rsidR="000C6156" w:rsidRPr="002F32E7" w:rsidRDefault="000C6156" w:rsidP="00B95950">
            <w:pPr>
              <w:pStyle w:val="StyleRight0"/>
              <w:keepNext/>
              <w:rPr>
                <w:sz w:val="20"/>
                <w:szCs w:val="18"/>
                <w:lang w:val="en-US"/>
              </w:rPr>
            </w:pPr>
            <w:r w:rsidRPr="002F32E7">
              <w:rPr>
                <w:sz w:val="20"/>
                <w:szCs w:val="18"/>
                <w:lang w:val="en-US"/>
              </w:rPr>
              <w:t>7%</w:t>
            </w:r>
          </w:p>
        </w:tc>
        <w:tc>
          <w:tcPr>
            <w:tcW w:w="0" w:type="auto"/>
          </w:tcPr>
          <w:p w14:paraId="46D75E2E" w14:textId="77777777" w:rsidR="000C6156" w:rsidRPr="002F32E7" w:rsidRDefault="000C6156" w:rsidP="00B95950">
            <w:pPr>
              <w:pStyle w:val="StyleRight0"/>
              <w:keepNext/>
              <w:rPr>
                <w:sz w:val="20"/>
                <w:szCs w:val="18"/>
                <w:lang w:val="en-US"/>
              </w:rPr>
            </w:pPr>
            <w:r w:rsidRPr="002F32E7">
              <w:rPr>
                <w:sz w:val="20"/>
                <w:szCs w:val="18"/>
                <w:lang w:val="en-US"/>
              </w:rPr>
              <w:t>11%</w:t>
            </w:r>
          </w:p>
        </w:tc>
        <w:tc>
          <w:tcPr>
            <w:tcW w:w="0" w:type="auto"/>
          </w:tcPr>
          <w:p w14:paraId="4F44EC44" w14:textId="77777777" w:rsidR="000C6156" w:rsidRPr="002F32E7" w:rsidRDefault="000C6156" w:rsidP="00B95950">
            <w:pPr>
              <w:pStyle w:val="StyleRight0"/>
              <w:keepNext/>
              <w:rPr>
                <w:sz w:val="20"/>
                <w:szCs w:val="18"/>
                <w:lang w:val="en-US"/>
              </w:rPr>
            </w:pPr>
            <w:r w:rsidRPr="002F32E7">
              <w:rPr>
                <w:sz w:val="20"/>
                <w:szCs w:val="18"/>
                <w:lang w:val="en-US"/>
              </w:rPr>
              <w:t>9%</w:t>
            </w:r>
          </w:p>
        </w:tc>
        <w:tc>
          <w:tcPr>
            <w:tcW w:w="0" w:type="auto"/>
          </w:tcPr>
          <w:p w14:paraId="2228D993" w14:textId="77777777" w:rsidR="000C6156" w:rsidRPr="002F32E7" w:rsidRDefault="000C6156" w:rsidP="00B95950">
            <w:pPr>
              <w:pStyle w:val="StyleRight0"/>
              <w:keepNext/>
              <w:rPr>
                <w:sz w:val="20"/>
                <w:szCs w:val="18"/>
                <w:lang w:val="en-US"/>
              </w:rPr>
            </w:pPr>
            <w:r w:rsidRPr="002F32E7">
              <w:rPr>
                <w:sz w:val="20"/>
                <w:szCs w:val="18"/>
                <w:lang w:val="en-US"/>
              </w:rPr>
              <w:t>9%</w:t>
            </w:r>
          </w:p>
        </w:tc>
        <w:tc>
          <w:tcPr>
            <w:tcW w:w="0" w:type="auto"/>
          </w:tcPr>
          <w:p w14:paraId="142FB352" w14:textId="77777777" w:rsidR="000C6156" w:rsidRPr="002F32E7" w:rsidRDefault="000C6156" w:rsidP="00B95950">
            <w:pPr>
              <w:pStyle w:val="StyleRight0"/>
              <w:keepNext/>
              <w:rPr>
                <w:sz w:val="20"/>
                <w:szCs w:val="18"/>
                <w:lang w:val="en-US"/>
              </w:rPr>
            </w:pPr>
            <w:r w:rsidRPr="002F32E7">
              <w:rPr>
                <w:sz w:val="20"/>
                <w:szCs w:val="18"/>
                <w:lang w:val="en-US"/>
              </w:rPr>
              <w:t>8%</w:t>
            </w:r>
          </w:p>
        </w:tc>
        <w:tc>
          <w:tcPr>
            <w:tcW w:w="0" w:type="auto"/>
          </w:tcPr>
          <w:p w14:paraId="04FF1F3E" w14:textId="77777777" w:rsidR="000C6156" w:rsidRPr="002F32E7" w:rsidRDefault="000C6156" w:rsidP="00B95950">
            <w:pPr>
              <w:pStyle w:val="StyleRight0"/>
              <w:keepNext/>
              <w:rPr>
                <w:sz w:val="20"/>
                <w:szCs w:val="18"/>
                <w:lang w:val="en-US"/>
              </w:rPr>
            </w:pPr>
            <w:r w:rsidRPr="002F32E7">
              <w:rPr>
                <w:sz w:val="20"/>
                <w:szCs w:val="18"/>
                <w:lang w:val="en-US"/>
              </w:rPr>
              <w:t>9%</w:t>
            </w:r>
          </w:p>
        </w:tc>
        <w:tc>
          <w:tcPr>
            <w:tcW w:w="0" w:type="auto"/>
          </w:tcPr>
          <w:p w14:paraId="4A5E47D1" w14:textId="77777777" w:rsidR="000C6156" w:rsidRPr="002F32E7" w:rsidRDefault="000C6156" w:rsidP="00B95950">
            <w:pPr>
              <w:pStyle w:val="StyleRight0"/>
              <w:keepNext/>
              <w:rPr>
                <w:sz w:val="20"/>
                <w:szCs w:val="18"/>
                <w:lang w:val="en-US"/>
              </w:rPr>
            </w:pPr>
            <w:r w:rsidRPr="002F32E7">
              <w:rPr>
                <w:sz w:val="20"/>
                <w:szCs w:val="18"/>
                <w:lang w:val="en-US"/>
              </w:rPr>
              <w:t>9%</w:t>
            </w:r>
          </w:p>
        </w:tc>
        <w:tc>
          <w:tcPr>
            <w:tcW w:w="0" w:type="auto"/>
          </w:tcPr>
          <w:p w14:paraId="1DF602E8" w14:textId="77777777" w:rsidR="000C6156" w:rsidRPr="002F32E7" w:rsidRDefault="000C6156" w:rsidP="00B95950">
            <w:pPr>
              <w:pStyle w:val="StyleRight0"/>
              <w:keepNext/>
              <w:rPr>
                <w:sz w:val="20"/>
                <w:szCs w:val="18"/>
                <w:lang w:val="en-US"/>
              </w:rPr>
            </w:pPr>
            <w:r w:rsidRPr="002F32E7">
              <w:rPr>
                <w:sz w:val="20"/>
                <w:szCs w:val="18"/>
                <w:lang w:val="en-US"/>
              </w:rPr>
              <w:t>9%</w:t>
            </w:r>
          </w:p>
        </w:tc>
        <w:tc>
          <w:tcPr>
            <w:tcW w:w="0" w:type="auto"/>
          </w:tcPr>
          <w:p w14:paraId="01DA39EE" w14:textId="77777777" w:rsidR="000C6156" w:rsidRPr="002F32E7" w:rsidRDefault="000C6156" w:rsidP="00B95950">
            <w:pPr>
              <w:pStyle w:val="StyleRight0"/>
              <w:keepNext/>
              <w:rPr>
                <w:sz w:val="20"/>
                <w:szCs w:val="18"/>
                <w:lang w:val="en-US"/>
              </w:rPr>
            </w:pPr>
            <w:r w:rsidRPr="002F32E7">
              <w:rPr>
                <w:sz w:val="20"/>
                <w:szCs w:val="18"/>
                <w:lang w:val="en-US"/>
              </w:rPr>
              <w:t>8%</w:t>
            </w:r>
          </w:p>
        </w:tc>
        <w:tc>
          <w:tcPr>
            <w:tcW w:w="253" w:type="dxa"/>
          </w:tcPr>
          <w:p w14:paraId="2BED030E" w14:textId="77777777" w:rsidR="000C6156" w:rsidRPr="002F32E7" w:rsidRDefault="000C6156" w:rsidP="00B95950">
            <w:pPr>
              <w:pStyle w:val="StyleRight0"/>
              <w:keepNext/>
              <w:rPr>
                <w:sz w:val="20"/>
                <w:szCs w:val="18"/>
                <w:lang w:val="en-US"/>
              </w:rPr>
            </w:pPr>
            <w:r w:rsidRPr="002F32E7">
              <w:rPr>
                <w:sz w:val="20"/>
                <w:szCs w:val="18"/>
                <w:lang w:val="en-US"/>
              </w:rPr>
              <w:t>7%</w:t>
            </w:r>
          </w:p>
        </w:tc>
      </w:tr>
      <w:tr w:rsidR="000C6156" w:rsidRPr="00413282" w14:paraId="5B984D62" w14:textId="77777777" w:rsidTr="002F32E7">
        <w:tc>
          <w:tcPr>
            <w:tcW w:w="1487" w:type="dxa"/>
          </w:tcPr>
          <w:p w14:paraId="58B4017E" w14:textId="77777777" w:rsidR="000C6156" w:rsidRPr="002F32E7" w:rsidRDefault="000C6156" w:rsidP="00B95950">
            <w:pPr>
              <w:pStyle w:val="StyleRight0"/>
              <w:keepNext/>
              <w:rPr>
                <w:sz w:val="20"/>
                <w:szCs w:val="18"/>
                <w:lang w:val="en-US"/>
              </w:rPr>
            </w:pPr>
            <w:r w:rsidRPr="002F32E7">
              <w:rPr>
                <w:sz w:val="20"/>
                <w:szCs w:val="18"/>
                <w:lang w:val="en-US"/>
              </w:rPr>
              <w:t>Recreation</w:t>
            </w:r>
          </w:p>
        </w:tc>
        <w:tc>
          <w:tcPr>
            <w:tcW w:w="0" w:type="auto"/>
          </w:tcPr>
          <w:p w14:paraId="0CAA279A" w14:textId="77777777" w:rsidR="000C6156" w:rsidRPr="002F32E7" w:rsidRDefault="000C6156" w:rsidP="00B95950">
            <w:pPr>
              <w:pStyle w:val="StyleRight0"/>
              <w:keepNext/>
              <w:rPr>
                <w:sz w:val="20"/>
                <w:szCs w:val="18"/>
                <w:lang w:val="en-US"/>
              </w:rPr>
            </w:pPr>
            <w:r w:rsidRPr="002F32E7">
              <w:rPr>
                <w:sz w:val="20"/>
                <w:szCs w:val="18"/>
                <w:lang w:val="en-US"/>
              </w:rPr>
              <w:t>7%</w:t>
            </w:r>
          </w:p>
        </w:tc>
        <w:tc>
          <w:tcPr>
            <w:tcW w:w="0" w:type="auto"/>
          </w:tcPr>
          <w:p w14:paraId="76BDF6D7" w14:textId="77777777" w:rsidR="000C6156" w:rsidRPr="002F32E7" w:rsidRDefault="000C6156" w:rsidP="00B95950">
            <w:pPr>
              <w:pStyle w:val="StyleRight0"/>
              <w:keepNext/>
              <w:rPr>
                <w:sz w:val="20"/>
                <w:szCs w:val="18"/>
                <w:lang w:val="en-US"/>
              </w:rPr>
            </w:pPr>
            <w:r w:rsidRPr="002F32E7">
              <w:rPr>
                <w:sz w:val="20"/>
                <w:szCs w:val="18"/>
                <w:lang w:val="en-US"/>
              </w:rPr>
              <w:t>5%</w:t>
            </w:r>
          </w:p>
        </w:tc>
        <w:tc>
          <w:tcPr>
            <w:tcW w:w="0" w:type="auto"/>
          </w:tcPr>
          <w:p w14:paraId="70B38346" w14:textId="77777777" w:rsidR="000C6156" w:rsidRPr="002F32E7" w:rsidRDefault="000C6156" w:rsidP="00B95950">
            <w:pPr>
              <w:pStyle w:val="StyleRight0"/>
              <w:keepNext/>
              <w:rPr>
                <w:sz w:val="20"/>
                <w:szCs w:val="18"/>
                <w:lang w:val="en-US"/>
              </w:rPr>
            </w:pPr>
            <w:r w:rsidRPr="002F32E7">
              <w:rPr>
                <w:sz w:val="20"/>
                <w:szCs w:val="18"/>
                <w:lang w:val="en-US"/>
              </w:rPr>
              <w:t>7%</w:t>
            </w:r>
          </w:p>
        </w:tc>
        <w:tc>
          <w:tcPr>
            <w:tcW w:w="0" w:type="auto"/>
          </w:tcPr>
          <w:p w14:paraId="31C0074C" w14:textId="77777777" w:rsidR="000C6156" w:rsidRPr="002F32E7" w:rsidRDefault="000C6156" w:rsidP="00B95950">
            <w:pPr>
              <w:pStyle w:val="StyleRight0"/>
              <w:keepNext/>
              <w:rPr>
                <w:sz w:val="20"/>
                <w:szCs w:val="18"/>
                <w:lang w:val="en-US"/>
              </w:rPr>
            </w:pPr>
            <w:r w:rsidRPr="002F32E7">
              <w:rPr>
                <w:sz w:val="20"/>
                <w:szCs w:val="18"/>
                <w:lang w:val="en-US"/>
              </w:rPr>
              <w:t>5%</w:t>
            </w:r>
          </w:p>
        </w:tc>
        <w:tc>
          <w:tcPr>
            <w:tcW w:w="0" w:type="auto"/>
          </w:tcPr>
          <w:p w14:paraId="2EE4B39F" w14:textId="77777777" w:rsidR="000C6156" w:rsidRPr="002F32E7" w:rsidRDefault="000C6156" w:rsidP="00B95950">
            <w:pPr>
              <w:pStyle w:val="StyleRight0"/>
              <w:keepNext/>
              <w:rPr>
                <w:sz w:val="20"/>
                <w:szCs w:val="18"/>
                <w:lang w:val="en-US"/>
              </w:rPr>
            </w:pPr>
            <w:r w:rsidRPr="002F32E7">
              <w:rPr>
                <w:sz w:val="20"/>
                <w:szCs w:val="18"/>
                <w:lang w:val="en-US"/>
              </w:rPr>
              <w:t>5%</w:t>
            </w:r>
          </w:p>
        </w:tc>
        <w:tc>
          <w:tcPr>
            <w:tcW w:w="0" w:type="auto"/>
          </w:tcPr>
          <w:p w14:paraId="16CB9968" w14:textId="77777777" w:rsidR="000C6156" w:rsidRPr="002F32E7" w:rsidRDefault="000C6156" w:rsidP="00B95950">
            <w:pPr>
              <w:pStyle w:val="StyleRight0"/>
              <w:keepNext/>
              <w:rPr>
                <w:sz w:val="20"/>
                <w:szCs w:val="18"/>
                <w:lang w:val="en-US"/>
              </w:rPr>
            </w:pPr>
            <w:r w:rsidRPr="002F32E7">
              <w:rPr>
                <w:sz w:val="20"/>
                <w:szCs w:val="18"/>
                <w:lang w:val="en-US"/>
              </w:rPr>
              <w:t>5%</w:t>
            </w:r>
          </w:p>
        </w:tc>
        <w:tc>
          <w:tcPr>
            <w:tcW w:w="0" w:type="auto"/>
          </w:tcPr>
          <w:p w14:paraId="1BC8D891" w14:textId="77777777" w:rsidR="000C6156" w:rsidRPr="002F32E7" w:rsidRDefault="000C6156" w:rsidP="00B95950">
            <w:pPr>
              <w:pStyle w:val="StyleRight0"/>
              <w:keepNext/>
              <w:rPr>
                <w:sz w:val="20"/>
                <w:szCs w:val="18"/>
                <w:lang w:val="en-US"/>
              </w:rPr>
            </w:pPr>
            <w:r w:rsidRPr="002F32E7">
              <w:rPr>
                <w:sz w:val="20"/>
                <w:szCs w:val="18"/>
                <w:lang w:val="en-US"/>
              </w:rPr>
              <w:t>6%</w:t>
            </w:r>
          </w:p>
        </w:tc>
        <w:tc>
          <w:tcPr>
            <w:tcW w:w="0" w:type="auto"/>
          </w:tcPr>
          <w:p w14:paraId="0328E57B" w14:textId="77777777" w:rsidR="000C6156" w:rsidRPr="002F32E7" w:rsidRDefault="000C6156" w:rsidP="00B95950">
            <w:pPr>
              <w:pStyle w:val="StyleRight0"/>
              <w:keepNext/>
              <w:rPr>
                <w:sz w:val="20"/>
                <w:szCs w:val="18"/>
                <w:lang w:val="en-US"/>
              </w:rPr>
            </w:pPr>
            <w:r w:rsidRPr="002F32E7">
              <w:rPr>
                <w:sz w:val="20"/>
                <w:szCs w:val="18"/>
                <w:lang w:val="en-US"/>
              </w:rPr>
              <w:t>12%</w:t>
            </w:r>
          </w:p>
        </w:tc>
        <w:tc>
          <w:tcPr>
            <w:tcW w:w="0" w:type="auto"/>
          </w:tcPr>
          <w:p w14:paraId="52F85901" w14:textId="77777777" w:rsidR="000C6156" w:rsidRPr="002F32E7" w:rsidRDefault="000C6156" w:rsidP="00B95950">
            <w:pPr>
              <w:pStyle w:val="StyleRight0"/>
              <w:keepNext/>
              <w:rPr>
                <w:sz w:val="20"/>
                <w:szCs w:val="18"/>
                <w:lang w:val="en-US"/>
              </w:rPr>
            </w:pPr>
            <w:r w:rsidRPr="002F32E7">
              <w:rPr>
                <w:sz w:val="20"/>
                <w:szCs w:val="18"/>
                <w:lang w:val="en-US"/>
              </w:rPr>
              <w:t>14%</w:t>
            </w:r>
          </w:p>
        </w:tc>
        <w:tc>
          <w:tcPr>
            <w:tcW w:w="0" w:type="auto"/>
          </w:tcPr>
          <w:p w14:paraId="1C7B537C" w14:textId="77777777" w:rsidR="000C6156" w:rsidRPr="002F32E7" w:rsidRDefault="000C6156" w:rsidP="00B95950">
            <w:pPr>
              <w:pStyle w:val="StyleRight0"/>
              <w:keepNext/>
              <w:rPr>
                <w:sz w:val="20"/>
                <w:szCs w:val="18"/>
                <w:lang w:val="en-US"/>
              </w:rPr>
            </w:pPr>
            <w:r w:rsidRPr="002F32E7">
              <w:rPr>
                <w:sz w:val="20"/>
                <w:szCs w:val="18"/>
                <w:lang w:val="en-US"/>
              </w:rPr>
              <w:t>14%</w:t>
            </w:r>
          </w:p>
        </w:tc>
        <w:tc>
          <w:tcPr>
            <w:tcW w:w="0" w:type="auto"/>
          </w:tcPr>
          <w:p w14:paraId="423E778A" w14:textId="77777777" w:rsidR="000C6156" w:rsidRPr="002F32E7" w:rsidRDefault="000C6156" w:rsidP="00B95950">
            <w:pPr>
              <w:pStyle w:val="StyleRight0"/>
              <w:keepNext/>
              <w:rPr>
                <w:sz w:val="20"/>
                <w:szCs w:val="18"/>
                <w:lang w:val="en-US"/>
              </w:rPr>
            </w:pPr>
            <w:r w:rsidRPr="002F32E7">
              <w:rPr>
                <w:sz w:val="20"/>
                <w:szCs w:val="18"/>
                <w:lang w:val="en-US"/>
              </w:rPr>
              <w:t>12%</w:t>
            </w:r>
          </w:p>
        </w:tc>
        <w:tc>
          <w:tcPr>
            <w:tcW w:w="253" w:type="dxa"/>
          </w:tcPr>
          <w:p w14:paraId="717CCB83" w14:textId="77777777" w:rsidR="000C6156" w:rsidRPr="002F32E7" w:rsidRDefault="000C6156" w:rsidP="00B95950">
            <w:pPr>
              <w:pStyle w:val="StyleRight0"/>
              <w:keepNext/>
              <w:rPr>
                <w:sz w:val="20"/>
                <w:szCs w:val="18"/>
                <w:lang w:val="en-US"/>
              </w:rPr>
            </w:pPr>
            <w:r w:rsidRPr="002F32E7">
              <w:rPr>
                <w:sz w:val="20"/>
                <w:szCs w:val="18"/>
                <w:lang w:val="en-US"/>
              </w:rPr>
              <w:t>7%</w:t>
            </w:r>
          </w:p>
        </w:tc>
      </w:tr>
      <w:tr w:rsidR="000C6156" w:rsidRPr="00413282" w14:paraId="708C5A17" w14:textId="77777777" w:rsidTr="002F32E7">
        <w:tc>
          <w:tcPr>
            <w:tcW w:w="1487" w:type="dxa"/>
          </w:tcPr>
          <w:p w14:paraId="7CDD9EE9" w14:textId="77777777" w:rsidR="000C6156" w:rsidRPr="002F32E7" w:rsidRDefault="000C6156" w:rsidP="00B95950">
            <w:pPr>
              <w:pStyle w:val="StyleRight0"/>
              <w:rPr>
                <w:sz w:val="20"/>
                <w:szCs w:val="18"/>
                <w:lang w:val="en-US"/>
              </w:rPr>
            </w:pPr>
            <w:r w:rsidRPr="002F32E7">
              <w:rPr>
                <w:sz w:val="20"/>
                <w:szCs w:val="18"/>
                <w:lang w:val="en-US"/>
              </w:rPr>
              <w:t>Stockwatering</w:t>
            </w:r>
          </w:p>
        </w:tc>
        <w:tc>
          <w:tcPr>
            <w:tcW w:w="0" w:type="auto"/>
          </w:tcPr>
          <w:p w14:paraId="5D264994" w14:textId="77777777" w:rsidR="000C6156" w:rsidRPr="002F32E7" w:rsidRDefault="000C6156" w:rsidP="00B95950">
            <w:pPr>
              <w:pStyle w:val="StyleRight0"/>
              <w:rPr>
                <w:sz w:val="20"/>
                <w:szCs w:val="18"/>
                <w:lang w:val="en-US"/>
              </w:rPr>
            </w:pPr>
            <w:r w:rsidRPr="002F32E7">
              <w:rPr>
                <w:sz w:val="20"/>
                <w:szCs w:val="18"/>
                <w:lang w:val="en-US"/>
              </w:rPr>
              <w:t>10%</w:t>
            </w:r>
          </w:p>
        </w:tc>
        <w:tc>
          <w:tcPr>
            <w:tcW w:w="0" w:type="auto"/>
          </w:tcPr>
          <w:p w14:paraId="20E19333" w14:textId="77777777" w:rsidR="000C6156" w:rsidRPr="002F32E7" w:rsidRDefault="000C6156" w:rsidP="00B95950">
            <w:pPr>
              <w:pStyle w:val="StyleRight0"/>
              <w:rPr>
                <w:sz w:val="20"/>
                <w:szCs w:val="18"/>
                <w:lang w:val="en-US"/>
              </w:rPr>
            </w:pPr>
            <w:r w:rsidRPr="002F32E7">
              <w:rPr>
                <w:sz w:val="20"/>
                <w:szCs w:val="18"/>
                <w:lang w:val="en-US"/>
              </w:rPr>
              <w:t>13%</w:t>
            </w:r>
          </w:p>
        </w:tc>
        <w:tc>
          <w:tcPr>
            <w:tcW w:w="0" w:type="auto"/>
          </w:tcPr>
          <w:p w14:paraId="08D8DC9A" w14:textId="77777777" w:rsidR="000C6156" w:rsidRPr="002F32E7" w:rsidRDefault="000C6156" w:rsidP="00B95950">
            <w:pPr>
              <w:pStyle w:val="StyleRight0"/>
              <w:rPr>
                <w:sz w:val="20"/>
                <w:szCs w:val="18"/>
                <w:lang w:val="en-US"/>
              </w:rPr>
            </w:pPr>
            <w:r w:rsidRPr="002F32E7">
              <w:rPr>
                <w:sz w:val="20"/>
                <w:szCs w:val="18"/>
                <w:lang w:val="en-US"/>
              </w:rPr>
              <w:t>13%</w:t>
            </w:r>
          </w:p>
        </w:tc>
        <w:tc>
          <w:tcPr>
            <w:tcW w:w="0" w:type="auto"/>
          </w:tcPr>
          <w:p w14:paraId="0293C7F5" w14:textId="77777777" w:rsidR="000C6156" w:rsidRPr="002F32E7" w:rsidRDefault="000C6156" w:rsidP="00B95950">
            <w:pPr>
              <w:pStyle w:val="StyleRight0"/>
              <w:rPr>
                <w:sz w:val="20"/>
                <w:szCs w:val="18"/>
                <w:lang w:val="en-US"/>
              </w:rPr>
            </w:pPr>
            <w:r w:rsidRPr="002F32E7">
              <w:rPr>
                <w:sz w:val="20"/>
                <w:szCs w:val="18"/>
                <w:lang w:val="en-US"/>
              </w:rPr>
              <w:t>9%</w:t>
            </w:r>
          </w:p>
        </w:tc>
        <w:tc>
          <w:tcPr>
            <w:tcW w:w="0" w:type="auto"/>
          </w:tcPr>
          <w:p w14:paraId="7A6AA478" w14:textId="77777777" w:rsidR="000C6156" w:rsidRPr="002F32E7" w:rsidRDefault="000C6156" w:rsidP="00B95950">
            <w:pPr>
              <w:pStyle w:val="StyleRight0"/>
              <w:rPr>
                <w:sz w:val="20"/>
                <w:szCs w:val="18"/>
                <w:lang w:val="en-US"/>
              </w:rPr>
            </w:pPr>
            <w:r w:rsidRPr="002F32E7">
              <w:rPr>
                <w:sz w:val="20"/>
                <w:szCs w:val="18"/>
                <w:lang w:val="en-US"/>
              </w:rPr>
              <w:t>9%</w:t>
            </w:r>
          </w:p>
        </w:tc>
        <w:tc>
          <w:tcPr>
            <w:tcW w:w="0" w:type="auto"/>
          </w:tcPr>
          <w:p w14:paraId="68347EB6" w14:textId="77777777" w:rsidR="000C6156" w:rsidRPr="002F32E7" w:rsidRDefault="000C6156" w:rsidP="00B95950">
            <w:pPr>
              <w:pStyle w:val="StyleRight0"/>
              <w:rPr>
                <w:sz w:val="20"/>
                <w:szCs w:val="18"/>
                <w:lang w:val="en-US"/>
              </w:rPr>
            </w:pPr>
            <w:r w:rsidRPr="002F32E7">
              <w:rPr>
                <w:sz w:val="20"/>
                <w:szCs w:val="18"/>
                <w:lang w:val="en-US"/>
              </w:rPr>
              <w:t>8%</w:t>
            </w:r>
          </w:p>
        </w:tc>
        <w:tc>
          <w:tcPr>
            <w:tcW w:w="0" w:type="auto"/>
          </w:tcPr>
          <w:p w14:paraId="40EE0B45" w14:textId="77777777" w:rsidR="000C6156" w:rsidRPr="002F32E7" w:rsidRDefault="000C6156" w:rsidP="00B95950">
            <w:pPr>
              <w:pStyle w:val="StyleRight0"/>
              <w:rPr>
                <w:sz w:val="20"/>
                <w:szCs w:val="18"/>
                <w:lang w:val="en-US"/>
              </w:rPr>
            </w:pPr>
            <w:r w:rsidRPr="002F32E7">
              <w:rPr>
                <w:sz w:val="20"/>
                <w:szCs w:val="18"/>
                <w:lang w:val="en-US"/>
              </w:rPr>
              <w:t>5%</w:t>
            </w:r>
          </w:p>
        </w:tc>
        <w:tc>
          <w:tcPr>
            <w:tcW w:w="0" w:type="auto"/>
          </w:tcPr>
          <w:p w14:paraId="07333946" w14:textId="77777777" w:rsidR="000C6156" w:rsidRPr="002F32E7" w:rsidRDefault="000C6156" w:rsidP="00B95950">
            <w:pPr>
              <w:pStyle w:val="StyleRight0"/>
              <w:rPr>
                <w:sz w:val="20"/>
                <w:szCs w:val="18"/>
                <w:lang w:val="en-US"/>
              </w:rPr>
            </w:pPr>
            <w:r w:rsidRPr="002F32E7">
              <w:rPr>
                <w:sz w:val="20"/>
                <w:szCs w:val="18"/>
                <w:lang w:val="en-US"/>
              </w:rPr>
              <w:t>5%</w:t>
            </w:r>
          </w:p>
        </w:tc>
        <w:tc>
          <w:tcPr>
            <w:tcW w:w="0" w:type="auto"/>
          </w:tcPr>
          <w:p w14:paraId="5328F8C9" w14:textId="77777777" w:rsidR="000C6156" w:rsidRPr="002F32E7" w:rsidRDefault="000C6156" w:rsidP="00B95950">
            <w:pPr>
              <w:pStyle w:val="StyleRight0"/>
              <w:rPr>
                <w:sz w:val="20"/>
                <w:szCs w:val="18"/>
                <w:lang w:val="en-US"/>
              </w:rPr>
            </w:pPr>
            <w:r w:rsidRPr="002F32E7">
              <w:rPr>
                <w:sz w:val="20"/>
                <w:szCs w:val="18"/>
                <w:lang w:val="en-US"/>
              </w:rPr>
              <w:t>7%</w:t>
            </w:r>
          </w:p>
        </w:tc>
        <w:tc>
          <w:tcPr>
            <w:tcW w:w="0" w:type="auto"/>
          </w:tcPr>
          <w:p w14:paraId="65DD265C" w14:textId="77777777" w:rsidR="000C6156" w:rsidRPr="002F32E7" w:rsidRDefault="000C6156" w:rsidP="00B95950">
            <w:pPr>
              <w:pStyle w:val="StyleRight0"/>
              <w:rPr>
                <w:sz w:val="20"/>
                <w:szCs w:val="18"/>
                <w:lang w:val="en-US"/>
              </w:rPr>
            </w:pPr>
            <w:r w:rsidRPr="002F32E7">
              <w:rPr>
                <w:sz w:val="20"/>
                <w:szCs w:val="18"/>
                <w:lang w:val="en-US"/>
              </w:rPr>
              <w:t>7%</w:t>
            </w:r>
          </w:p>
        </w:tc>
        <w:tc>
          <w:tcPr>
            <w:tcW w:w="0" w:type="auto"/>
          </w:tcPr>
          <w:p w14:paraId="70159479" w14:textId="77777777" w:rsidR="000C6156" w:rsidRPr="002F32E7" w:rsidRDefault="000C6156" w:rsidP="00B95950">
            <w:pPr>
              <w:pStyle w:val="StyleRight0"/>
              <w:rPr>
                <w:sz w:val="20"/>
                <w:szCs w:val="18"/>
                <w:lang w:val="en-US"/>
              </w:rPr>
            </w:pPr>
            <w:r w:rsidRPr="002F32E7">
              <w:rPr>
                <w:sz w:val="20"/>
                <w:szCs w:val="18"/>
                <w:lang w:val="en-US"/>
              </w:rPr>
              <w:t>7%</w:t>
            </w:r>
          </w:p>
        </w:tc>
        <w:tc>
          <w:tcPr>
            <w:tcW w:w="253" w:type="dxa"/>
          </w:tcPr>
          <w:p w14:paraId="06EDEC3B" w14:textId="77777777" w:rsidR="000C6156" w:rsidRPr="002F32E7" w:rsidRDefault="000C6156" w:rsidP="00B95950">
            <w:pPr>
              <w:pStyle w:val="StyleRight0"/>
              <w:rPr>
                <w:sz w:val="20"/>
                <w:szCs w:val="18"/>
                <w:lang w:val="en-US"/>
              </w:rPr>
            </w:pPr>
            <w:r w:rsidRPr="002F32E7">
              <w:rPr>
                <w:sz w:val="20"/>
                <w:szCs w:val="18"/>
                <w:lang w:val="en-US"/>
              </w:rPr>
              <w:t>7%</w:t>
            </w:r>
          </w:p>
        </w:tc>
      </w:tr>
    </w:tbl>
    <w:p w14:paraId="65B0A521" w14:textId="77777777" w:rsidR="002F32E7" w:rsidRDefault="002F32E7" w:rsidP="00F04BCD">
      <w:pPr>
        <w:rPr>
          <w:lang w:val="en-US"/>
        </w:rPr>
      </w:pPr>
    </w:p>
    <w:p w14:paraId="433C2322" w14:textId="14143136" w:rsidR="00F04BCD" w:rsidRPr="00413282" w:rsidRDefault="00F04BCD" w:rsidP="00F04BCD">
      <w:pPr>
        <w:rPr>
          <w:lang w:val="en-US"/>
        </w:rPr>
      </w:pPr>
      <w:bookmarkStart w:id="258" w:name="_Hlk62141151"/>
      <w:r w:rsidRPr="00413282">
        <w:rPr>
          <w:lang w:val="en-US"/>
        </w:rPr>
        <w:t>The average monthly reported DT distributions were determined by the following process:</w:t>
      </w:r>
    </w:p>
    <w:p w14:paraId="751C9807" w14:textId="3EC4E83F" w:rsidR="00F04BCD" w:rsidRPr="00413282" w:rsidRDefault="00F04BCD" w:rsidP="00787946">
      <w:pPr>
        <w:pStyle w:val="ListParagraph"/>
        <w:numPr>
          <w:ilvl w:val="0"/>
          <w:numId w:val="10"/>
        </w:numPr>
        <w:rPr>
          <w:lang w:val="en-US"/>
        </w:rPr>
      </w:pPr>
      <w:r w:rsidRPr="00413282">
        <w:rPr>
          <w:lang w:val="en-US"/>
        </w:rPr>
        <w:t xml:space="preserve">All the applications with non-zero annual reported DT were binned for each BU </w:t>
      </w:r>
      <w:r w:rsidR="002F32E7">
        <w:rPr>
          <w:lang w:val="en-US"/>
        </w:rPr>
        <w:t>g</w:t>
      </w:r>
      <w:r w:rsidRPr="00413282">
        <w:rPr>
          <w:lang w:val="en-US"/>
        </w:rPr>
        <w:t xml:space="preserve">roup. </w:t>
      </w:r>
    </w:p>
    <w:p w14:paraId="65014C16" w14:textId="50CB55D1" w:rsidR="00F04BCD" w:rsidRPr="00413282" w:rsidRDefault="00413282" w:rsidP="001B5844">
      <w:pPr>
        <w:pStyle w:val="ListParagraph"/>
        <w:rPr>
          <w:lang w:val="en-US"/>
        </w:rPr>
      </w:pPr>
      <w:r w:rsidRPr="00413282">
        <w:rPr>
          <w:lang w:val="en-US"/>
        </w:rPr>
        <w:t>O</w:t>
      </w:r>
      <w:r w:rsidR="00F04BCD" w:rsidRPr="00413282">
        <w:rPr>
          <w:lang w:val="en-US"/>
        </w:rPr>
        <w:t>utlier applications were removed.</w:t>
      </w:r>
      <w:r w:rsidR="006E6EA6" w:rsidRPr="0006405B">
        <w:rPr>
          <w:rStyle w:val="FootnoteReference"/>
          <w:lang w:val="en-US"/>
        </w:rPr>
        <w:footnoteReference w:id="9"/>
      </w:r>
    </w:p>
    <w:p w14:paraId="7DD0D875" w14:textId="7EB896EA" w:rsidR="00F04BCD" w:rsidRPr="00413282" w:rsidRDefault="00F04BCD">
      <w:pPr>
        <w:pStyle w:val="ListParagraph"/>
        <w:rPr>
          <w:lang w:val="en-US"/>
        </w:rPr>
      </w:pPr>
      <w:r w:rsidRPr="00413282">
        <w:rPr>
          <w:lang w:val="en-US"/>
        </w:rPr>
        <w:t xml:space="preserve">The mean reported DT for each month for each BU </w:t>
      </w:r>
      <w:r w:rsidR="002F32E7">
        <w:rPr>
          <w:lang w:val="en-US"/>
        </w:rPr>
        <w:t>g</w:t>
      </w:r>
      <w:r w:rsidRPr="00413282">
        <w:rPr>
          <w:lang w:val="en-US"/>
        </w:rPr>
        <w:t>roup was calculated.</w:t>
      </w:r>
    </w:p>
    <w:p w14:paraId="1BD2E918" w14:textId="3982A396" w:rsidR="00F04BCD" w:rsidRPr="00413282" w:rsidRDefault="00F04BCD" w:rsidP="000C6156">
      <w:pPr>
        <w:pStyle w:val="FIgure"/>
        <w:rPr>
          <w:lang w:val="en-US"/>
        </w:rPr>
      </w:pPr>
      <w:r w:rsidRPr="00413282">
        <w:rPr>
          <w:lang w:val="en-US"/>
        </w:rPr>
        <w:lastRenderedPageBreak/>
        <w:t xml:space="preserve">The </w:t>
      </w:r>
      <w:r w:rsidR="002F32E7">
        <w:rPr>
          <w:lang w:val="en-US"/>
        </w:rPr>
        <w:t>c</w:t>
      </w:r>
      <w:r w:rsidRPr="00413282">
        <w:rPr>
          <w:lang w:val="en-US"/>
        </w:rPr>
        <w:t>annabis (</w:t>
      </w:r>
      <w:r w:rsidR="002F32E7">
        <w:rPr>
          <w:lang w:val="en-US"/>
        </w:rPr>
        <w:t>p</w:t>
      </w:r>
      <w:r w:rsidRPr="00413282">
        <w:rPr>
          <w:lang w:val="en-US"/>
        </w:rPr>
        <w:t xml:space="preserve">ermitted) average monthly reported DT distribution includes DT in the summer months, while regulations for Registration Cannabis water right types do not allow summer diversion. This is because the distribution is based </w:t>
      </w:r>
      <w:r w:rsidR="00413282" w:rsidRPr="00413282">
        <w:rPr>
          <w:lang w:val="en-US"/>
        </w:rPr>
        <w:t xml:space="preserve">on </w:t>
      </w:r>
      <w:r w:rsidRPr="00413282">
        <w:rPr>
          <w:lang w:val="en-US"/>
        </w:rPr>
        <w:t xml:space="preserve">Water Use Reports from Statements of Use not subject to these regulations that have since been converted into Registration Cannabis rights. However, when this reported distribution is used for </w:t>
      </w:r>
      <w:r w:rsidR="002F32E7">
        <w:rPr>
          <w:lang w:val="en-US"/>
        </w:rPr>
        <w:t>c</w:t>
      </w:r>
      <w:r w:rsidRPr="00413282">
        <w:rPr>
          <w:lang w:val="en-US"/>
        </w:rPr>
        <w:t xml:space="preserve">annabis applications, the adjustments based on </w:t>
      </w:r>
      <w:r w:rsidR="002F32E7">
        <w:rPr>
          <w:lang w:val="en-US"/>
        </w:rPr>
        <w:t>a</w:t>
      </w:r>
      <w:r w:rsidRPr="00413282">
        <w:rPr>
          <w:lang w:val="en-US"/>
        </w:rPr>
        <w:t xml:space="preserve">llowed DT prevent any modeled DT during summer months for these applications (described in step 4 of the </w:t>
      </w:r>
      <w:r w:rsidR="002F32E7">
        <w:rPr>
          <w:lang w:val="en-US"/>
        </w:rPr>
        <w:t>p</w:t>
      </w:r>
      <w:r w:rsidRPr="00413282">
        <w:rPr>
          <w:lang w:val="en-US"/>
        </w:rPr>
        <w:t xml:space="preserve">ermitted </w:t>
      </w:r>
      <w:r w:rsidR="002F32E7">
        <w:rPr>
          <w:lang w:val="en-US"/>
        </w:rPr>
        <w:t>w</w:t>
      </w:r>
      <w:r w:rsidRPr="00413282">
        <w:rPr>
          <w:lang w:val="en-US"/>
        </w:rPr>
        <w:t xml:space="preserve">ater </w:t>
      </w:r>
      <w:r w:rsidR="002F32E7">
        <w:rPr>
          <w:lang w:val="en-US"/>
        </w:rPr>
        <w:t>u</w:t>
      </w:r>
      <w:r w:rsidRPr="00413282">
        <w:rPr>
          <w:lang w:val="en-US"/>
        </w:rPr>
        <w:t xml:space="preserve">se </w:t>
      </w:r>
      <w:r w:rsidR="002F32E7">
        <w:rPr>
          <w:lang w:val="en-US"/>
        </w:rPr>
        <w:t>s</w:t>
      </w:r>
      <w:r w:rsidRPr="00413282">
        <w:rPr>
          <w:lang w:val="en-US"/>
        </w:rPr>
        <w:t xml:space="preserve">cenario logic tree in </w:t>
      </w:r>
      <w:bookmarkEnd w:id="258"/>
      <w:r w:rsidR="00413282">
        <w:rPr>
          <w:lang w:val="en-US"/>
        </w:rPr>
        <w:fldChar w:fldCharType="begin"/>
      </w:r>
      <w:r w:rsidR="00413282">
        <w:rPr>
          <w:lang w:val="en-US"/>
        </w:rPr>
        <w:instrText xml:space="preserve"> REF _Ref14855817 \h </w:instrText>
      </w:r>
      <w:r w:rsidR="00413282">
        <w:rPr>
          <w:lang w:val="en-US"/>
        </w:rPr>
      </w:r>
      <w:r w:rsidR="00413282">
        <w:rPr>
          <w:lang w:val="en-US"/>
        </w:rPr>
        <w:fldChar w:fldCharType="separate"/>
      </w:r>
      <w:r w:rsidR="0067763F" w:rsidRPr="00413282">
        <w:rPr>
          <w:lang w:val="en-US"/>
        </w:rPr>
        <w:t xml:space="preserve">Figure </w:t>
      </w:r>
      <w:r w:rsidR="0067763F">
        <w:rPr>
          <w:lang w:val="en-US"/>
        </w:rPr>
        <w:t>7.8</w:t>
      </w:r>
      <w:r w:rsidR="00413282">
        <w:rPr>
          <w:lang w:val="en-US"/>
        </w:rPr>
        <w:fldChar w:fldCharType="end"/>
      </w:r>
      <w:r w:rsidRPr="00413282">
        <w:rPr>
          <w:lang w:val="en-US"/>
        </w:rPr>
        <w:t>).</w:t>
      </w:r>
      <w:bookmarkStart w:id="259" w:name="_Hlk16263656"/>
      <w:r w:rsidR="000C6156" w:rsidRPr="000C6156">
        <w:rPr>
          <w:lang w:val="en-US"/>
        </w:rPr>
        <w:t xml:space="preserve"> </w:t>
      </w:r>
      <w:bookmarkEnd w:id="259"/>
    </w:p>
    <w:p w14:paraId="23E036A2" w14:textId="63087464" w:rsidR="00F04BCD" w:rsidRPr="00413282" w:rsidRDefault="00F04BCD" w:rsidP="000D39CB">
      <w:pPr>
        <w:pStyle w:val="Heading4"/>
        <w:rPr>
          <w:lang w:val="en-US"/>
        </w:rPr>
      </w:pPr>
      <w:r w:rsidRPr="00413282">
        <w:rPr>
          <w:lang w:val="en-US"/>
        </w:rPr>
        <w:t xml:space="preserve">Average </w:t>
      </w:r>
      <w:r w:rsidR="0065571A" w:rsidRPr="00413282">
        <w:rPr>
          <w:lang w:val="en-US"/>
        </w:rPr>
        <w:t>m</w:t>
      </w:r>
      <w:r w:rsidRPr="00413282">
        <w:rPr>
          <w:lang w:val="en-US"/>
        </w:rPr>
        <w:t xml:space="preserve">onthly </w:t>
      </w:r>
      <w:r w:rsidR="00D4107D">
        <w:rPr>
          <w:lang w:val="en-US"/>
        </w:rPr>
        <w:t>allowed</w:t>
      </w:r>
      <w:r w:rsidRPr="00413282">
        <w:rPr>
          <w:lang w:val="en-US"/>
        </w:rPr>
        <w:t xml:space="preserve"> </w:t>
      </w:r>
      <w:r w:rsidR="000A4999">
        <w:rPr>
          <w:lang w:val="en-US"/>
        </w:rPr>
        <w:t>diverted total</w:t>
      </w:r>
      <w:r w:rsidRPr="00413282">
        <w:rPr>
          <w:lang w:val="en-US"/>
        </w:rPr>
        <w:t xml:space="preserve"> </w:t>
      </w:r>
      <w:r w:rsidR="0065571A" w:rsidRPr="00413282">
        <w:rPr>
          <w:lang w:val="en-US"/>
        </w:rPr>
        <w:t>d</w:t>
      </w:r>
      <w:r w:rsidRPr="00413282">
        <w:rPr>
          <w:lang w:val="en-US"/>
        </w:rPr>
        <w:t>istributions</w:t>
      </w:r>
    </w:p>
    <w:p w14:paraId="43AF6A2A" w14:textId="6EE2343D" w:rsidR="000A11F0" w:rsidRDefault="00F04BCD" w:rsidP="00F04BCD">
      <w:pPr>
        <w:rPr>
          <w:lang w:val="en-US"/>
        </w:rPr>
      </w:pPr>
      <w:bookmarkStart w:id="260" w:name="_Hlk62141288"/>
      <w:r w:rsidRPr="00413282">
        <w:rPr>
          <w:lang w:val="en-US"/>
        </w:rPr>
        <w:t xml:space="preserve">The average monthly </w:t>
      </w:r>
      <w:r w:rsidR="00D4107D">
        <w:rPr>
          <w:lang w:val="en-US"/>
        </w:rPr>
        <w:t>allowed</w:t>
      </w:r>
      <w:r w:rsidRPr="00413282">
        <w:rPr>
          <w:lang w:val="en-US"/>
        </w:rPr>
        <w:t xml:space="preserve"> DT distributions </w:t>
      </w:r>
      <w:r w:rsidR="000A11F0">
        <w:rPr>
          <w:lang w:val="en-US"/>
        </w:rPr>
        <w:t xml:space="preserve">were used to fill in data gaps to approximate the monthly timing of when permits allow users to divert water. </w:t>
      </w:r>
      <w:r w:rsidR="000A11F0" w:rsidRPr="00413282">
        <w:rPr>
          <w:lang w:val="en-US"/>
        </w:rPr>
        <w:t xml:space="preserve">The </w:t>
      </w:r>
      <w:r w:rsidR="000A11F0">
        <w:rPr>
          <w:lang w:val="en-US"/>
        </w:rPr>
        <w:t>allowed</w:t>
      </w:r>
      <w:r w:rsidR="000A11F0" w:rsidRPr="00413282">
        <w:rPr>
          <w:lang w:val="en-US"/>
        </w:rPr>
        <w:t xml:space="preserve"> distributions were applied to</w:t>
      </w:r>
      <w:bookmarkEnd w:id="260"/>
      <w:r w:rsidR="000A11F0" w:rsidRPr="00413282">
        <w:rPr>
          <w:lang w:val="en-US"/>
        </w:rPr>
        <w:t xml:space="preserve"> 4</w:t>
      </w:r>
      <w:r w:rsidR="00031656">
        <w:rPr>
          <w:lang w:val="en-US"/>
        </w:rPr>
        <w:t>0</w:t>
      </w:r>
      <w:r w:rsidR="000A11F0" w:rsidRPr="00413282">
        <w:rPr>
          <w:lang w:val="en-US"/>
        </w:rPr>
        <w:t xml:space="preserve"> applications (5%) </w:t>
      </w:r>
      <w:bookmarkStart w:id="261" w:name="_Hlk62141303"/>
      <w:r w:rsidR="000A11F0" w:rsidRPr="00413282">
        <w:rPr>
          <w:lang w:val="en-US"/>
        </w:rPr>
        <w:t xml:space="preserve">in the </w:t>
      </w:r>
      <w:r w:rsidR="002F32E7">
        <w:rPr>
          <w:lang w:val="en-US"/>
        </w:rPr>
        <w:t>p</w:t>
      </w:r>
      <w:r w:rsidR="000A11F0" w:rsidRPr="00413282">
        <w:rPr>
          <w:lang w:val="en-US"/>
        </w:rPr>
        <w:t xml:space="preserve">ermitted </w:t>
      </w:r>
      <w:r w:rsidR="002F32E7">
        <w:rPr>
          <w:lang w:val="en-US"/>
        </w:rPr>
        <w:t>w</w:t>
      </w:r>
      <w:r w:rsidR="000A11F0" w:rsidRPr="00413282">
        <w:rPr>
          <w:lang w:val="en-US"/>
        </w:rPr>
        <w:t xml:space="preserve">ater </w:t>
      </w:r>
      <w:r w:rsidR="002F32E7">
        <w:rPr>
          <w:lang w:val="en-US"/>
        </w:rPr>
        <w:t>us</w:t>
      </w:r>
      <w:r w:rsidR="000A11F0" w:rsidRPr="00413282">
        <w:rPr>
          <w:lang w:val="en-US"/>
        </w:rPr>
        <w:t xml:space="preserve">e </w:t>
      </w:r>
      <w:r w:rsidR="002F32E7">
        <w:rPr>
          <w:lang w:val="en-US"/>
        </w:rPr>
        <w:t>s</w:t>
      </w:r>
      <w:r w:rsidR="000A11F0" w:rsidRPr="00413282">
        <w:rPr>
          <w:lang w:val="en-US"/>
        </w:rPr>
        <w:t xml:space="preserve">cenario that have a </w:t>
      </w:r>
      <w:r w:rsidR="002F32E7">
        <w:rPr>
          <w:lang w:val="en-US"/>
        </w:rPr>
        <w:t>f</w:t>
      </w:r>
      <w:r w:rsidR="000A11F0" w:rsidRPr="00413282">
        <w:rPr>
          <w:lang w:val="en-US"/>
        </w:rPr>
        <w:t xml:space="preserve">ace </w:t>
      </w:r>
      <w:r w:rsidR="002F32E7">
        <w:rPr>
          <w:lang w:val="en-US"/>
        </w:rPr>
        <w:t>v</w:t>
      </w:r>
      <w:r w:rsidR="000A11F0" w:rsidRPr="00413282">
        <w:rPr>
          <w:lang w:val="en-US"/>
        </w:rPr>
        <w:t xml:space="preserve">alue, providing an </w:t>
      </w:r>
      <w:r w:rsidR="002F32E7">
        <w:rPr>
          <w:lang w:val="en-US"/>
        </w:rPr>
        <w:t>a</w:t>
      </w:r>
      <w:r w:rsidR="000A11F0" w:rsidRPr="00413282">
        <w:rPr>
          <w:lang w:val="en-US"/>
        </w:rPr>
        <w:t xml:space="preserve">nnual DT, but have no </w:t>
      </w:r>
      <w:r w:rsidR="002F32E7">
        <w:rPr>
          <w:lang w:val="en-US"/>
        </w:rPr>
        <w:t>a</w:t>
      </w:r>
      <w:r w:rsidR="000A11F0" w:rsidRPr="00413282">
        <w:rPr>
          <w:lang w:val="en-US"/>
        </w:rPr>
        <w:t xml:space="preserve">llowed DT to </w:t>
      </w:r>
      <w:r w:rsidR="000A11F0">
        <w:rPr>
          <w:lang w:val="en-US"/>
        </w:rPr>
        <w:t>calculate</w:t>
      </w:r>
      <w:r w:rsidR="000A11F0" w:rsidRPr="00413282">
        <w:rPr>
          <w:lang w:val="en-US"/>
        </w:rPr>
        <w:t xml:space="preserve"> monthly DT.</w:t>
      </w:r>
      <w:r w:rsidR="000A11F0">
        <w:rPr>
          <w:lang w:val="en-US"/>
        </w:rPr>
        <w:t xml:space="preserve"> </w:t>
      </w:r>
      <w:bookmarkEnd w:id="261"/>
      <w:r w:rsidR="002F6B3D" w:rsidRPr="00413282">
        <w:rPr>
          <w:lang w:val="en-US"/>
        </w:rPr>
        <w:fldChar w:fldCharType="begin"/>
      </w:r>
      <w:r w:rsidR="002F6B3D" w:rsidRPr="00413282">
        <w:rPr>
          <w:lang w:val="en-US"/>
        </w:rPr>
        <w:instrText xml:space="preserve"> REF _Ref14856863 \h </w:instrText>
      </w:r>
      <w:r w:rsidR="002F6B3D" w:rsidRPr="00413282">
        <w:rPr>
          <w:lang w:val="en-US"/>
        </w:rPr>
      </w:r>
      <w:r w:rsidR="002F6B3D" w:rsidRPr="00413282">
        <w:rPr>
          <w:lang w:val="en-US"/>
        </w:rPr>
        <w:fldChar w:fldCharType="separate"/>
      </w:r>
      <w:r w:rsidR="0067763F" w:rsidRPr="00413282">
        <w:rPr>
          <w:lang w:val="en-US"/>
        </w:rPr>
        <w:t xml:space="preserve">Figure </w:t>
      </w:r>
      <w:r w:rsidR="0067763F">
        <w:rPr>
          <w:noProof/>
          <w:lang w:val="en-US"/>
        </w:rPr>
        <w:t>7</w:t>
      </w:r>
      <w:r w:rsidR="0067763F">
        <w:rPr>
          <w:lang w:val="en-US"/>
        </w:rPr>
        <w:t>.</w:t>
      </w:r>
      <w:r w:rsidR="0067763F">
        <w:rPr>
          <w:noProof/>
          <w:lang w:val="en-US"/>
        </w:rPr>
        <w:t>29</w:t>
      </w:r>
      <w:r w:rsidR="002F6B3D" w:rsidRPr="00413282">
        <w:rPr>
          <w:lang w:val="en-US"/>
        </w:rPr>
        <w:fldChar w:fldCharType="end"/>
      </w:r>
      <w:r w:rsidR="002F6B3D" w:rsidRPr="00413282">
        <w:rPr>
          <w:lang w:val="en-US"/>
        </w:rPr>
        <w:t xml:space="preserve"> </w:t>
      </w:r>
      <w:r w:rsidRPr="00413282">
        <w:rPr>
          <w:lang w:val="en-US"/>
        </w:rPr>
        <w:t xml:space="preserve">and </w:t>
      </w:r>
      <w:r w:rsidR="0016539C" w:rsidRPr="00413282">
        <w:rPr>
          <w:lang w:val="en-US"/>
        </w:rPr>
        <w:fldChar w:fldCharType="begin"/>
      </w:r>
      <w:r w:rsidR="0016539C" w:rsidRPr="00413282">
        <w:rPr>
          <w:lang w:val="en-US"/>
        </w:rPr>
        <w:instrText xml:space="preserve"> REF _Ref14858943 \h </w:instrText>
      </w:r>
      <w:r w:rsidR="0016539C" w:rsidRPr="00413282">
        <w:rPr>
          <w:lang w:val="en-US"/>
        </w:rPr>
      </w:r>
      <w:r w:rsidR="0016539C" w:rsidRPr="00413282">
        <w:rPr>
          <w:lang w:val="en-US"/>
        </w:rPr>
        <w:fldChar w:fldCharType="separate"/>
      </w:r>
      <w:r w:rsidR="0067763F" w:rsidRPr="00413282">
        <w:rPr>
          <w:lang w:val="en-US"/>
        </w:rPr>
        <w:t xml:space="preserve">Table </w:t>
      </w:r>
      <w:r w:rsidR="0067763F">
        <w:rPr>
          <w:noProof/>
          <w:lang w:val="en-US"/>
        </w:rPr>
        <w:t>7</w:t>
      </w:r>
      <w:r w:rsidR="0067763F">
        <w:rPr>
          <w:lang w:val="en-US"/>
        </w:rPr>
        <w:t>.</w:t>
      </w:r>
      <w:r w:rsidR="0067763F">
        <w:rPr>
          <w:noProof/>
          <w:lang w:val="en-US"/>
        </w:rPr>
        <w:t>10</w:t>
      </w:r>
      <w:r w:rsidR="0016539C" w:rsidRPr="00413282">
        <w:rPr>
          <w:lang w:val="en-US"/>
        </w:rPr>
        <w:fldChar w:fldCharType="end"/>
      </w:r>
      <w:r w:rsidRPr="00413282">
        <w:rPr>
          <w:lang w:val="en-US"/>
        </w:rPr>
        <w:t xml:space="preserve"> show the average monthly </w:t>
      </w:r>
      <w:r w:rsidR="00D4107D">
        <w:rPr>
          <w:lang w:val="en-US"/>
        </w:rPr>
        <w:t>allowed</w:t>
      </w:r>
      <w:r w:rsidRPr="00413282">
        <w:rPr>
          <w:lang w:val="en-US"/>
        </w:rPr>
        <w:t xml:space="preserve"> DT distributions by BU Group. </w:t>
      </w:r>
    </w:p>
    <w:p w14:paraId="3A270B81" w14:textId="22F9D00C" w:rsidR="006E6EA6" w:rsidRPr="00413282" w:rsidRDefault="000A11F0" w:rsidP="006E6EA6">
      <w:pPr>
        <w:pStyle w:val="FIgure"/>
        <w:rPr>
          <w:lang w:val="en-US"/>
        </w:rPr>
      </w:pPr>
      <w:bookmarkStart w:id="262" w:name="_Hlk16263666"/>
      <w:r>
        <w:rPr>
          <w:lang w:val="en-US"/>
        </w:rPr>
        <w:drawing>
          <wp:anchor distT="0" distB="0" distL="114300" distR="114300" simplePos="0" relativeHeight="251661312" behindDoc="0" locked="0" layoutInCell="1" allowOverlap="1" wp14:anchorId="67D1AD3D" wp14:editId="4406F9E5">
            <wp:simplePos x="0" y="0"/>
            <wp:positionH relativeFrom="column">
              <wp:posOffset>3094892</wp:posOffset>
            </wp:positionH>
            <wp:positionV relativeFrom="paragraph">
              <wp:posOffset>2706370</wp:posOffset>
            </wp:positionV>
            <wp:extent cx="1980624" cy="129090"/>
            <wp:effectExtent l="0" t="0" r="635" b="4445"/>
            <wp:wrapNone/>
            <wp:docPr id="9" name="Picture 2">
              <a:extLst xmlns:a="http://schemas.openxmlformats.org/drawingml/2006/main">
                <a:ext uri="{FF2B5EF4-FFF2-40B4-BE49-F238E27FC236}">
                  <a16:creationId xmlns:a16="http://schemas.microsoft.com/office/drawing/2014/main" id="{00000000-0008-0000-00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0000000-0008-0000-0000-000003000000}"/>
                        </a:ext>
                      </a:extLst>
                    </pic:cNvPr>
                    <pic:cNvPicPr>
                      <a:picLocks noChangeAspect="1"/>
                    </pic:cNvPicPr>
                  </pic:nvPicPr>
                  <pic:blipFill>
                    <a:blip r:embed="rId67"/>
                    <a:stretch>
                      <a:fillRect/>
                    </a:stretch>
                  </pic:blipFill>
                  <pic:spPr>
                    <a:xfrm>
                      <a:off x="0" y="0"/>
                      <a:ext cx="1980624" cy="129090"/>
                    </a:xfrm>
                    <a:prstGeom prst="rect">
                      <a:avLst/>
                    </a:prstGeom>
                  </pic:spPr>
                </pic:pic>
              </a:graphicData>
            </a:graphic>
            <wp14:sizeRelH relativeFrom="margin">
              <wp14:pctWidth>0</wp14:pctWidth>
            </wp14:sizeRelH>
            <wp14:sizeRelV relativeFrom="margin">
              <wp14:pctHeight>0</wp14:pctHeight>
            </wp14:sizeRelV>
          </wp:anchor>
        </w:drawing>
      </w:r>
      <w:r>
        <w:rPr>
          <w:lang w:val="en-US"/>
        </w:rPr>
        <w:drawing>
          <wp:inline distT="0" distB="0" distL="0" distR="0" wp14:anchorId="42A33DE8" wp14:editId="652248D4">
            <wp:extent cx="5168959" cy="2876954"/>
            <wp:effectExtent l="0" t="0" r="12700" b="0"/>
            <wp:docPr id="4" name="Chart 4">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0F9D344B" w14:textId="3C8900E6" w:rsidR="00F04BCD" w:rsidRPr="00413282" w:rsidRDefault="001468BD" w:rsidP="0006405B">
      <w:pPr>
        <w:pStyle w:val="TableFigureTitle"/>
        <w:rPr>
          <w:lang w:val="en-US"/>
        </w:rPr>
      </w:pPr>
      <w:bookmarkStart w:id="263" w:name="_Ref14856863"/>
      <w:r w:rsidRPr="00413282">
        <w:rPr>
          <w:lang w:val="en-US"/>
        </w:rPr>
        <w:t xml:space="preserve">Figure </w:t>
      </w:r>
      <w:r w:rsidR="00753F94">
        <w:rPr>
          <w:lang w:val="en-US"/>
        </w:rPr>
        <w:fldChar w:fldCharType="begin"/>
      </w:r>
      <w:r w:rsidR="00753F94">
        <w:rPr>
          <w:lang w:val="en-US"/>
        </w:rPr>
        <w:instrText xml:space="preserve"> STYLEREF 1 \s </w:instrText>
      </w:r>
      <w:r w:rsidR="00753F94">
        <w:rPr>
          <w:lang w:val="en-US"/>
        </w:rPr>
        <w:fldChar w:fldCharType="separate"/>
      </w:r>
      <w:r w:rsidR="00753F94">
        <w:rPr>
          <w:noProof/>
          <w:lang w:val="en-US"/>
        </w:rPr>
        <w:t>7</w:t>
      </w:r>
      <w:r w:rsidR="00753F94">
        <w:rPr>
          <w:lang w:val="en-US"/>
        </w:rPr>
        <w:fldChar w:fldCharType="end"/>
      </w:r>
      <w:r w:rsidR="00753F94">
        <w:rPr>
          <w:lang w:val="en-US"/>
        </w:rPr>
        <w:t>.</w:t>
      </w:r>
      <w:r w:rsidR="00753F94">
        <w:rPr>
          <w:lang w:val="en-US"/>
        </w:rPr>
        <w:fldChar w:fldCharType="begin"/>
      </w:r>
      <w:r w:rsidR="00753F94">
        <w:rPr>
          <w:lang w:val="en-US"/>
        </w:rPr>
        <w:instrText xml:space="preserve"> SEQ Figure \* ARABIC \s 1 </w:instrText>
      </w:r>
      <w:r w:rsidR="00753F94">
        <w:rPr>
          <w:lang w:val="en-US"/>
        </w:rPr>
        <w:fldChar w:fldCharType="separate"/>
      </w:r>
      <w:r w:rsidR="00753F94">
        <w:rPr>
          <w:noProof/>
          <w:lang w:val="en-US"/>
        </w:rPr>
        <w:t>29</w:t>
      </w:r>
      <w:r w:rsidR="00753F94">
        <w:rPr>
          <w:lang w:val="en-US"/>
        </w:rPr>
        <w:fldChar w:fldCharType="end"/>
      </w:r>
      <w:bookmarkEnd w:id="263"/>
      <w:r w:rsidRPr="00413282">
        <w:rPr>
          <w:lang w:val="en-US"/>
        </w:rPr>
        <w:t xml:space="preserve"> </w:t>
      </w:r>
      <w:bookmarkStart w:id="264" w:name="_Hlk62141408"/>
      <w:r w:rsidR="002F6B3D" w:rsidRPr="00413282">
        <w:rPr>
          <w:lang w:val="en-US"/>
        </w:rPr>
        <w:t>A</w:t>
      </w:r>
      <w:r w:rsidRPr="00413282">
        <w:rPr>
          <w:lang w:val="en-US"/>
        </w:rPr>
        <w:t xml:space="preserve">verage monthly </w:t>
      </w:r>
      <w:r w:rsidR="009E03D7">
        <w:rPr>
          <w:lang w:val="en-US"/>
        </w:rPr>
        <w:t>allowe</w:t>
      </w:r>
      <w:r w:rsidRPr="00413282">
        <w:rPr>
          <w:lang w:val="en-US"/>
        </w:rPr>
        <w:t xml:space="preserve">d </w:t>
      </w:r>
      <w:r w:rsidR="00BE6764" w:rsidRPr="00413282">
        <w:rPr>
          <w:lang w:val="en-US"/>
        </w:rPr>
        <w:t>diverted total</w:t>
      </w:r>
      <w:r w:rsidRPr="00413282">
        <w:rPr>
          <w:lang w:val="en-US"/>
        </w:rPr>
        <w:t xml:space="preserve"> distributions by </w:t>
      </w:r>
      <w:r w:rsidR="00BE6764" w:rsidRPr="00413282">
        <w:rPr>
          <w:lang w:val="en-US"/>
        </w:rPr>
        <w:t>beneficial use</w:t>
      </w:r>
      <w:r w:rsidRPr="00413282">
        <w:rPr>
          <w:lang w:val="en-US"/>
        </w:rPr>
        <w:t xml:space="preserve"> group</w:t>
      </w:r>
      <w:r w:rsidR="002F6B3D" w:rsidRPr="00413282">
        <w:rPr>
          <w:lang w:val="en-US"/>
        </w:rPr>
        <w:t>.</w:t>
      </w:r>
      <w:bookmarkEnd w:id="264"/>
    </w:p>
    <w:p w14:paraId="4BDF1B72" w14:textId="10E20F4B" w:rsidR="006E6EA6" w:rsidRPr="00413282" w:rsidRDefault="001468BD" w:rsidP="0006405B">
      <w:pPr>
        <w:pStyle w:val="StyleTableFigureTitleAfter0pt"/>
        <w:rPr>
          <w:lang w:val="en-US"/>
        </w:rPr>
      </w:pPr>
      <w:bookmarkStart w:id="265" w:name="_Ref14858943"/>
      <w:bookmarkEnd w:id="262"/>
      <w:r w:rsidRPr="00413282">
        <w:rPr>
          <w:lang w:val="en-US"/>
        </w:rPr>
        <w:t xml:space="preserve">Table </w:t>
      </w:r>
      <w:r w:rsidR="006E011C">
        <w:rPr>
          <w:lang w:val="en-US"/>
        </w:rPr>
        <w:fldChar w:fldCharType="begin"/>
      </w:r>
      <w:r w:rsidR="006E011C">
        <w:rPr>
          <w:lang w:val="en-US"/>
        </w:rPr>
        <w:instrText xml:space="preserve"> STYLEREF 1 \s </w:instrText>
      </w:r>
      <w:r w:rsidR="006E011C">
        <w:rPr>
          <w:lang w:val="en-US"/>
        </w:rPr>
        <w:fldChar w:fldCharType="separate"/>
      </w:r>
      <w:r w:rsidR="006E011C">
        <w:rPr>
          <w:noProof/>
          <w:lang w:val="en-US"/>
        </w:rPr>
        <w:t>7</w:t>
      </w:r>
      <w:r w:rsidR="006E011C">
        <w:rPr>
          <w:lang w:val="en-US"/>
        </w:rPr>
        <w:fldChar w:fldCharType="end"/>
      </w:r>
      <w:r w:rsidR="006E011C">
        <w:rPr>
          <w:lang w:val="en-US"/>
        </w:rPr>
        <w:t>.</w:t>
      </w:r>
      <w:r w:rsidR="006E011C">
        <w:rPr>
          <w:lang w:val="en-US"/>
        </w:rPr>
        <w:fldChar w:fldCharType="begin"/>
      </w:r>
      <w:r w:rsidR="006E011C">
        <w:rPr>
          <w:lang w:val="en-US"/>
        </w:rPr>
        <w:instrText xml:space="preserve"> SEQ Table \* ARABIC \s 1 </w:instrText>
      </w:r>
      <w:r w:rsidR="006E011C">
        <w:rPr>
          <w:lang w:val="en-US"/>
        </w:rPr>
        <w:fldChar w:fldCharType="separate"/>
      </w:r>
      <w:r w:rsidR="006E011C">
        <w:rPr>
          <w:noProof/>
          <w:lang w:val="en-US"/>
        </w:rPr>
        <w:t>10</w:t>
      </w:r>
      <w:r w:rsidR="006E011C">
        <w:rPr>
          <w:lang w:val="en-US"/>
        </w:rPr>
        <w:fldChar w:fldCharType="end"/>
      </w:r>
      <w:bookmarkEnd w:id="265"/>
      <w:r w:rsidRPr="00413282">
        <w:rPr>
          <w:lang w:val="en-US"/>
        </w:rPr>
        <w:t xml:space="preserve"> </w:t>
      </w:r>
      <w:r w:rsidR="002F6B3D" w:rsidRPr="00413282">
        <w:rPr>
          <w:lang w:val="en-US"/>
        </w:rPr>
        <w:t>A</w:t>
      </w:r>
      <w:r w:rsidRPr="00413282">
        <w:rPr>
          <w:lang w:val="en-US"/>
        </w:rPr>
        <w:t xml:space="preserve">verage monthly </w:t>
      </w:r>
      <w:r w:rsidR="009E03D7">
        <w:rPr>
          <w:lang w:val="en-US"/>
        </w:rPr>
        <w:t>allowed</w:t>
      </w:r>
      <w:r w:rsidRPr="00413282">
        <w:rPr>
          <w:lang w:val="en-US"/>
        </w:rPr>
        <w:t xml:space="preserve"> </w:t>
      </w:r>
      <w:r w:rsidR="00BE6764" w:rsidRPr="00413282">
        <w:rPr>
          <w:lang w:val="en-US"/>
        </w:rPr>
        <w:t>diverted total</w:t>
      </w:r>
      <w:r w:rsidRPr="00413282">
        <w:rPr>
          <w:lang w:val="en-US"/>
        </w:rPr>
        <w:t xml:space="preserve"> distributions by </w:t>
      </w:r>
      <w:r w:rsidR="00BE6764" w:rsidRPr="00413282">
        <w:rPr>
          <w:lang w:val="en-US"/>
        </w:rPr>
        <w:t>beneficial use</w:t>
      </w:r>
      <w:r w:rsidRPr="00413282">
        <w:rPr>
          <w:lang w:val="en-US"/>
        </w:rPr>
        <w:t xml:space="preserve"> group</w:t>
      </w:r>
      <w:r w:rsidR="002F6B3D" w:rsidRPr="00413282">
        <w:rPr>
          <w:lang w:val="en-US"/>
        </w:rPr>
        <w:t>.</w:t>
      </w:r>
    </w:p>
    <w:tbl>
      <w:tblPr>
        <w:tblStyle w:val="TableGrid"/>
        <w:tblW w:w="0" w:type="auto"/>
        <w:tblLook w:val="04A0" w:firstRow="1" w:lastRow="0" w:firstColumn="1" w:lastColumn="0" w:noHBand="0" w:noVBand="1"/>
      </w:tblPr>
      <w:tblGrid>
        <w:gridCol w:w="1397"/>
        <w:gridCol w:w="500"/>
        <w:gridCol w:w="562"/>
        <w:gridCol w:w="562"/>
        <w:gridCol w:w="562"/>
        <w:gridCol w:w="562"/>
        <w:gridCol w:w="562"/>
        <w:gridCol w:w="507"/>
        <w:gridCol w:w="574"/>
        <w:gridCol w:w="490"/>
        <w:gridCol w:w="461"/>
        <w:gridCol w:w="531"/>
        <w:gridCol w:w="513"/>
      </w:tblGrid>
      <w:tr w:rsidR="006E6EA6" w:rsidRPr="00413282" w14:paraId="58DDB389" w14:textId="77777777" w:rsidTr="002F32E7">
        <w:trPr>
          <w:cnfStyle w:val="100000000000" w:firstRow="1" w:lastRow="0" w:firstColumn="0" w:lastColumn="0" w:oddVBand="0" w:evenVBand="0" w:oddHBand="0" w:evenHBand="0" w:firstRowFirstColumn="0" w:firstRowLastColumn="0" w:lastRowFirstColumn="0" w:lastRowLastColumn="0"/>
        </w:trPr>
        <w:tc>
          <w:tcPr>
            <w:tcW w:w="1397" w:type="dxa"/>
          </w:tcPr>
          <w:p w14:paraId="4F8E45B2" w14:textId="77777777" w:rsidR="006E6EA6" w:rsidRPr="002F32E7" w:rsidRDefault="006E6EA6" w:rsidP="0006405B">
            <w:pPr>
              <w:pStyle w:val="StyleRight0"/>
              <w:keepNext/>
              <w:rPr>
                <w:sz w:val="20"/>
                <w:szCs w:val="18"/>
                <w:lang w:val="en-US"/>
              </w:rPr>
            </w:pPr>
            <w:r w:rsidRPr="002F32E7">
              <w:rPr>
                <w:sz w:val="20"/>
                <w:szCs w:val="18"/>
                <w:lang w:val="en-US"/>
              </w:rPr>
              <w:t>BU Group</w:t>
            </w:r>
          </w:p>
        </w:tc>
        <w:tc>
          <w:tcPr>
            <w:tcW w:w="0" w:type="auto"/>
          </w:tcPr>
          <w:p w14:paraId="20149EC6" w14:textId="77777777" w:rsidR="006E6EA6" w:rsidRPr="002F32E7" w:rsidRDefault="006E6EA6" w:rsidP="0006405B">
            <w:pPr>
              <w:pStyle w:val="StyleRight0"/>
              <w:keepNext/>
              <w:rPr>
                <w:sz w:val="20"/>
                <w:szCs w:val="18"/>
                <w:lang w:val="en-US"/>
              </w:rPr>
            </w:pPr>
            <w:r w:rsidRPr="002F32E7">
              <w:rPr>
                <w:sz w:val="20"/>
                <w:szCs w:val="18"/>
                <w:lang w:val="en-US"/>
              </w:rPr>
              <w:t>Oct</w:t>
            </w:r>
          </w:p>
        </w:tc>
        <w:tc>
          <w:tcPr>
            <w:tcW w:w="0" w:type="auto"/>
          </w:tcPr>
          <w:p w14:paraId="521BD4FD" w14:textId="77777777" w:rsidR="006E6EA6" w:rsidRPr="002F32E7" w:rsidRDefault="006E6EA6" w:rsidP="0006405B">
            <w:pPr>
              <w:pStyle w:val="StyleRight0"/>
              <w:keepNext/>
              <w:rPr>
                <w:sz w:val="20"/>
                <w:szCs w:val="18"/>
                <w:lang w:val="en-US"/>
              </w:rPr>
            </w:pPr>
            <w:r w:rsidRPr="002F32E7">
              <w:rPr>
                <w:sz w:val="20"/>
                <w:szCs w:val="18"/>
                <w:lang w:val="en-US"/>
              </w:rPr>
              <w:t>Nov</w:t>
            </w:r>
          </w:p>
        </w:tc>
        <w:tc>
          <w:tcPr>
            <w:tcW w:w="0" w:type="auto"/>
          </w:tcPr>
          <w:p w14:paraId="10C6DD8E" w14:textId="77777777" w:rsidR="006E6EA6" w:rsidRPr="002F32E7" w:rsidRDefault="006E6EA6" w:rsidP="0006405B">
            <w:pPr>
              <w:pStyle w:val="StyleRight0"/>
              <w:keepNext/>
              <w:rPr>
                <w:sz w:val="20"/>
                <w:szCs w:val="18"/>
                <w:lang w:val="en-US"/>
              </w:rPr>
            </w:pPr>
            <w:r w:rsidRPr="002F32E7">
              <w:rPr>
                <w:sz w:val="20"/>
                <w:szCs w:val="18"/>
                <w:lang w:val="en-US"/>
              </w:rPr>
              <w:t>Dec</w:t>
            </w:r>
          </w:p>
        </w:tc>
        <w:tc>
          <w:tcPr>
            <w:tcW w:w="0" w:type="auto"/>
          </w:tcPr>
          <w:p w14:paraId="382E5CCA" w14:textId="77777777" w:rsidR="006E6EA6" w:rsidRPr="002F32E7" w:rsidRDefault="006E6EA6" w:rsidP="0006405B">
            <w:pPr>
              <w:pStyle w:val="StyleRight0"/>
              <w:keepNext/>
              <w:rPr>
                <w:sz w:val="20"/>
                <w:szCs w:val="18"/>
                <w:lang w:val="en-US"/>
              </w:rPr>
            </w:pPr>
            <w:r w:rsidRPr="002F32E7">
              <w:rPr>
                <w:sz w:val="20"/>
                <w:szCs w:val="18"/>
                <w:lang w:val="en-US"/>
              </w:rPr>
              <w:t>Jan</w:t>
            </w:r>
          </w:p>
        </w:tc>
        <w:tc>
          <w:tcPr>
            <w:tcW w:w="0" w:type="auto"/>
          </w:tcPr>
          <w:p w14:paraId="65AA80CE" w14:textId="77777777" w:rsidR="006E6EA6" w:rsidRPr="002F32E7" w:rsidRDefault="006E6EA6" w:rsidP="0006405B">
            <w:pPr>
              <w:pStyle w:val="StyleRight0"/>
              <w:keepNext/>
              <w:rPr>
                <w:sz w:val="20"/>
                <w:szCs w:val="18"/>
                <w:lang w:val="en-US"/>
              </w:rPr>
            </w:pPr>
            <w:r w:rsidRPr="002F32E7">
              <w:rPr>
                <w:sz w:val="20"/>
                <w:szCs w:val="18"/>
                <w:lang w:val="en-US"/>
              </w:rPr>
              <w:t>Feb</w:t>
            </w:r>
          </w:p>
        </w:tc>
        <w:tc>
          <w:tcPr>
            <w:tcW w:w="0" w:type="auto"/>
          </w:tcPr>
          <w:p w14:paraId="591C4D5B" w14:textId="77777777" w:rsidR="006E6EA6" w:rsidRPr="002F32E7" w:rsidRDefault="006E6EA6" w:rsidP="0006405B">
            <w:pPr>
              <w:pStyle w:val="StyleRight0"/>
              <w:keepNext/>
              <w:rPr>
                <w:sz w:val="20"/>
                <w:szCs w:val="18"/>
                <w:lang w:val="en-US"/>
              </w:rPr>
            </w:pPr>
            <w:r w:rsidRPr="002F32E7">
              <w:rPr>
                <w:sz w:val="20"/>
                <w:szCs w:val="18"/>
                <w:lang w:val="en-US"/>
              </w:rPr>
              <w:t>Mar</w:t>
            </w:r>
          </w:p>
        </w:tc>
        <w:tc>
          <w:tcPr>
            <w:tcW w:w="0" w:type="auto"/>
          </w:tcPr>
          <w:p w14:paraId="2DD072D4" w14:textId="77777777" w:rsidR="006E6EA6" w:rsidRPr="002F32E7" w:rsidRDefault="006E6EA6" w:rsidP="0006405B">
            <w:pPr>
              <w:pStyle w:val="StyleRight0"/>
              <w:keepNext/>
              <w:rPr>
                <w:sz w:val="20"/>
                <w:szCs w:val="18"/>
                <w:lang w:val="en-US"/>
              </w:rPr>
            </w:pPr>
            <w:r w:rsidRPr="002F32E7">
              <w:rPr>
                <w:sz w:val="20"/>
                <w:szCs w:val="18"/>
                <w:lang w:val="en-US"/>
              </w:rPr>
              <w:t>Apr</w:t>
            </w:r>
          </w:p>
        </w:tc>
        <w:tc>
          <w:tcPr>
            <w:tcW w:w="0" w:type="auto"/>
          </w:tcPr>
          <w:p w14:paraId="30D1EF88" w14:textId="7E3499FE" w:rsidR="006E6EA6" w:rsidRPr="002F32E7" w:rsidRDefault="006E6EA6" w:rsidP="0006405B">
            <w:pPr>
              <w:pStyle w:val="StyleRight0"/>
              <w:keepNext/>
              <w:rPr>
                <w:sz w:val="20"/>
                <w:szCs w:val="18"/>
                <w:lang w:val="en-US"/>
              </w:rPr>
            </w:pPr>
            <w:r w:rsidRPr="002F32E7">
              <w:rPr>
                <w:sz w:val="20"/>
                <w:szCs w:val="18"/>
                <w:lang w:val="en-US"/>
              </w:rPr>
              <w:t>May</w:t>
            </w:r>
          </w:p>
        </w:tc>
        <w:tc>
          <w:tcPr>
            <w:tcW w:w="0" w:type="auto"/>
          </w:tcPr>
          <w:p w14:paraId="00DEF6F2" w14:textId="77777777" w:rsidR="006E6EA6" w:rsidRPr="002F32E7" w:rsidRDefault="006E6EA6" w:rsidP="0006405B">
            <w:pPr>
              <w:pStyle w:val="StyleRight0"/>
              <w:keepNext/>
              <w:rPr>
                <w:sz w:val="20"/>
                <w:szCs w:val="18"/>
                <w:lang w:val="en-US"/>
              </w:rPr>
            </w:pPr>
            <w:r w:rsidRPr="002F32E7">
              <w:rPr>
                <w:sz w:val="20"/>
                <w:szCs w:val="18"/>
                <w:lang w:val="en-US"/>
              </w:rPr>
              <w:t>Jun</w:t>
            </w:r>
          </w:p>
        </w:tc>
        <w:tc>
          <w:tcPr>
            <w:tcW w:w="0" w:type="auto"/>
          </w:tcPr>
          <w:p w14:paraId="04B460C8" w14:textId="77777777" w:rsidR="006E6EA6" w:rsidRPr="002F32E7" w:rsidRDefault="006E6EA6" w:rsidP="0006405B">
            <w:pPr>
              <w:pStyle w:val="StyleRight0"/>
              <w:keepNext/>
              <w:rPr>
                <w:sz w:val="20"/>
                <w:szCs w:val="18"/>
                <w:lang w:val="en-US"/>
              </w:rPr>
            </w:pPr>
            <w:r w:rsidRPr="002F32E7">
              <w:rPr>
                <w:sz w:val="20"/>
                <w:szCs w:val="18"/>
                <w:lang w:val="en-US"/>
              </w:rPr>
              <w:t>Jul</w:t>
            </w:r>
          </w:p>
        </w:tc>
        <w:tc>
          <w:tcPr>
            <w:tcW w:w="0" w:type="auto"/>
          </w:tcPr>
          <w:p w14:paraId="16F19B59" w14:textId="77777777" w:rsidR="006E6EA6" w:rsidRPr="002F32E7" w:rsidRDefault="006E6EA6" w:rsidP="0006405B">
            <w:pPr>
              <w:pStyle w:val="StyleRight0"/>
              <w:keepNext/>
              <w:rPr>
                <w:sz w:val="20"/>
                <w:szCs w:val="18"/>
                <w:lang w:val="en-US"/>
              </w:rPr>
            </w:pPr>
            <w:r w:rsidRPr="002F32E7">
              <w:rPr>
                <w:sz w:val="20"/>
                <w:szCs w:val="18"/>
                <w:lang w:val="en-US"/>
              </w:rPr>
              <w:t>Aug</w:t>
            </w:r>
          </w:p>
        </w:tc>
        <w:tc>
          <w:tcPr>
            <w:tcW w:w="0" w:type="auto"/>
          </w:tcPr>
          <w:p w14:paraId="4DE15744" w14:textId="77777777" w:rsidR="006E6EA6" w:rsidRPr="002F32E7" w:rsidRDefault="006E6EA6" w:rsidP="0006405B">
            <w:pPr>
              <w:pStyle w:val="StyleRight0"/>
              <w:keepNext/>
              <w:rPr>
                <w:sz w:val="20"/>
                <w:szCs w:val="18"/>
                <w:lang w:val="en-US"/>
              </w:rPr>
            </w:pPr>
            <w:r w:rsidRPr="002F32E7">
              <w:rPr>
                <w:sz w:val="20"/>
                <w:szCs w:val="18"/>
                <w:lang w:val="en-US"/>
              </w:rPr>
              <w:t>Sep</w:t>
            </w:r>
          </w:p>
        </w:tc>
      </w:tr>
      <w:tr w:rsidR="006E6EA6" w:rsidRPr="00413282" w14:paraId="5FCAEAE8" w14:textId="77777777" w:rsidTr="002F32E7">
        <w:tc>
          <w:tcPr>
            <w:tcW w:w="1397" w:type="dxa"/>
          </w:tcPr>
          <w:p w14:paraId="4C3D6709" w14:textId="77777777" w:rsidR="006E6EA6" w:rsidRPr="002F32E7" w:rsidRDefault="006E6EA6" w:rsidP="0006405B">
            <w:pPr>
              <w:pStyle w:val="StyleRight0"/>
              <w:keepNext/>
              <w:rPr>
                <w:sz w:val="20"/>
                <w:szCs w:val="18"/>
                <w:lang w:val="en-US"/>
              </w:rPr>
            </w:pPr>
            <w:r w:rsidRPr="002F32E7">
              <w:rPr>
                <w:sz w:val="20"/>
                <w:szCs w:val="18"/>
                <w:lang w:val="en-US"/>
              </w:rPr>
              <w:t>Cannabis (Permitted)</w:t>
            </w:r>
          </w:p>
        </w:tc>
        <w:tc>
          <w:tcPr>
            <w:tcW w:w="0" w:type="auto"/>
          </w:tcPr>
          <w:p w14:paraId="6AA69D0F" w14:textId="77777777" w:rsidR="006E6EA6" w:rsidRPr="002F32E7" w:rsidRDefault="006E6EA6" w:rsidP="0006405B">
            <w:pPr>
              <w:pStyle w:val="StyleRight0"/>
              <w:keepNext/>
              <w:rPr>
                <w:sz w:val="20"/>
                <w:szCs w:val="18"/>
                <w:lang w:val="en-US"/>
              </w:rPr>
            </w:pPr>
            <w:r w:rsidRPr="002F32E7">
              <w:rPr>
                <w:sz w:val="20"/>
                <w:szCs w:val="18"/>
                <w:lang w:val="en-US"/>
              </w:rPr>
              <w:t>0%</w:t>
            </w:r>
          </w:p>
        </w:tc>
        <w:tc>
          <w:tcPr>
            <w:tcW w:w="0" w:type="auto"/>
          </w:tcPr>
          <w:p w14:paraId="14E42BA8" w14:textId="77777777" w:rsidR="006E6EA6" w:rsidRPr="002F32E7" w:rsidRDefault="006E6EA6" w:rsidP="0006405B">
            <w:pPr>
              <w:pStyle w:val="StyleRight0"/>
              <w:keepNext/>
              <w:rPr>
                <w:sz w:val="20"/>
                <w:szCs w:val="18"/>
                <w:lang w:val="en-US"/>
              </w:rPr>
            </w:pPr>
            <w:r w:rsidRPr="002F32E7">
              <w:rPr>
                <w:sz w:val="20"/>
                <w:szCs w:val="18"/>
                <w:lang w:val="en-US"/>
              </w:rPr>
              <w:t>20%</w:t>
            </w:r>
          </w:p>
        </w:tc>
        <w:tc>
          <w:tcPr>
            <w:tcW w:w="0" w:type="auto"/>
          </w:tcPr>
          <w:p w14:paraId="106B9264" w14:textId="77777777" w:rsidR="006E6EA6" w:rsidRPr="002F32E7" w:rsidRDefault="006E6EA6" w:rsidP="0006405B">
            <w:pPr>
              <w:pStyle w:val="StyleRight0"/>
              <w:keepNext/>
              <w:rPr>
                <w:sz w:val="20"/>
                <w:szCs w:val="18"/>
                <w:lang w:val="en-US"/>
              </w:rPr>
            </w:pPr>
            <w:r w:rsidRPr="002F32E7">
              <w:rPr>
                <w:sz w:val="20"/>
                <w:szCs w:val="18"/>
                <w:lang w:val="en-US"/>
              </w:rPr>
              <w:t>21%</w:t>
            </w:r>
          </w:p>
        </w:tc>
        <w:tc>
          <w:tcPr>
            <w:tcW w:w="0" w:type="auto"/>
          </w:tcPr>
          <w:p w14:paraId="09DBCF50" w14:textId="77777777" w:rsidR="006E6EA6" w:rsidRPr="002F32E7" w:rsidRDefault="006E6EA6" w:rsidP="0006405B">
            <w:pPr>
              <w:pStyle w:val="StyleRight0"/>
              <w:keepNext/>
              <w:rPr>
                <w:sz w:val="20"/>
                <w:szCs w:val="18"/>
                <w:lang w:val="en-US"/>
              </w:rPr>
            </w:pPr>
            <w:r w:rsidRPr="002F32E7">
              <w:rPr>
                <w:sz w:val="20"/>
                <w:szCs w:val="18"/>
                <w:lang w:val="en-US"/>
              </w:rPr>
              <w:t>21%</w:t>
            </w:r>
          </w:p>
        </w:tc>
        <w:tc>
          <w:tcPr>
            <w:tcW w:w="0" w:type="auto"/>
          </w:tcPr>
          <w:p w14:paraId="50ACE064" w14:textId="77777777" w:rsidR="006E6EA6" w:rsidRPr="002F32E7" w:rsidRDefault="006E6EA6" w:rsidP="0006405B">
            <w:pPr>
              <w:pStyle w:val="StyleRight0"/>
              <w:keepNext/>
              <w:rPr>
                <w:sz w:val="20"/>
                <w:szCs w:val="18"/>
                <w:lang w:val="en-US"/>
              </w:rPr>
            </w:pPr>
            <w:r w:rsidRPr="002F32E7">
              <w:rPr>
                <w:sz w:val="20"/>
                <w:szCs w:val="18"/>
                <w:lang w:val="en-US"/>
              </w:rPr>
              <w:t>19%</w:t>
            </w:r>
          </w:p>
        </w:tc>
        <w:tc>
          <w:tcPr>
            <w:tcW w:w="0" w:type="auto"/>
          </w:tcPr>
          <w:p w14:paraId="13293C3D" w14:textId="1A25A62B" w:rsidR="006E6EA6" w:rsidRPr="002F32E7" w:rsidRDefault="006E6EA6" w:rsidP="0006405B">
            <w:pPr>
              <w:pStyle w:val="StyleRight0"/>
              <w:keepNext/>
              <w:rPr>
                <w:sz w:val="20"/>
                <w:szCs w:val="18"/>
                <w:lang w:val="en-US"/>
              </w:rPr>
            </w:pPr>
            <w:r w:rsidRPr="002F32E7">
              <w:rPr>
                <w:sz w:val="20"/>
                <w:szCs w:val="18"/>
                <w:lang w:val="en-US"/>
              </w:rPr>
              <w:t>21%</w:t>
            </w:r>
          </w:p>
        </w:tc>
        <w:tc>
          <w:tcPr>
            <w:tcW w:w="0" w:type="auto"/>
          </w:tcPr>
          <w:p w14:paraId="2FF8B6D2" w14:textId="5F5E58B2" w:rsidR="006E6EA6" w:rsidRPr="002F32E7" w:rsidRDefault="006E6EA6" w:rsidP="0006405B">
            <w:pPr>
              <w:pStyle w:val="StyleRight0"/>
              <w:keepNext/>
              <w:rPr>
                <w:sz w:val="20"/>
                <w:szCs w:val="18"/>
                <w:lang w:val="en-US"/>
              </w:rPr>
            </w:pPr>
            <w:r w:rsidRPr="002F32E7">
              <w:rPr>
                <w:sz w:val="20"/>
                <w:szCs w:val="18"/>
                <w:lang w:val="en-US"/>
              </w:rPr>
              <w:t>0%</w:t>
            </w:r>
          </w:p>
        </w:tc>
        <w:tc>
          <w:tcPr>
            <w:tcW w:w="0" w:type="auto"/>
          </w:tcPr>
          <w:p w14:paraId="738A54C7" w14:textId="77777777" w:rsidR="006E6EA6" w:rsidRPr="002F32E7" w:rsidRDefault="006E6EA6" w:rsidP="0006405B">
            <w:pPr>
              <w:pStyle w:val="StyleRight0"/>
              <w:keepNext/>
              <w:rPr>
                <w:sz w:val="20"/>
                <w:szCs w:val="18"/>
                <w:lang w:val="en-US"/>
              </w:rPr>
            </w:pPr>
            <w:r w:rsidRPr="002F32E7">
              <w:rPr>
                <w:sz w:val="20"/>
                <w:szCs w:val="18"/>
                <w:lang w:val="en-US"/>
              </w:rPr>
              <w:t>0%</w:t>
            </w:r>
          </w:p>
        </w:tc>
        <w:tc>
          <w:tcPr>
            <w:tcW w:w="0" w:type="auto"/>
          </w:tcPr>
          <w:p w14:paraId="1CE342DE" w14:textId="77777777" w:rsidR="006E6EA6" w:rsidRPr="002F32E7" w:rsidRDefault="006E6EA6" w:rsidP="0006405B">
            <w:pPr>
              <w:pStyle w:val="StyleRight0"/>
              <w:keepNext/>
              <w:rPr>
                <w:sz w:val="20"/>
                <w:szCs w:val="18"/>
                <w:lang w:val="en-US"/>
              </w:rPr>
            </w:pPr>
            <w:r w:rsidRPr="002F32E7">
              <w:rPr>
                <w:sz w:val="20"/>
                <w:szCs w:val="18"/>
                <w:lang w:val="en-US"/>
              </w:rPr>
              <w:t>0%</w:t>
            </w:r>
          </w:p>
        </w:tc>
        <w:tc>
          <w:tcPr>
            <w:tcW w:w="0" w:type="auto"/>
          </w:tcPr>
          <w:p w14:paraId="5588F9C4" w14:textId="77777777" w:rsidR="006E6EA6" w:rsidRPr="002F32E7" w:rsidRDefault="006E6EA6" w:rsidP="0006405B">
            <w:pPr>
              <w:pStyle w:val="StyleRight0"/>
              <w:keepNext/>
              <w:rPr>
                <w:sz w:val="20"/>
                <w:szCs w:val="18"/>
                <w:lang w:val="en-US"/>
              </w:rPr>
            </w:pPr>
            <w:r w:rsidRPr="002F32E7">
              <w:rPr>
                <w:sz w:val="20"/>
                <w:szCs w:val="18"/>
                <w:lang w:val="en-US"/>
              </w:rPr>
              <w:t>0%</w:t>
            </w:r>
          </w:p>
        </w:tc>
        <w:tc>
          <w:tcPr>
            <w:tcW w:w="0" w:type="auto"/>
          </w:tcPr>
          <w:p w14:paraId="02E2BA1C" w14:textId="77777777" w:rsidR="006E6EA6" w:rsidRPr="002F32E7" w:rsidRDefault="006E6EA6" w:rsidP="0006405B">
            <w:pPr>
              <w:pStyle w:val="StyleRight0"/>
              <w:keepNext/>
              <w:rPr>
                <w:sz w:val="20"/>
                <w:szCs w:val="18"/>
                <w:lang w:val="en-US"/>
              </w:rPr>
            </w:pPr>
            <w:r w:rsidRPr="002F32E7">
              <w:rPr>
                <w:sz w:val="20"/>
                <w:szCs w:val="18"/>
                <w:lang w:val="en-US"/>
              </w:rPr>
              <w:t>0%</w:t>
            </w:r>
          </w:p>
        </w:tc>
        <w:tc>
          <w:tcPr>
            <w:tcW w:w="0" w:type="auto"/>
          </w:tcPr>
          <w:p w14:paraId="4F0A78D9" w14:textId="77777777" w:rsidR="006E6EA6" w:rsidRPr="002F32E7" w:rsidRDefault="006E6EA6" w:rsidP="0006405B">
            <w:pPr>
              <w:pStyle w:val="StyleRight0"/>
              <w:keepNext/>
              <w:rPr>
                <w:sz w:val="20"/>
                <w:szCs w:val="18"/>
                <w:lang w:val="en-US"/>
              </w:rPr>
            </w:pPr>
            <w:r w:rsidRPr="002F32E7">
              <w:rPr>
                <w:sz w:val="20"/>
                <w:szCs w:val="18"/>
                <w:lang w:val="en-US"/>
              </w:rPr>
              <w:t>0%</w:t>
            </w:r>
          </w:p>
        </w:tc>
      </w:tr>
      <w:tr w:rsidR="006E6EA6" w:rsidRPr="00413282" w14:paraId="3A92CAE7" w14:textId="77777777" w:rsidTr="002F32E7">
        <w:tc>
          <w:tcPr>
            <w:tcW w:w="1397" w:type="dxa"/>
          </w:tcPr>
          <w:p w14:paraId="06A2C178" w14:textId="77777777" w:rsidR="006E6EA6" w:rsidRPr="002F32E7" w:rsidRDefault="006E6EA6" w:rsidP="0006405B">
            <w:pPr>
              <w:pStyle w:val="StyleRight0"/>
              <w:keepNext/>
              <w:rPr>
                <w:sz w:val="20"/>
                <w:szCs w:val="18"/>
                <w:lang w:val="en-US"/>
              </w:rPr>
            </w:pPr>
            <w:r w:rsidRPr="002F32E7">
              <w:rPr>
                <w:sz w:val="20"/>
                <w:szCs w:val="18"/>
                <w:lang w:val="en-US"/>
              </w:rPr>
              <w:t>Domestic</w:t>
            </w:r>
          </w:p>
        </w:tc>
        <w:tc>
          <w:tcPr>
            <w:tcW w:w="0" w:type="auto"/>
          </w:tcPr>
          <w:p w14:paraId="2CE4BD63" w14:textId="77777777" w:rsidR="006E6EA6" w:rsidRPr="002F32E7" w:rsidRDefault="006E6EA6" w:rsidP="0006405B">
            <w:pPr>
              <w:pStyle w:val="StyleRight0"/>
              <w:keepNext/>
              <w:rPr>
                <w:sz w:val="20"/>
                <w:szCs w:val="18"/>
                <w:lang w:val="en-US"/>
              </w:rPr>
            </w:pPr>
            <w:r w:rsidRPr="002F32E7">
              <w:rPr>
                <w:sz w:val="20"/>
                <w:szCs w:val="18"/>
                <w:lang w:val="en-US"/>
              </w:rPr>
              <w:t>6%</w:t>
            </w:r>
          </w:p>
        </w:tc>
        <w:tc>
          <w:tcPr>
            <w:tcW w:w="0" w:type="auto"/>
          </w:tcPr>
          <w:p w14:paraId="5E42398F" w14:textId="792F4689" w:rsidR="006E6EA6" w:rsidRPr="002F32E7" w:rsidRDefault="006E6EA6" w:rsidP="0006405B">
            <w:pPr>
              <w:pStyle w:val="StyleRight0"/>
              <w:keepNext/>
              <w:rPr>
                <w:sz w:val="20"/>
                <w:szCs w:val="18"/>
                <w:lang w:val="en-US"/>
              </w:rPr>
            </w:pPr>
            <w:r w:rsidRPr="002F32E7">
              <w:rPr>
                <w:sz w:val="20"/>
                <w:szCs w:val="18"/>
                <w:lang w:val="en-US"/>
              </w:rPr>
              <w:t>9%</w:t>
            </w:r>
          </w:p>
        </w:tc>
        <w:tc>
          <w:tcPr>
            <w:tcW w:w="0" w:type="auto"/>
          </w:tcPr>
          <w:p w14:paraId="2DA6FE70" w14:textId="68B02799" w:rsidR="006E6EA6" w:rsidRPr="002F32E7" w:rsidRDefault="006E6EA6" w:rsidP="0006405B">
            <w:pPr>
              <w:pStyle w:val="StyleRight0"/>
              <w:keepNext/>
              <w:rPr>
                <w:sz w:val="20"/>
                <w:szCs w:val="18"/>
                <w:lang w:val="en-US"/>
              </w:rPr>
            </w:pPr>
            <w:r w:rsidRPr="002F32E7">
              <w:rPr>
                <w:sz w:val="20"/>
                <w:szCs w:val="18"/>
                <w:lang w:val="en-US"/>
              </w:rPr>
              <w:t>11%</w:t>
            </w:r>
          </w:p>
        </w:tc>
        <w:tc>
          <w:tcPr>
            <w:tcW w:w="0" w:type="auto"/>
          </w:tcPr>
          <w:p w14:paraId="7A7BE035" w14:textId="66944609" w:rsidR="006E6EA6" w:rsidRPr="002F32E7" w:rsidRDefault="006E6EA6" w:rsidP="0006405B">
            <w:pPr>
              <w:pStyle w:val="StyleRight0"/>
              <w:keepNext/>
              <w:rPr>
                <w:sz w:val="20"/>
                <w:szCs w:val="18"/>
                <w:lang w:val="en-US"/>
              </w:rPr>
            </w:pPr>
            <w:r w:rsidRPr="002F32E7">
              <w:rPr>
                <w:sz w:val="20"/>
                <w:szCs w:val="18"/>
                <w:lang w:val="en-US"/>
              </w:rPr>
              <w:t>12%</w:t>
            </w:r>
          </w:p>
        </w:tc>
        <w:tc>
          <w:tcPr>
            <w:tcW w:w="0" w:type="auto"/>
          </w:tcPr>
          <w:p w14:paraId="7D554311" w14:textId="77777777" w:rsidR="006E6EA6" w:rsidRPr="002F32E7" w:rsidRDefault="006E6EA6" w:rsidP="0006405B">
            <w:pPr>
              <w:pStyle w:val="StyleRight0"/>
              <w:keepNext/>
              <w:rPr>
                <w:sz w:val="20"/>
                <w:szCs w:val="18"/>
                <w:lang w:val="en-US"/>
              </w:rPr>
            </w:pPr>
            <w:r w:rsidRPr="002F32E7">
              <w:rPr>
                <w:sz w:val="20"/>
                <w:szCs w:val="18"/>
                <w:lang w:val="en-US"/>
              </w:rPr>
              <w:t>11%</w:t>
            </w:r>
          </w:p>
        </w:tc>
        <w:tc>
          <w:tcPr>
            <w:tcW w:w="0" w:type="auto"/>
          </w:tcPr>
          <w:p w14:paraId="4AFAE015" w14:textId="77777777" w:rsidR="006E6EA6" w:rsidRPr="002F32E7" w:rsidRDefault="006E6EA6" w:rsidP="0006405B">
            <w:pPr>
              <w:pStyle w:val="StyleRight0"/>
              <w:keepNext/>
              <w:rPr>
                <w:sz w:val="20"/>
                <w:szCs w:val="18"/>
                <w:lang w:val="en-US"/>
              </w:rPr>
            </w:pPr>
            <w:r w:rsidRPr="002F32E7">
              <w:rPr>
                <w:sz w:val="20"/>
                <w:szCs w:val="18"/>
                <w:lang w:val="en-US"/>
              </w:rPr>
              <w:t>12%</w:t>
            </w:r>
          </w:p>
        </w:tc>
        <w:tc>
          <w:tcPr>
            <w:tcW w:w="0" w:type="auto"/>
          </w:tcPr>
          <w:p w14:paraId="157357AE" w14:textId="77777777" w:rsidR="006E6EA6" w:rsidRPr="002F32E7" w:rsidRDefault="006E6EA6" w:rsidP="0006405B">
            <w:pPr>
              <w:pStyle w:val="StyleRight0"/>
              <w:keepNext/>
              <w:rPr>
                <w:sz w:val="20"/>
                <w:szCs w:val="18"/>
                <w:lang w:val="en-US"/>
              </w:rPr>
            </w:pPr>
            <w:r w:rsidRPr="002F32E7">
              <w:rPr>
                <w:sz w:val="20"/>
                <w:szCs w:val="18"/>
                <w:lang w:val="en-US"/>
              </w:rPr>
              <w:t>9%</w:t>
            </w:r>
          </w:p>
        </w:tc>
        <w:tc>
          <w:tcPr>
            <w:tcW w:w="0" w:type="auto"/>
          </w:tcPr>
          <w:p w14:paraId="04F75DB8" w14:textId="77777777" w:rsidR="006E6EA6" w:rsidRPr="002F32E7" w:rsidRDefault="006E6EA6" w:rsidP="0006405B">
            <w:pPr>
              <w:pStyle w:val="StyleRight0"/>
              <w:keepNext/>
              <w:rPr>
                <w:sz w:val="20"/>
                <w:szCs w:val="18"/>
                <w:lang w:val="en-US"/>
              </w:rPr>
            </w:pPr>
            <w:r w:rsidRPr="002F32E7">
              <w:rPr>
                <w:sz w:val="20"/>
                <w:szCs w:val="18"/>
                <w:lang w:val="en-US"/>
              </w:rPr>
              <w:t>8%</w:t>
            </w:r>
          </w:p>
        </w:tc>
        <w:tc>
          <w:tcPr>
            <w:tcW w:w="0" w:type="auto"/>
          </w:tcPr>
          <w:p w14:paraId="20D31577" w14:textId="77777777" w:rsidR="006E6EA6" w:rsidRPr="002F32E7" w:rsidRDefault="006E6EA6" w:rsidP="0006405B">
            <w:pPr>
              <w:pStyle w:val="StyleRight0"/>
              <w:keepNext/>
              <w:rPr>
                <w:sz w:val="20"/>
                <w:szCs w:val="18"/>
                <w:lang w:val="en-US"/>
              </w:rPr>
            </w:pPr>
            <w:r w:rsidRPr="002F32E7">
              <w:rPr>
                <w:sz w:val="20"/>
                <w:szCs w:val="18"/>
                <w:lang w:val="en-US"/>
              </w:rPr>
              <w:t>7%</w:t>
            </w:r>
          </w:p>
        </w:tc>
        <w:tc>
          <w:tcPr>
            <w:tcW w:w="0" w:type="auto"/>
          </w:tcPr>
          <w:p w14:paraId="5CEB43DB" w14:textId="77777777" w:rsidR="006E6EA6" w:rsidRPr="002F32E7" w:rsidRDefault="006E6EA6" w:rsidP="0006405B">
            <w:pPr>
              <w:pStyle w:val="StyleRight0"/>
              <w:keepNext/>
              <w:rPr>
                <w:sz w:val="20"/>
                <w:szCs w:val="18"/>
                <w:lang w:val="en-US"/>
              </w:rPr>
            </w:pPr>
            <w:r w:rsidRPr="002F32E7">
              <w:rPr>
                <w:sz w:val="20"/>
                <w:szCs w:val="18"/>
                <w:lang w:val="en-US"/>
              </w:rPr>
              <w:t>6%</w:t>
            </w:r>
          </w:p>
        </w:tc>
        <w:tc>
          <w:tcPr>
            <w:tcW w:w="0" w:type="auto"/>
          </w:tcPr>
          <w:p w14:paraId="4897094A" w14:textId="77777777" w:rsidR="006E6EA6" w:rsidRPr="002F32E7" w:rsidRDefault="006E6EA6" w:rsidP="0006405B">
            <w:pPr>
              <w:pStyle w:val="StyleRight0"/>
              <w:keepNext/>
              <w:rPr>
                <w:sz w:val="20"/>
                <w:szCs w:val="18"/>
                <w:lang w:val="en-US"/>
              </w:rPr>
            </w:pPr>
            <w:r w:rsidRPr="002F32E7">
              <w:rPr>
                <w:sz w:val="20"/>
                <w:szCs w:val="18"/>
                <w:lang w:val="en-US"/>
              </w:rPr>
              <w:t>4%</w:t>
            </w:r>
          </w:p>
        </w:tc>
        <w:tc>
          <w:tcPr>
            <w:tcW w:w="0" w:type="auto"/>
          </w:tcPr>
          <w:p w14:paraId="654C48D4" w14:textId="77777777" w:rsidR="006E6EA6" w:rsidRPr="002F32E7" w:rsidRDefault="006E6EA6" w:rsidP="0006405B">
            <w:pPr>
              <w:pStyle w:val="StyleRight0"/>
              <w:keepNext/>
              <w:rPr>
                <w:sz w:val="20"/>
                <w:szCs w:val="18"/>
                <w:lang w:val="en-US"/>
              </w:rPr>
            </w:pPr>
            <w:r w:rsidRPr="002F32E7">
              <w:rPr>
                <w:sz w:val="20"/>
                <w:szCs w:val="18"/>
                <w:lang w:val="en-US"/>
              </w:rPr>
              <w:t>4%</w:t>
            </w:r>
          </w:p>
        </w:tc>
      </w:tr>
      <w:tr w:rsidR="006E6EA6" w:rsidRPr="00413282" w14:paraId="0EE46484" w14:textId="77777777" w:rsidTr="002F32E7">
        <w:tc>
          <w:tcPr>
            <w:tcW w:w="1397" w:type="dxa"/>
          </w:tcPr>
          <w:p w14:paraId="2C7ECA40" w14:textId="77777777" w:rsidR="006E6EA6" w:rsidRPr="002F32E7" w:rsidRDefault="006E6EA6" w:rsidP="0006405B">
            <w:pPr>
              <w:pStyle w:val="StyleRight0"/>
              <w:keepNext/>
              <w:rPr>
                <w:sz w:val="20"/>
                <w:szCs w:val="18"/>
                <w:lang w:val="en-US"/>
              </w:rPr>
            </w:pPr>
            <w:r w:rsidRPr="002F32E7">
              <w:rPr>
                <w:sz w:val="20"/>
                <w:szCs w:val="18"/>
                <w:lang w:val="en-US"/>
              </w:rPr>
              <w:t>Irrigation</w:t>
            </w:r>
          </w:p>
        </w:tc>
        <w:tc>
          <w:tcPr>
            <w:tcW w:w="0" w:type="auto"/>
          </w:tcPr>
          <w:p w14:paraId="1721B3EC" w14:textId="4AF2BA6A" w:rsidR="006E6EA6" w:rsidRPr="002F32E7" w:rsidRDefault="006E6EA6" w:rsidP="0006405B">
            <w:pPr>
              <w:pStyle w:val="StyleRight0"/>
              <w:keepNext/>
              <w:rPr>
                <w:sz w:val="20"/>
                <w:szCs w:val="18"/>
                <w:lang w:val="en-US"/>
              </w:rPr>
            </w:pPr>
            <w:r w:rsidRPr="002F32E7">
              <w:rPr>
                <w:sz w:val="20"/>
                <w:szCs w:val="18"/>
                <w:lang w:val="en-US"/>
              </w:rPr>
              <w:t>5%</w:t>
            </w:r>
          </w:p>
        </w:tc>
        <w:tc>
          <w:tcPr>
            <w:tcW w:w="0" w:type="auto"/>
          </w:tcPr>
          <w:p w14:paraId="030020D5" w14:textId="77777777" w:rsidR="006E6EA6" w:rsidRPr="002F32E7" w:rsidRDefault="006E6EA6" w:rsidP="0006405B">
            <w:pPr>
              <w:pStyle w:val="StyleRight0"/>
              <w:keepNext/>
              <w:rPr>
                <w:sz w:val="20"/>
                <w:szCs w:val="18"/>
                <w:lang w:val="en-US"/>
              </w:rPr>
            </w:pPr>
            <w:r w:rsidRPr="002F32E7">
              <w:rPr>
                <w:sz w:val="20"/>
                <w:szCs w:val="18"/>
                <w:lang w:val="en-US"/>
              </w:rPr>
              <w:t>13%</w:t>
            </w:r>
          </w:p>
        </w:tc>
        <w:tc>
          <w:tcPr>
            <w:tcW w:w="0" w:type="auto"/>
          </w:tcPr>
          <w:p w14:paraId="36F8326B" w14:textId="77777777" w:rsidR="006E6EA6" w:rsidRPr="002F32E7" w:rsidRDefault="006E6EA6" w:rsidP="0006405B">
            <w:pPr>
              <w:pStyle w:val="StyleRight0"/>
              <w:keepNext/>
              <w:rPr>
                <w:sz w:val="20"/>
                <w:szCs w:val="18"/>
                <w:lang w:val="en-US"/>
              </w:rPr>
            </w:pPr>
            <w:r w:rsidRPr="002F32E7">
              <w:rPr>
                <w:sz w:val="20"/>
                <w:szCs w:val="18"/>
                <w:lang w:val="en-US"/>
              </w:rPr>
              <w:t>13%</w:t>
            </w:r>
          </w:p>
        </w:tc>
        <w:tc>
          <w:tcPr>
            <w:tcW w:w="0" w:type="auto"/>
          </w:tcPr>
          <w:p w14:paraId="6AB2FEB3" w14:textId="77777777" w:rsidR="006E6EA6" w:rsidRPr="002F32E7" w:rsidRDefault="006E6EA6" w:rsidP="0006405B">
            <w:pPr>
              <w:pStyle w:val="StyleRight0"/>
              <w:keepNext/>
              <w:rPr>
                <w:sz w:val="20"/>
                <w:szCs w:val="18"/>
                <w:lang w:val="en-US"/>
              </w:rPr>
            </w:pPr>
            <w:r w:rsidRPr="002F32E7">
              <w:rPr>
                <w:sz w:val="20"/>
                <w:szCs w:val="18"/>
                <w:lang w:val="en-US"/>
              </w:rPr>
              <w:t>13%</w:t>
            </w:r>
          </w:p>
        </w:tc>
        <w:tc>
          <w:tcPr>
            <w:tcW w:w="0" w:type="auto"/>
          </w:tcPr>
          <w:p w14:paraId="6FE202F9" w14:textId="77777777" w:rsidR="006E6EA6" w:rsidRPr="002F32E7" w:rsidRDefault="006E6EA6" w:rsidP="0006405B">
            <w:pPr>
              <w:pStyle w:val="StyleRight0"/>
              <w:keepNext/>
              <w:rPr>
                <w:sz w:val="20"/>
                <w:szCs w:val="18"/>
                <w:lang w:val="en-US"/>
              </w:rPr>
            </w:pPr>
            <w:r w:rsidRPr="002F32E7">
              <w:rPr>
                <w:sz w:val="20"/>
                <w:szCs w:val="18"/>
                <w:lang w:val="en-US"/>
              </w:rPr>
              <w:t>12%</w:t>
            </w:r>
          </w:p>
        </w:tc>
        <w:tc>
          <w:tcPr>
            <w:tcW w:w="0" w:type="auto"/>
          </w:tcPr>
          <w:p w14:paraId="4C990484" w14:textId="77777777" w:rsidR="006E6EA6" w:rsidRPr="002F32E7" w:rsidRDefault="006E6EA6" w:rsidP="0006405B">
            <w:pPr>
              <w:pStyle w:val="StyleRight0"/>
              <w:keepNext/>
              <w:rPr>
                <w:sz w:val="20"/>
                <w:szCs w:val="18"/>
                <w:lang w:val="en-US"/>
              </w:rPr>
            </w:pPr>
            <w:r w:rsidRPr="002F32E7">
              <w:rPr>
                <w:sz w:val="20"/>
                <w:szCs w:val="18"/>
                <w:lang w:val="en-US"/>
              </w:rPr>
              <w:t>13%</w:t>
            </w:r>
          </w:p>
        </w:tc>
        <w:tc>
          <w:tcPr>
            <w:tcW w:w="0" w:type="auto"/>
          </w:tcPr>
          <w:p w14:paraId="254F11BF" w14:textId="77777777" w:rsidR="006E6EA6" w:rsidRPr="002F32E7" w:rsidRDefault="006E6EA6" w:rsidP="0006405B">
            <w:pPr>
              <w:pStyle w:val="StyleRight0"/>
              <w:keepNext/>
              <w:rPr>
                <w:sz w:val="20"/>
                <w:szCs w:val="18"/>
                <w:lang w:val="en-US"/>
              </w:rPr>
            </w:pPr>
            <w:r w:rsidRPr="002F32E7">
              <w:rPr>
                <w:sz w:val="20"/>
                <w:szCs w:val="18"/>
                <w:lang w:val="en-US"/>
              </w:rPr>
              <w:t>3%</w:t>
            </w:r>
          </w:p>
        </w:tc>
        <w:tc>
          <w:tcPr>
            <w:tcW w:w="0" w:type="auto"/>
          </w:tcPr>
          <w:p w14:paraId="6568A566" w14:textId="77777777" w:rsidR="006E6EA6" w:rsidRPr="002F32E7" w:rsidRDefault="006E6EA6" w:rsidP="0006405B">
            <w:pPr>
              <w:pStyle w:val="StyleRight0"/>
              <w:keepNext/>
              <w:rPr>
                <w:sz w:val="20"/>
                <w:szCs w:val="18"/>
                <w:lang w:val="en-US"/>
              </w:rPr>
            </w:pPr>
            <w:r w:rsidRPr="002F32E7">
              <w:rPr>
                <w:sz w:val="20"/>
                <w:szCs w:val="18"/>
                <w:lang w:val="en-US"/>
              </w:rPr>
              <w:t>2%</w:t>
            </w:r>
          </w:p>
        </w:tc>
        <w:tc>
          <w:tcPr>
            <w:tcW w:w="0" w:type="auto"/>
          </w:tcPr>
          <w:p w14:paraId="7A9E3229" w14:textId="77777777" w:rsidR="006E6EA6" w:rsidRPr="002F32E7" w:rsidRDefault="006E6EA6" w:rsidP="0006405B">
            <w:pPr>
              <w:pStyle w:val="StyleRight0"/>
              <w:keepNext/>
              <w:rPr>
                <w:sz w:val="20"/>
                <w:szCs w:val="18"/>
                <w:lang w:val="en-US"/>
              </w:rPr>
            </w:pPr>
            <w:r w:rsidRPr="002F32E7">
              <w:rPr>
                <w:sz w:val="20"/>
                <w:szCs w:val="18"/>
                <w:lang w:val="en-US"/>
              </w:rPr>
              <w:t>6%</w:t>
            </w:r>
          </w:p>
        </w:tc>
        <w:tc>
          <w:tcPr>
            <w:tcW w:w="0" w:type="auto"/>
          </w:tcPr>
          <w:p w14:paraId="21F7559E" w14:textId="77777777" w:rsidR="006E6EA6" w:rsidRPr="002F32E7" w:rsidRDefault="006E6EA6" w:rsidP="0006405B">
            <w:pPr>
              <w:pStyle w:val="StyleRight0"/>
              <w:keepNext/>
              <w:rPr>
                <w:sz w:val="20"/>
                <w:szCs w:val="18"/>
                <w:lang w:val="en-US"/>
              </w:rPr>
            </w:pPr>
            <w:r w:rsidRPr="002F32E7">
              <w:rPr>
                <w:sz w:val="20"/>
                <w:szCs w:val="18"/>
                <w:lang w:val="en-US"/>
              </w:rPr>
              <w:t>6%</w:t>
            </w:r>
          </w:p>
        </w:tc>
        <w:tc>
          <w:tcPr>
            <w:tcW w:w="0" w:type="auto"/>
          </w:tcPr>
          <w:p w14:paraId="289C58A7" w14:textId="77777777" w:rsidR="006E6EA6" w:rsidRPr="002F32E7" w:rsidRDefault="006E6EA6" w:rsidP="0006405B">
            <w:pPr>
              <w:pStyle w:val="StyleRight0"/>
              <w:keepNext/>
              <w:rPr>
                <w:sz w:val="20"/>
                <w:szCs w:val="18"/>
                <w:lang w:val="en-US"/>
              </w:rPr>
            </w:pPr>
            <w:r w:rsidRPr="002F32E7">
              <w:rPr>
                <w:sz w:val="20"/>
                <w:szCs w:val="18"/>
                <w:lang w:val="en-US"/>
              </w:rPr>
              <w:t>6%</w:t>
            </w:r>
          </w:p>
        </w:tc>
        <w:tc>
          <w:tcPr>
            <w:tcW w:w="0" w:type="auto"/>
          </w:tcPr>
          <w:p w14:paraId="1101D8BC" w14:textId="77777777" w:rsidR="006E6EA6" w:rsidRPr="002F32E7" w:rsidRDefault="006E6EA6" w:rsidP="0006405B">
            <w:pPr>
              <w:pStyle w:val="StyleRight0"/>
              <w:keepNext/>
              <w:rPr>
                <w:sz w:val="20"/>
                <w:szCs w:val="18"/>
                <w:lang w:val="en-US"/>
              </w:rPr>
            </w:pPr>
            <w:r w:rsidRPr="002F32E7">
              <w:rPr>
                <w:sz w:val="20"/>
                <w:szCs w:val="18"/>
                <w:lang w:val="en-US"/>
              </w:rPr>
              <w:t>6%</w:t>
            </w:r>
          </w:p>
        </w:tc>
      </w:tr>
      <w:tr w:rsidR="006E6EA6" w:rsidRPr="00413282" w14:paraId="3BD73B31" w14:textId="77777777" w:rsidTr="002F32E7">
        <w:tc>
          <w:tcPr>
            <w:tcW w:w="1397" w:type="dxa"/>
          </w:tcPr>
          <w:p w14:paraId="6AF0C29D" w14:textId="77777777" w:rsidR="006E6EA6" w:rsidRPr="002F32E7" w:rsidRDefault="006E6EA6" w:rsidP="0006405B">
            <w:pPr>
              <w:pStyle w:val="StyleRight0"/>
              <w:keepNext/>
              <w:rPr>
                <w:sz w:val="20"/>
                <w:szCs w:val="18"/>
                <w:lang w:val="en-US"/>
              </w:rPr>
            </w:pPr>
            <w:r w:rsidRPr="002F32E7">
              <w:rPr>
                <w:sz w:val="20"/>
                <w:szCs w:val="18"/>
                <w:lang w:val="en-US"/>
              </w:rPr>
              <w:t>Recreation</w:t>
            </w:r>
          </w:p>
        </w:tc>
        <w:tc>
          <w:tcPr>
            <w:tcW w:w="0" w:type="auto"/>
          </w:tcPr>
          <w:p w14:paraId="3166F6C0" w14:textId="77777777" w:rsidR="006E6EA6" w:rsidRPr="002F32E7" w:rsidRDefault="006E6EA6" w:rsidP="0006405B">
            <w:pPr>
              <w:pStyle w:val="StyleRight0"/>
              <w:keepNext/>
              <w:rPr>
                <w:sz w:val="20"/>
                <w:szCs w:val="18"/>
                <w:lang w:val="en-US"/>
              </w:rPr>
            </w:pPr>
            <w:r w:rsidRPr="002F32E7">
              <w:rPr>
                <w:sz w:val="20"/>
                <w:szCs w:val="18"/>
                <w:lang w:val="en-US"/>
              </w:rPr>
              <w:t>2%</w:t>
            </w:r>
          </w:p>
        </w:tc>
        <w:tc>
          <w:tcPr>
            <w:tcW w:w="0" w:type="auto"/>
          </w:tcPr>
          <w:p w14:paraId="5614E503" w14:textId="77777777" w:rsidR="006E6EA6" w:rsidRPr="002F32E7" w:rsidRDefault="006E6EA6" w:rsidP="0006405B">
            <w:pPr>
              <w:pStyle w:val="StyleRight0"/>
              <w:keepNext/>
              <w:rPr>
                <w:sz w:val="20"/>
                <w:szCs w:val="18"/>
                <w:lang w:val="en-US"/>
              </w:rPr>
            </w:pPr>
            <w:r w:rsidRPr="002F32E7">
              <w:rPr>
                <w:sz w:val="20"/>
                <w:szCs w:val="18"/>
                <w:lang w:val="en-US"/>
              </w:rPr>
              <w:t>8%</w:t>
            </w:r>
          </w:p>
        </w:tc>
        <w:tc>
          <w:tcPr>
            <w:tcW w:w="0" w:type="auto"/>
          </w:tcPr>
          <w:p w14:paraId="7AA285F1" w14:textId="77777777" w:rsidR="006E6EA6" w:rsidRPr="002F32E7" w:rsidRDefault="006E6EA6" w:rsidP="0006405B">
            <w:pPr>
              <w:pStyle w:val="StyleRight0"/>
              <w:keepNext/>
              <w:rPr>
                <w:sz w:val="20"/>
                <w:szCs w:val="18"/>
                <w:lang w:val="en-US"/>
              </w:rPr>
            </w:pPr>
            <w:r w:rsidRPr="002F32E7">
              <w:rPr>
                <w:sz w:val="20"/>
                <w:szCs w:val="18"/>
                <w:lang w:val="en-US"/>
              </w:rPr>
              <w:t>15%</w:t>
            </w:r>
          </w:p>
        </w:tc>
        <w:tc>
          <w:tcPr>
            <w:tcW w:w="0" w:type="auto"/>
          </w:tcPr>
          <w:p w14:paraId="47F9774B" w14:textId="77777777" w:rsidR="006E6EA6" w:rsidRPr="002F32E7" w:rsidRDefault="006E6EA6" w:rsidP="0006405B">
            <w:pPr>
              <w:pStyle w:val="StyleRight0"/>
              <w:keepNext/>
              <w:rPr>
                <w:sz w:val="20"/>
                <w:szCs w:val="18"/>
                <w:lang w:val="en-US"/>
              </w:rPr>
            </w:pPr>
            <w:r w:rsidRPr="002F32E7">
              <w:rPr>
                <w:sz w:val="20"/>
                <w:szCs w:val="18"/>
                <w:lang w:val="en-US"/>
              </w:rPr>
              <w:t>20%</w:t>
            </w:r>
          </w:p>
        </w:tc>
        <w:tc>
          <w:tcPr>
            <w:tcW w:w="0" w:type="auto"/>
          </w:tcPr>
          <w:p w14:paraId="4862651E" w14:textId="77777777" w:rsidR="006E6EA6" w:rsidRPr="002F32E7" w:rsidRDefault="006E6EA6" w:rsidP="0006405B">
            <w:pPr>
              <w:pStyle w:val="StyleRight0"/>
              <w:keepNext/>
              <w:rPr>
                <w:sz w:val="20"/>
                <w:szCs w:val="18"/>
                <w:lang w:val="en-US"/>
              </w:rPr>
            </w:pPr>
            <w:r w:rsidRPr="002F32E7">
              <w:rPr>
                <w:sz w:val="20"/>
                <w:szCs w:val="18"/>
                <w:lang w:val="en-US"/>
              </w:rPr>
              <w:t>18%</w:t>
            </w:r>
          </w:p>
        </w:tc>
        <w:tc>
          <w:tcPr>
            <w:tcW w:w="0" w:type="auto"/>
          </w:tcPr>
          <w:p w14:paraId="01CE06D2" w14:textId="77777777" w:rsidR="006E6EA6" w:rsidRPr="002F32E7" w:rsidRDefault="006E6EA6" w:rsidP="0006405B">
            <w:pPr>
              <w:pStyle w:val="StyleRight0"/>
              <w:keepNext/>
              <w:rPr>
                <w:sz w:val="20"/>
                <w:szCs w:val="18"/>
                <w:lang w:val="en-US"/>
              </w:rPr>
            </w:pPr>
            <w:r w:rsidRPr="002F32E7">
              <w:rPr>
                <w:sz w:val="20"/>
                <w:szCs w:val="18"/>
                <w:lang w:val="en-US"/>
              </w:rPr>
              <w:t>20%</w:t>
            </w:r>
          </w:p>
        </w:tc>
        <w:tc>
          <w:tcPr>
            <w:tcW w:w="0" w:type="auto"/>
          </w:tcPr>
          <w:p w14:paraId="57E84E60" w14:textId="77777777" w:rsidR="006E6EA6" w:rsidRPr="002F32E7" w:rsidRDefault="006E6EA6" w:rsidP="0006405B">
            <w:pPr>
              <w:pStyle w:val="StyleRight0"/>
              <w:keepNext/>
              <w:rPr>
                <w:sz w:val="20"/>
                <w:szCs w:val="18"/>
                <w:lang w:val="en-US"/>
              </w:rPr>
            </w:pPr>
            <w:r w:rsidRPr="002F32E7">
              <w:rPr>
                <w:sz w:val="20"/>
                <w:szCs w:val="18"/>
                <w:lang w:val="en-US"/>
              </w:rPr>
              <w:t>3%</w:t>
            </w:r>
          </w:p>
        </w:tc>
        <w:tc>
          <w:tcPr>
            <w:tcW w:w="0" w:type="auto"/>
          </w:tcPr>
          <w:p w14:paraId="0613998A" w14:textId="77777777" w:rsidR="006E6EA6" w:rsidRPr="002F32E7" w:rsidRDefault="006E6EA6" w:rsidP="0006405B">
            <w:pPr>
              <w:pStyle w:val="StyleRight0"/>
              <w:keepNext/>
              <w:rPr>
                <w:sz w:val="20"/>
                <w:szCs w:val="18"/>
                <w:lang w:val="en-US"/>
              </w:rPr>
            </w:pPr>
            <w:r w:rsidRPr="002F32E7">
              <w:rPr>
                <w:sz w:val="20"/>
                <w:szCs w:val="18"/>
                <w:lang w:val="en-US"/>
              </w:rPr>
              <w:t>3%</w:t>
            </w:r>
          </w:p>
        </w:tc>
        <w:tc>
          <w:tcPr>
            <w:tcW w:w="0" w:type="auto"/>
          </w:tcPr>
          <w:p w14:paraId="38F5F363" w14:textId="77777777" w:rsidR="006E6EA6" w:rsidRPr="002F32E7" w:rsidRDefault="006E6EA6" w:rsidP="0006405B">
            <w:pPr>
              <w:pStyle w:val="StyleRight0"/>
              <w:keepNext/>
              <w:rPr>
                <w:sz w:val="20"/>
                <w:szCs w:val="18"/>
                <w:lang w:val="en-US"/>
              </w:rPr>
            </w:pPr>
            <w:r w:rsidRPr="002F32E7">
              <w:rPr>
                <w:sz w:val="20"/>
                <w:szCs w:val="18"/>
                <w:lang w:val="en-US"/>
              </w:rPr>
              <w:t>3%</w:t>
            </w:r>
          </w:p>
        </w:tc>
        <w:tc>
          <w:tcPr>
            <w:tcW w:w="0" w:type="auto"/>
          </w:tcPr>
          <w:p w14:paraId="4E86F5E7" w14:textId="77777777" w:rsidR="006E6EA6" w:rsidRPr="002F32E7" w:rsidRDefault="006E6EA6" w:rsidP="0006405B">
            <w:pPr>
              <w:pStyle w:val="StyleRight0"/>
              <w:keepNext/>
              <w:rPr>
                <w:sz w:val="20"/>
                <w:szCs w:val="18"/>
                <w:lang w:val="en-US"/>
              </w:rPr>
            </w:pPr>
            <w:r w:rsidRPr="002F32E7">
              <w:rPr>
                <w:sz w:val="20"/>
                <w:szCs w:val="18"/>
                <w:lang w:val="en-US"/>
              </w:rPr>
              <w:t>3%</w:t>
            </w:r>
          </w:p>
        </w:tc>
        <w:tc>
          <w:tcPr>
            <w:tcW w:w="0" w:type="auto"/>
          </w:tcPr>
          <w:p w14:paraId="2A949010" w14:textId="77777777" w:rsidR="006E6EA6" w:rsidRPr="002F32E7" w:rsidRDefault="006E6EA6" w:rsidP="0006405B">
            <w:pPr>
              <w:pStyle w:val="StyleRight0"/>
              <w:keepNext/>
              <w:rPr>
                <w:sz w:val="20"/>
                <w:szCs w:val="18"/>
                <w:lang w:val="en-US"/>
              </w:rPr>
            </w:pPr>
            <w:r w:rsidRPr="002F32E7">
              <w:rPr>
                <w:sz w:val="20"/>
                <w:szCs w:val="18"/>
                <w:lang w:val="en-US"/>
              </w:rPr>
              <w:t>3%</w:t>
            </w:r>
          </w:p>
        </w:tc>
        <w:tc>
          <w:tcPr>
            <w:tcW w:w="0" w:type="auto"/>
          </w:tcPr>
          <w:p w14:paraId="206773EE" w14:textId="77777777" w:rsidR="006E6EA6" w:rsidRPr="002F32E7" w:rsidRDefault="006E6EA6" w:rsidP="0006405B">
            <w:pPr>
              <w:pStyle w:val="StyleRight0"/>
              <w:keepNext/>
              <w:rPr>
                <w:sz w:val="20"/>
                <w:szCs w:val="18"/>
                <w:lang w:val="en-US"/>
              </w:rPr>
            </w:pPr>
            <w:r w:rsidRPr="002F32E7">
              <w:rPr>
                <w:sz w:val="20"/>
                <w:szCs w:val="18"/>
                <w:lang w:val="en-US"/>
              </w:rPr>
              <w:t>3%</w:t>
            </w:r>
          </w:p>
        </w:tc>
      </w:tr>
      <w:tr w:rsidR="006E6EA6" w:rsidRPr="00413282" w14:paraId="0B5A2861" w14:textId="77777777" w:rsidTr="002F32E7">
        <w:tc>
          <w:tcPr>
            <w:tcW w:w="1397" w:type="dxa"/>
          </w:tcPr>
          <w:p w14:paraId="4B069673" w14:textId="77777777" w:rsidR="006E6EA6" w:rsidRPr="002F32E7" w:rsidRDefault="006E6EA6" w:rsidP="0006405B">
            <w:pPr>
              <w:pStyle w:val="StyleRight0"/>
              <w:rPr>
                <w:sz w:val="20"/>
                <w:szCs w:val="18"/>
                <w:lang w:val="en-US"/>
              </w:rPr>
            </w:pPr>
            <w:r w:rsidRPr="002F32E7">
              <w:rPr>
                <w:sz w:val="20"/>
                <w:szCs w:val="18"/>
                <w:lang w:val="en-US"/>
              </w:rPr>
              <w:t>Stockwatering</w:t>
            </w:r>
          </w:p>
        </w:tc>
        <w:tc>
          <w:tcPr>
            <w:tcW w:w="0" w:type="auto"/>
          </w:tcPr>
          <w:p w14:paraId="56C696D6" w14:textId="77777777" w:rsidR="006E6EA6" w:rsidRPr="002F32E7" w:rsidRDefault="006E6EA6" w:rsidP="0006405B">
            <w:pPr>
              <w:pStyle w:val="StyleRight0"/>
              <w:rPr>
                <w:sz w:val="20"/>
                <w:szCs w:val="18"/>
                <w:lang w:val="en-US"/>
              </w:rPr>
            </w:pPr>
            <w:r w:rsidRPr="002F32E7">
              <w:rPr>
                <w:sz w:val="20"/>
                <w:szCs w:val="18"/>
                <w:lang w:val="en-US"/>
              </w:rPr>
              <w:t>8%</w:t>
            </w:r>
          </w:p>
        </w:tc>
        <w:tc>
          <w:tcPr>
            <w:tcW w:w="0" w:type="auto"/>
          </w:tcPr>
          <w:p w14:paraId="1B958083" w14:textId="77777777" w:rsidR="006E6EA6" w:rsidRPr="002F32E7" w:rsidRDefault="006E6EA6" w:rsidP="0006405B">
            <w:pPr>
              <w:pStyle w:val="StyleRight0"/>
              <w:rPr>
                <w:sz w:val="20"/>
                <w:szCs w:val="18"/>
                <w:lang w:val="en-US"/>
              </w:rPr>
            </w:pPr>
            <w:r w:rsidRPr="002F32E7">
              <w:rPr>
                <w:sz w:val="20"/>
                <w:szCs w:val="18"/>
                <w:lang w:val="en-US"/>
              </w:rPr>
              <w:t>9%</w:t>
            </w:r>
          </w:p>
        </w:tc>
        <w:tc>
          <w:tcPr>
            <w:tcW w:w="0" w:type="auto"/>
          </w:tcPr>
          <w:p w14:paraId="516FE33A" w14:textId="77777777" w:rsidR="006E6EA6" w:rsidRPr="002F32E7" w:rsidRDefault="006E6EA6" w:rsidP="0006405B">
            <w:pPr>
              <w:pStyle w:val="StyleRight0"/>
              <w:rPr>
                <w:sz w:val="20"/>
                <w:szCs w:val="18"/>
                <w:lang w:val="en-US"/>
              </w:rPr>
            </w:pPr>
            <w:r w:rsidRPr="002F32E7">
              <w:rPr>
                <w:sz w:val="20"/>
                <w:szCs w:val="18"/>
                <w:lang w:val="en-US"/>
              </w:rPr>
              <w:t>9%</w:t>
            </w:r>
          </w:p>
        </w:tc>
        <w:tc>
          <w:tcPr>
            <w:tcW w:w="0" w:type="auto"/>
          </w:tcPr>
          <w:p w14:paraId="4C6D0668" w14:textId="77777777" w:rsidR="006E6EA6" w:rsidRPr="002F32E7" w:rsidRDefault="006E6EA6" w:rsidP="0006405B">
            <w:pPr>
              <w:pStyle w:val="StyleRight0"/>
              <w:rPr>
                <w:sz w:val="20"/>
                <w:szCs w:val="18"/>
                <w:lang w:val="en-US"/>
              </w:rPr>
            </w:pPr>
            <w:r w:rsidRPr="002F32E7">
              <w:rPr>
                <w:sz w:val="20"/>
                <w:szCs w:val="18"/>
                <w:lang w:val="en-US"/>
              </w:rPr>
              <w:t>9%</w:t>
            </w:r>
          </w:p>
        </w:tc>
        <w:tc>
          <w:tcPr>
            <w:tcW w:w="0" w:type="auto"/>
          </w:tcPr>
          <w:p w14:paraId="0D9B918F" w14:textId="77777777" w:rsidR="006E6EA6" w:rsidRPr="002F32E7" w:rsidRDefault="006E6EA6" w:rsidP="0006405B">
            <w:pPr>
              <w:pStyle w:val="StyleRight0"/>
              <w:rPr>
                <w:sz w:val="20"/>
                <w:szCs w:val="18"/>
                <w:lang w:val="en-US"/>
              </w:rPr>
            </w:pPr>
            <w:r w:rsidRPr="002F32E7">
              <w:rPr>
                <w:sz w:val="20"/>
                <w:szCs w:val="18"/>
                <w:lang w:val="en-US"/>
              </w:rPr>
              <w:t>8%</w:t>
            </w:r>
          </w:p>
        </w:tc>
        <w:tc>
          <w:tcPr>
            <w:tcW w:w="0" w:type="auto"/>
          </w:tcPr>
          <w:p w14:paraId="242BE342" w14:textId="77777777" w:rsidR="006E6EA6" w:rsidRPr="002F32E7" w:rsidRDefault="006E6EA6" w:rsidP="0006405B">
            <w:pPr>
              <w:pStyle w:val="StyleRight0"/>
              <w:rPr>
                <w:sz w:val="20"/>
                <w:szCs w:val="18"/>
                <w:lang w:val="en-US"/>
              </w:rPr>
            </w:pPr>
            <w:r w:rsidRPr="002F32E7">
              <w:rPr>
                <w:sz w:val="20"/>
                <w:szCs w:val="18"/>
                <w:lang w:val="en-US"/>
              </w:rPr>
              <w:t>9%</w:t>
            </w:r>
          </w:p>
        </w:tc>
        <w:tc>
          <w:tcPr>
            <w:tcW w:w="0" w:type="auto"/>
          </w:tcPr>
          <w:p w14:paraId="42BA1951" w14:textId="77777777" w:rsidR="006E6EA6" w:rsidRPr="002F32E7" w:rsidRDefault="006E6EA6" w:rsidP="0006405B">
            <w:pPr>
              <w:pStyle w:val="StyleRight0"/>
              <w:rPr>
                <w:sz w:val="20"/>
                <w:szCs w:val="18"/>
                <w:lang w:val="en-US"/>
              </w:rPr>
            </w:pPr>
            <w:r w:rsidRPr="002F32E7">
              <w:rPr>
                <w:sz w:val="20"/>
                <w:szCs w:val="18"/>
                <w:lang w:val="en-US"/>
              </w:rPr>
              <w:t>9%</w:t>
            </w:r>
          </w:p>
        </w:tc>
        <w:tc>
          <w:tcPr>
            <w:tcW w:w="0" w:type="auto"/>
          </w:tcPr>
          <w:p w14:paraId="786A170F" w14:textId="77777777" w:rsidR="006E6EA6" w:rsidRPr="002F32E7" w:rsidRDefault="006E6EA6" w:rsidP="0006405B">
            <w:pPr>
              <w:pStyle w:val="StyleRight0"/>
              <w:rPr>
                <w:sz w:val="20"/>
                <w:szCs w:val="18"/>
                <w:lang w:val="en-US"/>
              </w:rPr>
            </w:pPr>
            <w:r w:rsidRPr="002F32E7">
              <w:rPr>
                <w:sz w:val="20"/>
                <w:szCs w:val="18"/>
                <w:lang w:val="en-US"/>
              </w:rPr>
              <w:t>8%</w:t>
            </w:r>
          </w:p>
        </w:tc>
        <w:tc>
          <w:tcPr>
            <w:tcW w:w="0" w:type="auto"/>
          </w:tcPr>
          <w:p w14:paraId="1903841A" w14:textId="77777777" w:rsidR="006E6EA6" w:rsidRPr="002F32E7" w:rsidRDefault="006E6EA6" w:rsidP="0006405B">
            <w:pPr>
              <w:pStyle w:val="StyleRight0"/>
              <w:rPr>
                <w:sz w:val="20"/>
                <w:szCs w:val="18"/>
                <w:lang w:val="en-US"/>
              </w:rPr>
            </w:pPr>
            <w:r w:rsidRPr="002F32E7">
              <w:rPr>
                <w:sz w:val="20"/>
                <w:szCs w:val="18"/>
                <w:lang w:val="en-US"/>
              </w:rPr>
              <w:t>8%</w:t>
            </w:r>
          </w:p>
        </w:tc>
        <w:tc>
          <w:tcPr>
            <w:tcW w:w="0" w:type="auto"/>
          </w:tcPr>
          <w:p w14:paraId="36EF916B" w14:textId="77777777" w:rsidR="006E6EA6" w:rsidRPr="002F32E7" w:rsidRDefault="006E6EA6" w:rsidP="0006405B">
            <w:pPr>
              <w:pStyle w:val="StyleRight0"/>
              <w:rPr>
                <w:sz w:val="20"/>
                <w:szCs w:val="18"/>
                <w:lang w:val="en-US"/>
              </w:rPr>
            </w:pPr>
            <w:r w:rsidRPr="002F32E7">
              <w:rPr>
                <w:sz w:val="20"/>
                <w:szCs w:val="18"/>
                <w:lang w:val="en-US"/>
              </w:rPr>
              <w:t>8%</w:t>
            </w:r>
          </w:p>
        </w:tc>
        <w:tc>
          <w:tcPr>
            <w:tcW w:w="0" w:type="auto"/>
          </w:tcPr>
          <w:p w14:paraId="1FAA83A6" w14:textId="77777777" w:rsidR="006E6EA6" w:rsidRPr="002F32E7" w:rsidRDefault="006E6EA6" w:rsidP="0006405B">
            <w:pPr>
              <w:pStyle w:val="StyleRight0"/>
              <w:rPr>
                <w:sz w:val="20"/>
                <w:szCs w:val="18"/>
                <w:lang w:val="en-US"/>
              </w:rPr>
            </w:pPr>
            <w:r w:rsidRPr="002F32E7">
              <w:rPr>
                <w:sz w:val="20"/>
                <w:szCs w:val="18"/>
                <w:lang w:val="en-US"/>
              </w:rPr>
              <w:t>8%</w:t>
            </w:r>
          </w:p>
        </w:tc>
        <w:tc>
          <w:tcPr>
            <w:tcW w:w="0" w:type="auto"/>
          </w:tcPr>
          <w:p w14:paraId="6B893F9C" w14:textId="77777777" w:rsidR="006E6EA6" w:rsidRPr="002F32E7" w:rsidRDefault="006E6EA6" w:rsidP="0006405B">
            <w:pPr>
              <w:pStyle w:val="StyleRight0"/>
              <w:rPr>
                <w:sz w:val="20"/>
                <w:szCs w:val="18"/>
                <w:lang w:val="en-US"/>
              </w:rPr>
            </w:pPr>
            <w:r w:rsidRPr="002F32E7">
              <w:rPr>
                <w:sz w:val="20"/>
                <w:szCs w:val="18"/>
                <w:lang w:val="en-US"/>
              </w:rPr>
              <w:t>8%</w:t>
            </w:r>
          </w:p>
        </w:tc>
      </w:tr>
    </w:tbl>
    <w:p w14:paraId="0B38471E" w14:textId="242975D2" w:rsidR="000A11F0" w:rsidRDefault="000A11F0" w:rsidP="000A11F0">
      <w:pPr>
        <w:rPr>
          <w:lang w:val="en-US"/>
        </w:rPr>
      </w:pPr>
      <w:bookmarkStart w:id="266" w:name="_Ref15566175"/>
      <w:bookmarkStart w:id="267" w:name="_Ref15568114"/>
      <w:bookmarkStart w:id="268" w:name="_Ref15566006"/>
      <w:r w:rsidRPr="00413282">
        <w:rPr>
          <w:lang w:val="en-US"/>
        </w:rPr>
        <w:lastRenderedPageBreak/>
        <w:t xml:space="preserve">To calculate these distributions, all the </w:t>
      </w:r>
      <w:r>
        <w:rPr>
          <w:lang w:val="en-US"/>
        </w:rPr>
        <w:t>a</w:t>
      </w:r>
      <w:r w:rsidRPr="00413282">
        <w:rPr>
          <w:lang w:val="en-US"/>
        </w:rPr>
        <w:t>pplications with non-zero annual Allowed DT were gathered for each BU Group. The outlier applications were removed</w:t>
      </w:r>
      <w:r w:rsidRPr="00413282">
        <w:rPr>
          <w:rStyle w:val="FootnoteReference"/>
          <w:lang w:val="en-US"/>
        </w:rPr>
        <w:footnoteReference w:id="10"/>
      </w:r>
      <w:r w:rsidRPr="00413282">
        <w:rPr>
          <w:lang w:val="en-US"/>
        </w:rPr>
        <w:t xml:space="preserve">, then the mean </w:t>
      </w:r>
      <w:r w:rsidR="002F32E7">
        <w:rPr>
          <w:lang w:val="en-US"/>
        </w:rPr>
        <w:t>a</w:t>
      </w:r>
      <w:r w:rsidRPr="00413282">
        <w:rPr>
          <w:lang w:val="en-US"/>
        </w:rPr>
        <w:t xml:space="preserve">llowed DT for each month for each BU Group was taken to be the average monthly </w:t>
      </w:r>
      <w:r w:rsidR="002F32E7">
        <w:rPr>
          <w:lang w:val="en-US"/>
        </w:rPr>
        <w:t>p</w:t>
      </w:r>
      <w:r w:rsidRPr="00413282">
        <w:rPr>
          <w:lang w:val="en-US"/>
        </w:rPr>
        <w:t xml:space="preserve">ermitted DT distribution. </w:t>
      </w:r>
    </w:p>
    <w:p w14:paraId="60834582" w14:textId="0DBDC93B" w:rsidR="00427D8E" w:rsidRPr="00413282" w:rsidRDefault="00427D8E" w:rsidP="00427D8E">
      <w:pPr>
        <w:pStyle w:val="Heading4"/>
        <w:rPr>
          <w:lang w:val="en-US"/>
        </w:rPr>
      </w:pPr>
      <w:r w:rsidRPr="00413282">
        <w:rPr>
          <w:lang w:val="en-US"/>
        </w:rPr>
        <w:t xml:space="preserve">Average monthly reported </w:t>
      </w:r>
      <w:r w:rsidR="000A4999">
        <w:rPr>
          <w:lang w:val="en-US"/>
        </w:rPr>
        <w:t>amount used</w:t>
      </w:r>
      <w:r w:rsidRPr="00413282">
        <w:rPr>
          <w:lang w:val="en-US"/>
        </w:rPr>
        <w:t xml:space="preserve"> distributions</w:t>
      </w:r>
    </w:p>
    <w:p w14:paraId="270E77D3" w14:textId="3F8CD60F" w:rsidR="00427D8E" w:rsidRPr="00413282" w:rsidRDefault="00427D8E" w:rsidP="00427D8E">
      <w:pPr>
        <w:rPr>
          <w:lang w:val="en-US"/>
        </w:rPr>
      </w:pPr>
      <w:bookmarkStart w:id="269" w:name="_Hlk62141558"/>
      <w:r>
        <w:rPr>
          <w:lang w:val="en-US"/>
        </w:rPr>
        <w:t>A</w:t>
      </w:r>
      <w:r w:rsidRPr="00413282">
        <w:rPr>
          <w:lang w:val="en-US"/>
        </w:rPr>
        <w:t xml:space="preserve">verage monthly reported </w:t>
      </w:r>
      <w:r>
        <w:rPr>
          <w:lang w:val="en-US"/>
        </w:rPr>
        <w:t>AU</w:t>
      </w:r>
      <w:r w:rsidRPr="00413282">
        <w:rPr>
          <w:lang w:val="en-US"/>
        </w:rPr>
        <w:t xml:space="preserve"> distribution (with storage)</w:t>
      </w:r>
      <w:r w:rsidR="00E130B1">
        <w:rPr>
          <w:lang w:val="en-US"/>
        </w:rPr>
        <w:t xml:space="preserve"> were used to fill in data gaps to approximate the monthly timing of when water right holders who utilize storage choose to use and apply the water. The average monthly reported AU distributions were applied to the </w:t>
      </w:r>
      <w:bookmarkEnd w:id="269"/>
      <w:r w:rsidR="00E130B1">
        <w:rPr>
          <w:lang w:val="en-US"/>
        </w:rPr>
        <w:t xml:space="preserve">118 (14% of total applications) </w:t>
      </w:r>
      <w:bookmarkStart w:id="270" w:name="_Hlk62141630"/>
      <w:r w:rsidR="00E130B1">
        <w:rPr>
          <w:lang w:val="en-US"/>
        </w:rPr>
        <w:t xml:space="preserve">that </w:t>
      </w:r>
      <w:r w:rsidRPr="00413282">
        <w:rPr>
          <w:lang w:val="en-US"/>
        </w:rPr>
        <w:t xml:space="preserve">declare storage, but contain no reported </w:t>
      </w:r>
      <w:r>
        <w:rPr>
          <w:lang w:val="en-US"/>
        </w:rPr>
        <w:t>AU</w:t>
      </w:r>
      <w:r w:rsidR="00E130B1">
        <w:rPr>
          <w:lang w:val="en-US"/>
        </w:rPr>
        <w:t xml:space="preserve">. </w:t>
      </w:r>
      <w:r w:rsidRPr="00413282">
        <w:rPr>
          <w:lang w:val="en-US"/>
        </w:rPr>
        <w:t xml:space="preserve">See </w:t>
      </w:r>
      <w:r w:rsidR="007250F4">
        <w:rPr>
          <w:lang w:val="en-US"/>
        </w:rPr>
        <w:t>s</w:t>
      </w:r>
      <w:r w:rsidRPr="00413282">
        <w:rPr>
          <w:lang w:val="en-US"/>
        </w:rPr>
        <w:t xml:space="preserve">tep 5 of the </w:t>
      </w:r>
      <w:r w:rsidR="007250F4">
        <w:rPr>
          <w:lang w:val="en-US"/>
        </w:rPr>
        <w:t xml:space="preserve">AU </w:t>
      </w:r>
      <w:r w:rsidRPr="00413282">
        <w:rPr>
          <w:lang w:val="en-US"/>
        </w:rPr>
        <w:t xml:space="preserve">logic tree in </w:t>
      </w:r>
      <w:r w:rsidRPr="00413282">
        <w:rPr>
          <w:lang w:val="en-US"/>
        </w:rPr>
        <w:fldChar w:fldCharType="begin"/>
      </w:r>
      <w:r w:rsidRPr="00413282">
        <w:rPr>
          <w:lang w:val="en-US"/>
        </w:rPr>
        <w:instrText xml:space="preserve"> REF _Ref14856921 \h </w:instrText>
      </w:r>
      <w:r w:rsidRPr="00413282">
        <w:rPr>
          <w:lang w:val="en-US"/>
        </w:rPr>
      </w:r>
      <w:r w:rsidRPr="00413282">
        <w:rPr>
          <w:lang w:val="en-US"/>
        </w:rPr>
        <w:fldChar w:fldCharType="separate"/>
      </w:r>
      <w:r w:rsidR="0067763F" w:rsidRPr="00413282">
        <w:rPr>
          <w:lang w:val="en-US"/>
        </w:rPr>
        <w:t xml:space="preserve">Figure </w:t>
      </w:r>
      <w:r w:rsidR="0067763F">
        <w:rPr>
          <w:noProof/>
          <w:lang w:val="en-US"/>
        </w:rPr>
        <w:t>7</w:t>
      </w:r>
      <w:r w:rsidR="0067763F">
        <w:rPr>
          <w:lang w:val="en-US"/>
        </w:rPr>
        <w:t>.</w:t>
      </w:r>
      <w:r w:rsidR="0067763F">
        <w:rPr>
          <w:noProof/>
          <w:lang w:val="en-US"/>
        </w:rPr>
        <w:t>10</w:t>
      </w:r>
      <w:r w:rsidRPr="00413282">
        <w:rPr>
          <w:lang w:val="en-US"/>
        </w:rPr>
        <w:fldChar w:fldCharType="end"/>
      </w:r>
      <w:r w:rsidRPr="00413282">
        <w:rPr>
          <w:lang w:val="en-US"/>
        </w:rPr>
        <w:t>.</w:t>
      </w:r>
      <w:r>
        <w:rPr>
          <w:lang w:val="en-US"/>
        </w:rPr>
        <w:t xml:space="preserve"> This estimate was calculated as follows:</w:t>
      </w:r>
      <w:bookmarkEnd w:id="270"/>
    </w:p>
    <w:p w14:paraId="7117AD32" w14:textId="267763B7" w:rsidR="00427D8E" w:rsidRPr="00413282" w:rsidRDefault="00427D8E" w:rsidP="00427D8E">
      <w:pPr>
        <w:pStyle w:val="ListParagraph"/>
        <w:numPr>
          <w:ilvl w:val="0"/>
          <w:numId w:val="8"/>
        </w:numPr>
        <w:rPr>
          <w:lang w:val="en-US"/>
        </w:rPr>
      </w:pPr>
      <w:r w:rsidRPr="00413282">
        <w:rPr>
          <w:lang w:val="en-US"/>
        </w:rPr>
        <w:t xml:space="preserve">All applications with non-zero annual reported </w:t>
      </w:r>
      <w:r>
        <w:rPr>
          <w:lang w:val="en-US"/>
        </w:rPr>
        <w:t>AU</w:t>
      </w:r>
      <w:r w:rsidRPr="00413282">
        <w:rPr>
          <w:lang w:val="en-US"/>
        </w:rPr>
        <w:t xml:space="preserve"> were </w:t>
      </w:r>
      <w:r w:rsidR="00E130B1">
        <w:rPr>
          <w:lang w:val="en-US"/>
        </w:rPr>
        <w:t>binned</w:t>
      </w:r>
      <w:r w:rsidRPr="00413282">
        <w:rPr>
          <w:lang w:val="en-US"/>
        </w:rPr>
        <w:t xml:space="preserve"> by BU </w:t>
      </w:r>
      <w:r w:rsidR="006759BE">
        <w:rPr>
          <w:lang w:val="en-US"/>
        </w:rPr>
        <w:t>g</w:t>
      </w:r>
      <w:r w:rsidRPr="00413282">
        <w:rPr>
          <w:lang w:val="en-US"/>
        </w:rPr>
        <w:t xml:space="preserve">roup. </w:t>
      </w:r>
    </w:p>
    <w:p w14:paraId="345C454F" w14:textId="77777777" w:rsidR="00427D8E" w:rsidRPr="00413282" w:rsidRDefault="00427D8E" w:rsidP="00427D8E">
      <w:pPr>
        <w:pStyle w:val="ListParagraph"/>
        <w:rPr>
          <w:lang w:val="en-US"/>
        </w:rPr>
      </w:pPr>
      <w:r>
        <w:rPr>
          <w:lang w:val="en-US"/>
        </w:rPr>
        <w:t>O</w:t>
      </w:r>
      <w:r w:rsidRPr="00413282">
        <w:rPr>
          <w:lang w:val="en-US"/>
        </w:rPr>
        <w:t>utlier applications were removed.</w:t>
      </w:r>
      <w:r w:rsidRPr="0006405B">
        <w:rPr>
          <w:rStyle w:val="FootnoteReference"/>
          <w:lang w:val="en-US"/>
        </w:rPr>
        <w:footnoteReference w:id="11"/>
      </w:r>
    </w:p>
    <w:p w14:paraId="52DBC223" w14:textId="77777777" w:rsidR="00427D8E" w:rsidRPr="00413282" w:rsidRDefault="00427D8E" w:rsidP="00427D8E">
      <w:pPr>
        <w:pStyle w:val="ListParagraph"/>
        <w:rPr>
          <w:lang w:val="en-US"/>
        </w:rPr>
      </w:pPr>
      <w:r>
        <w:rPr>
          <w:lang w:val="en-US"/>
        </w:rPr>
        <w:t>M</w:t>
      </w:r>
      <w:r w:rsidRPr="00413282">
        <w:rPr>
          <w:lang w:val="en-US"/>
        </w:rPr>
        <w:t xml:space="preserve">ean reported monthly </w:t>
      </w:r>
      <w:r>
        <w:rPr>
          <w:lang w:val="en-US"/>
        </w:rPr>
        <w:t>AU</w:t>
      </w:r>
      <w:r w:rsidRPr="00413282">
        <w:rPr>
          <w:lang w:val="en-US"/>
        </w:rPr>
        <w:t xml:space="preserve"> values were calculated. </w:t>
      </w:r>
    </w:p>
    <w:p w14:paraId="53B39BC5" w14:textId="77777777" w:rsidR="00427D8E" w:rsidRPr="00413282" w:rsidRDefault="00427D8E" w:rsidP="00427D8E">
      <w:pPr>
        <w:pStyle w:val="ListParagraph"/>
        <w:rPr>
          <w:lang w:val="en-US"/>
        </w:rPr>
      </w:pPr>
      <w:r w:rsidRPr="00413282">
        <w:rPr>
          <w:lang w:val="en-US"/>
        </w:rPr>
        <w:t xml:space="preserve">The mean reported </w:t>
      </w:r>
      <w:r>
        <w:rPr>
          <w:lang w:val="en-US"/>
        </w:rPr>
        <w:t>AU</w:t>
      </w:r>
      <w:r w:rsidRPr="00413282">
        <w:rPr>
          <w:lang w:val="en-US"/>
        </w:rPr>
        <w:t xml:space="preserve"> value for each month was divided by the mean annual </w:t>
      </w:r>
      <w:r>
        <w:rPr>
          <w:lang w:val="en-US"/>
        </w:rPr>
        <w:t>AU</w:t>
      </w:r>
      <w:r w:rsidRPr="00413282">
        <w:rPr>
          <w:lang w:val="en-US"/>
        </w:rPr>
        <w:t xml:space="preserve"> value for the BU group to produce the average monthly reported </w:t>
      </w:r>
      <w:r>
        <w:rPr>
          <w:lang w:val="en-US"/>
        </w:rPr>
        <w:t>AU</w:t>
      </w:r>
      <w:r w:rsidRPr="00413282">
        <w:rPr>
          <w:lang w:val="en-US"/>
        </w:rPr>
        <w:t xml:space="preserve"> distribution. </w:t>
      </w:r>
    </w:p>
    <w:p w14:paraId="2C6BB35A" w14:textId="51ADD2F4" w:rsidR="00427D8E" w:rsidRPr="00413282" w:rsidRDefault="00427D8E" w:rsidP="00427D8E">
      <w:pPr>
        <w:rPr>
          <w:lang w:val="en-US"/>
        </w:rPr>
      </w:pPr>
      <w:r w:rsidRPr="00413282">
        <w:rPr>
          <w:lang w:val="en-US"/>
        </w:rPr>
        <w:t xml:space="preserve">The distributions are shown in </w:t>
      </w:r>
      <w:r w:rsidRPr="00413282">
        <w:rPr>
          <w:lang w:val="en-US"/>
        </w:rPr>
        <w:fldChar w:fldCharType="begin"/>
      </w:r>
      <w:r w:rsidRPr="00413282">
        <w:rPr>
          <w:lang w:val="en-US"/>
        </w:rPr>
        <w:instrText xml:space="preserve"> REF _Ref14857185 \h </w:instrText>
      </w:r>
      <w:r w:rsidRPr="00413282">
        <w:rPr>
          <w:lang w:val="en-US"/>
        </w:rPr>
      </w:r>
      <w:r w:rsidRPr="00413282">
        <w:rPr>
          <w:lang w:val="en-US"/>
        </w:rPr>
        <w:fldChar w:fldCharType="separate"/>
      </w:r>
      <w:r w:rsidR="0067763F" w:rsidRPr="00413282">
        <w:rPr>
          <w:lang w:val="en-US"/>
        </w:rPr>
        <w:t xml:space="preserve">Figure </w:t>
      </w:r>
      <w:r w:rsidR="0067763F">
        <w:rPr>
          <w:noProof/>
          <w:lang w:val="en-US"/>
        </w:rPr>
        <w:t>7</w:t>
      </w:r>
      <w:r w:rsidR="0067763F">
        <w:rPr>
          <w:lang w:val="en-US"/>
        </w:rPr>
        <w:t>.</w:t>
      </w:r>
      <w:r w:rsidR="0067763F">
        <w:rPr>
          <w:noProof/>
          <w:lang w:val="en-US"/>
        </w:rPr>
        <w:t>30</w:t>
      </w:r>
      <w:r w:rsidRPr="00413282">
        <w:rPr>
          <w:lang w:val="en-US"/>
        </w:rPr>
        <w:fldChar w:fldCharType="end"/>
      </w:r>
      <w:r w:rsidRPr="00413282">
        <w:rPr>
          <w:lang w:val="en-US"/>
        </w:rPr>
        <w:t xml:space="preserve"> and </w:t>
      </w:r>
      <w:r w:rsidRPr="00413282">
        <w:rPr>
          <w:lang w:val="en-US"/>
        </w:rPr>
        <w:fldChar w:fldCharType="begin"/>
      </w:r>
      <w:r w:rsidRPr="00413282">
        <w:rPr>
          <w:lang w:val="en-US"/>
        </w:rPr>
        <w:instrText xml:space="preserve"> REF _Ref14858964 \h </w:instrText>
      </w:r>
      <w:r w:rsidRPr="00413282">
        <w:rPr>
          <w:lang w:val="en-US"/>
        </w:rPr>
      </w:r>
      <w:r w:rsidRPr="00413282">
        <w:rPr>
          <w:lang w:val="en-US"/>
        </w:rPr>
        <w:fldChar w:fldCharType="separate"/>
      </w:r>
      <w:r w:rsidR="0067763F" w:rsidRPr="00413282">
        <w:rPr>
          <w:lang w:val="en-US"/>
        </w:rPr>
        <w:t xml:space="preserve">Table </w:t>
      </w:r>
      <w:r w:rsidR="0067763F">
        <w:rPr>
          <w:noProof/>
          <w:lang w:val="en-US"/>
        </w:rPr>
        <w:t>7</w:t>
      </w:r>
      <w:r w:rsidR="0067763F">
        <w:rPr>
          <w:lang w:val="en-US"/>
        </w:rPr>
        <w:t>.</w:t>
      </w:r>
      <w:r w:rsidR="0067763F">
        <w:rPr>
          <w:noProof/>
          <w:lang w:val="en-US"/>
        </w:rPr>
        <w:t>11</w:t>
      </w:r>
      <w:r w:rsidRPr="00413282">
        <w:rPr>
          <w:lang w:val="en-US"/>
        </w:rPr>
        <w:fldChar w:fldCharType="end"/>
      </w:r>
      <w:r w:rsidRPr="00413282">
        <w:rPr>
          <w:lang w:val="en-US"/>
        </w:rPr>
        <w:t>.</w:t>
      </w:r>
    </w:p>
    <w:p w14:paraId="3ACC54EB" w14:textId="653D2E13" w:rsidR="00427D8E" w:rsidRPr="00413282" w:rsidRDefault="00E130B1" w:rsidP="00427D8E">
      <w:pPr>
        <w:pStyle w:val="FIgure"/>
        <w:rPr>
          <w:lang w:val="en-US"/>
        </w:rPr>
      </w:pPr>
      <w:bookmarkStart w:id="271" w:name="_Hlk16264647"/>
      <w:r>
        <w:rPr>
          <w:lang w:val="en-US"/>
        </w:rPr>
        <w:drawing>
          <wp:anchor distT="0" distB="0" distL="114300" distR="114300" simplePos="0" relativeHeight="251663360" behindDoc="0" locked="0" layoutInCell="1" allowOverlap="1" wp14:anchorId="5236C692" wp14:editId="29328C90">
            <wp:simplePos x="0" y="0"/>
            <wp:positionH relativeFrom="column">
              <wp:posOffset>2336800</wp:posOffset>
            </wp:positionH>
            <wp:positionV relativeFrom="paragraph">
              <wp:posOffset>2970530</wp:posOffset>
            </wp:positionV>
            <wp:extent cx="1972426" cy="124339"/>
            <wp:effectExtent l="0" t="0" r="0" b="9525"/>
            <wp:wrapNone/>
            <wp:docPr id="22" name="Picture 2">
              <a:extLst xmlns:a="http://schemas.openxmlformats.org/drawingml/2006/main">
                <a:ext uri="{FF2B5EF4-FFF2-40B4-BE49-F238E27FC236}">
                  <a16:creationId xmlns:a16="http://schemas.microsoft.com/office/drawing/2014/main" id="{00000000-0008-0000-00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0000000-0008-0000-0000-000003000000}"/>
                        </a:ext>
                      </a:extLst>
                    </pic:cNvPr>
                    <pic:cNvPicPr>
                      <a:picLocks noChangeAspect="1"/>
                    </pic:cNvPicPr>
                  </pic:nvPicPr>
                  <pic:blipFill>
                    <a:blip r:embed="rId67"/>
                    <a:stretch>
                      <a:fillRect/>
                    </a:stretch>
                  </pic:blipFill>
                  <pic:spPr>
                    <a:xfrm>
                      <a:off x="0" y="0"/>
                      <a:ext cx="1972426" cy="124339"/>
                    </a:xfrm>
                    <a:prstGeom prst="rect">
                      <a:avLst/>
                    </a:prstGeom>
                  </pic:spPr>
                </pic:pic>
              </a:graphicData>
            </a:graphic>
          </wp:anchor>
        </w:drawing>
      </w:r>
      <w:r>
        <w:rPr>
          <w:lang w:val="en-US"/>
        </w:rPr>
        <w:drawing>
          <wp:inline distT="0" distB="0" distL="0" distR="0" wp14:anchorId="54CDC8D3" wp14:editId="5A0F4B59">
            <wp:extent cx="4451352" cy="3134360"/>
            <wp:effectExtent l="0" t="0" r="6350" b="8890"/>
            <wp:docPr id="20" name="Chart 20">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4BE29150" w14:textId="6C171F0F" w:rsidR="00427D8E" w:rsidRPr="00413282" w:rsidRDefault="00427D8E" w:rsidP="00427D8E">
      <w:pPr>
        <w:pStyle w:val="TableFigureTitle"/>
        <w:rPr>
          <w:lang w:val="en-US"/>
        </w:rPr>
      </w:pPr>
      <w:bookmarkStart w:id="272" w:name="_Ref14857185"/>
      <w:r w:rsidRPr="00413282">
        <w:rPr>
          <w:lang w:val="en-US"/>
        </w:rPr>
        <w:t xml:space="preserve">Figure </w:t>
      </w:r>
      <w:r w:rsidR="00753F94">
        <w:rPr>
          <w:lang w:val="en-US"/>
        </w:rPr>
        <w:fldChar w:fldCharType="begin"/>
      </w:r>
      <w:r w:rsidR="00753F94">
        <w:rPr>
          <w:lang w:val="en-US"/>
        </w:rPr>
        <w:instrText xml:space="preserve"> STYLEREF 1 \s </w:instrText>
      </w:r>
      <w:r w:rsidR="00753F94">
        <w:rPr>
          <w:lang w:val="en-US"/>
        </w:rPr>
        <w:fldChar w:fldCharType="separate"/>
      </w:r>
      <w:r w:rsidR="00753F94">
        <w:rPr>
          <w:noProof/>
          <w:lang w:val="en-US"/>
        </w:rPr>
        <w:t>7</w:t>
      </w:r>
      <w:r w:rsidR="00753F94">
        <w:rPr>
          <w:lang w:val="en-US"/>
        </w:rPr>
        <w:fldChar w:fldCharType="end"/>
      </w:r>
      <w:r w:rsidR="00753F94">
        <w:rPr>
          <w:lang w:val="en-US"/>
        </w:rPr>
        <w:t>.</w:t>
      </w:r>
      <w:r w:rsidR="00753F94">
        <w:rPr>
          <w:lang w:val="en-US"/>
        </w:rPr>
        <w:fldChar w:fldCharType="begin"/>
      </w:r>
      <w:r w:rsidR="00753F94">
        <w:rPr>
          <w:lang w:val="en-US"/>
        </w:rPr>
        <w:instrText xml:space="preserve"> SEQ Figure \* ARABIC \s 1 </w:instrText>
      </w:r>
      <w:r w:rsidR="00753F94">
        <w:rPr>
          <w:lang w:val="en-US"/>
        </w:rPr>
        <w:fldChar w:fldCharType="separate"/>
      </w:r>
      <w:r w:rsidR="00753F94">
        <w:rPr>
          <w:noProof/>
          <w:lang w:val="en-US"/>
        </w:rPr>
        <w:t>30</w:t>
      </w:r>
      <w:r w:rsidR="00753F94">
        <w:rPr>
          <w:lang w:val="en-US"/>
        </w:rPr>
        <w:fldChar w:fldCharType="end"/>
      </w:r>
      <w:bookmarkEnd w:id="272"/>
      <w:r w:rsidRPr="00413282">
        <w:rPr>
          <w:lang w:val="en-US"/>
        </w:rPr>
        <w:t xml:space="preserve"> </w:t>
      </w:r>
      <w:bookmarkStart w:id="273" w:name="_Hlk62141952"/>
      <w:r w:rsidRPr="00413282">
        <w:rPr>
          <w:lang w:val="en-US"/>
        </w:rPr>
        <w:t xml:space="preserve">Average reported </w:t>
      </w:r>
      <w:r w:rsidR="007250F4">
        <w:rPr>
          <w:lang w:val="en-US"/>
        </w:rPr>
        <w:t xml:space="preserve">monthly </w:t>
      </w:r>
      <w:r>
        <w:rPr>
          <w:lang w:val="en-US"/>
        </w:rPr>
        <w:t>amount used</w:t>
      </w:r>
      <w:r w:rsidRPr="00413282">
        <w:rPr>
          <w:lang w:val="en-US"/>
        </w:rPr>
        <w:t xml:space="preserve"> </w:t>
      </w:r>
      <w:r w:rsidR="007250F4">
        <w:rPr>
          <w:lang w:val="en-US"/>
        </w:rPr>
        <w:t xml:space="preserve">distribution </w:t>
      </w:r>
      <w:r w:rsidRPr="00413282">
        <w:rPr>
          <w:lang w:val="en-US"/>
        </w:rPr>
        <w:t>by beneficial use group.</w:t>
      </w:r>
      <w:bookmarkEnd w:id="273"/>
    </w:p>
    <w:p w14:paraId="4DED9103" w14:textId="2D5066F9" w:rsidR="00427D8E" w:rsidRPr="00413282" w:rsidRDefault="00427D8E" w:rsidP="00427D8E">
      <w:pPr>
        <w:pStyle w:val="StyleTableFigureTitleAfter0pt"/>
        <w:rPr>
          <w:lang w:val="en-US"/>
        </w:rPr>
      </w:pPr>
      <w:bookmarkStart w:id="274" w:name="_Ref14858964"/>
      <w:bookmarkEnd w:id="271"/>
      <w:r w:rsidRPr="00413282">
        <w:rPr>
          <w:lang w:val="en-US"/>
        </w:rPr>
        <w:lastRenderedPageBreak/>
        <w:t xml:space="preserve">Table </w:t>
      </w:r>
      <w:r w:rsidR="006E011C">
        <w:rPr>
          <w:lang w:val="en-US"/>
        </w:rPr>
        <w:fldChar w:fldCharType="begin"/>
      </w:r>
      <w:r w:rsidR="006E011C">
        <w:rPr>
          <w:lang w:val="en-US"/>
        </w:rPr>
        <w:instrText xml:space="preserve"> STYLEREF 1 \s </w:instrText>
      </w:r>
      <w:r w:rsidR="006E011C">
        <w:rPr>
          <w:lang w:val="en-US"/>
        </w:rPr>
        <w:fldChar w:fldCharType="separate"/>
      </w:r>
      <w:r w:rsidR="006E011C">
        <w:rPr>
          <w:noProof/>
          <w:lang w:val="en-US"/>
        </w:rPr>
        <w:t>7</w:t>
      </w:r>
      <w:r w:rsidR="006E011C">
        <w:rPr>
          <w:lang w:val="en-US"/>
        </w:rPr>
        <w:fldChar w:fldCharType="end"/>
      </w:r>
      <w:r w:rsidR="006E011C">
        <w:rPr>
          <w:lang w:val="en-US"/>
        </w:rPr>
        <w:t>.</w:t>
      </w:r>
      <w:r w:rsidR="006E011C">
        <w:rPr>
          <w:lang w:val="en-US"/>
        </w:rPr>
        <w:fldChar w:fldCharType="begin"/>
      </w:r>
      <w:r w:rsidR="006E011C">
        <w:rPr>
          <w:lang w:val="en-US"/>
        </w:rPr>
        <w:instrText xml:space="preserve"> SEQ Table \* ARABIC \s 1 </w:instrText>
      </w:r>
      <w:r w:rsidR="006E011C">
        <w:rPr>
          <w:lang w:val="en-US"/>
        </w:rPr>
        <w:fldChar w:fldCharType="separate"/>
      </w:r>
      <w:r w:rsidR="006E011C">
        <w:rPr>
          <w:noProof/>
          <w:lang w:val="en-US"/>
        </w:rPr>
        <w:t>11</w:t>
      </w:r>
      <w:r w:rsidR="006E011C">
        <w:rPr>
          <w:lang w:val="en-US"/>
        </w:rPr>
        <w:fldChar w:fldCharType="end"/>
      </w:r>
      <w:bookmarkEnd w:id="274"/>
      <w:r w:rsidRPr="00413282">
        <w:rPr>
          <w:lang w:val="en-US"/>
        </w:rPr>
        <w:t xml:space="preserve"> </w:t>
      </w:r>
      <w:r w:rsidR="007250F4" w:rsidRPr="00413282">
        <w:rPr>
          <w:lang w:val="en-US"/>
        </w:rPr>
        <w:t xml:space="preserve">Average reported </w:t>
      </w:r>
      <w:r w:rsidR="007250F4">
        <w:rPr>
          <w:lang w:val="en-US"/>
        </w:rPr>
        <w:t>monthly amount used</w:t>
      </w:r>
      <w:r w:rsidR="007250F4" w:rsidRPr="00413282">
        <w:rPr>
          <w:lang w:val="en-US"/>
        </w:rPr>
        <w:t xml:space="preserve"> </w:t>
      </w:r>
      <w:r w:rsidR="007250F4">
        <w:rPr>
          <w:lang w:val="en-US"/>
        </w:rPr>
        <w:t xml:space="preserve">distribution </w:t>
      </w:r>
      <w:r w:rsidR="007250F4" w:rsidRPr="00413282">
        <w:rPr>
          <w:lang w:val="en-US"/>
        </w:rPr>
        <w:t>by beneficial use group.</w:t>
      </w:r>
    </w:p>
    <w:tbl>
      <w:tblPr>
        <w:tblStyle w:val="TableGrid"/>
        <w:tblW w:w="0" w:type="auto"/>
        <w:tblLook w:val="04A0" w:firstRow="1" w:lastRow="0" w:firstColumn="1" w:lastColumn="0" w:noHBand="0" w:noVBand="1"/>
      </w:tblPr>
      <w:tblGrid>
        <w:gridCol w:w="1397"/>
        <w:gridCol w:w="562"/>
        <w:gridCol w:w="562"/>
        <w:gridCol w:w="524"/>
        <w:gridCol w:w="562"/>
        <w:gridCol w:w="562"/>
        <w:gridCol w:w="562"/>
        <w:gridCol w:w="507"/>
        <w:gridCol w:w="574"/>
        <w:gridCol w:w="562"/>
        <w:gridCol w:w="562"/>
        <w:gridCol w:w="562"/>
        <w:gridCol w:w="562"/>
      </w:tblGrid>
      <w:tr w:rsidR="00427D8E" w:rsidRPr="00413282" w14:paraId="74F56855" w14:textId="77777777" w:rsidTr="006759BE">
        <w:trPr>
          <w:cnfStyle w:val="100000000000" w:firstRow="1" w:lastRow="0" w:firstColumn="0" w:lastColumn="0" w:oddVBand="0" w:evenVBand="0" w:oddHBand="0" w:evenHBand="0" w:firstRowFirstColumn="0" w:firstRowLastColumn="0" w:lastRowFirstColumn="0" w:lastRowLastColumn="0"/>
        </w:trPr>
        <w:tc>
          <w:tcPr>
            <w:tcW w:w="1397" w:type="dxa"/>
          </w:tcPr>
          <w:p w14:paraId="2DE10FF6" w14:textId="27EF6498" w:rsidR="00427D8E" w:rsidRPr="006759BE" w:rsidRDefault="00427D8E" w:rsidP="00B95950">
            <w:pPr>
              <w:pStyle w:val="StyleRight0"/>
              <w:rPr>
                <w:sz w:val="20"/>
                <w:szCs w:val="18"/>
                <w:lang w:val="en-US"/>
              </w:rPr>
            </w:pPr>
            <w:r w:rsidRPr="006759BE">
              <w:rPr>
                <w:sz w:val="20"/>
                <w:szCs w:val="18"/>
                <w:lang w:val="en-US"/>
              </w:rPr>
              <w:t xml:space="preserve">BU </w:t>
            </w:r>
            <w:r w:rsidR="006759BE" w:rsidRPr="006759BE">
              <w:rPr>
                <w:sz w:val="20"/>
                <w:szCs w:val="18"/>
                <w:lang w:val="en-US"/>
              </w:rPr>
              <w:t>g</w:t>
            </w:r>
            <w:r w:rsidRPr="006759BE">
              <w:rPr>
                <w:sz w:val="20"/>
                <w:szCs w:val="18"/>
                <w:lang w:val="en-US"/>
              </w:rPr>
              <w:t>roup</w:t>
            </w:r>
          </w:p>
        </w:tc>
        <w:tc>
          <w:tcPr>
            <w:tcW w:w="0" w:type="auto"/>
          </w:tcPr>
          <w:p w14:paraId="2E2E0B1D" w14:textId="77777777" w:rsidR="00427D8E" w:rsidRPr="006759BE" w:rsidRDefault="00427D8E" w:rsidP="00B95950">
            <w:pPr>
              <w:pStyle w:val="StyleRight0"/>
              <w:rPr>
                <w:sz w:val="20"/>
                <w:szCs w:val="18"/>
                <w:lang w:val="en-US"/>
              </w:rPr>
            </w:pPr>
            <w:r w:rsidRPr="006759BE">
              <w:rPr>
                <w:sz w:val="20"/>
                <w:szCs w:val="18"/>
                <w:lang w:val="en-US"/>
              </w:rPr>
              <w:t>Oct</w:t>
            </w:r>
          </w:p>
        </w:tc>
        <w:tc>
          <w:tcPr>
            <w:tcW w:w="0" w:type="auto"/>
          </w:tcPr>
          <w:p w14:paraId="376D1A99" w14:textId="77777777" w:rsidR="00427D8E" w:rsidRPr="006759BE" w:rsidRDefault="00427D8E" w:rsidP="00B95950">
            <w:pPr>
              <w:pStyle w:val="StyleRight0"/>
              <w:rPr>
                <w:sz w:val="20"/>
                <w:szCs w:val="18"/>
                <w:lang w:val="en-US"/>
              </w:rPr>
            </w:pPr>
            <w:r w:rsidRPr="006759BE">
              <w:rPr>
                <w:sz w:val="20"/>
                <w:szCs w:val="18"/>
                <w:lang w:val="en-US"/>
              </w:rPr>
              <w:t>Nov</w:t>
            </w:r>
          </w:p>
        </w:tc>
        <w:tc>
          <w:tcPr>
            <w:tcW w:w="0" w:type="auto"/>
          </w:tcPr>
          <w:p w14:paraId="6FA228DC" w14:textId="77777777" w:rsidR="00427D8E" w:rsidRPr="006759BE" w:rsidRDefault="00427D8E" w:rsidP="00B95950">
            <w:pPr>
              <w:pStyle w:val="StyleRight0"/>
              <w:rPr>
                <w:sz w:val="20"/>
                <w:szCs w:val="18"/>
                <w:lang w:val="en-US"/>
              </w:rPr>
            </w:pPr>
            <w:r w:rsidRPr="006759BE">
              <w:rPr>
                <w:sz w:val="20"/>
                <w:szCs w:val="18"/>
                <w:lang w:val="en-US"/>
              </w:rPr>
              <w:t>Dec</w:t>
            </w:r>
          </w:p>
        </w:tc>
        <w:tc>
          <w:tcPr>
            <w:tcW w:w="0" w:type="auto"/>
          </w:tcPr>
          <w:p w14:paraId="3B06727D" w14:textId="77777777" w:rsidR="00427D8E" w:rsidRPr="006759BE" w:rsidRDefault="00427D8E" w:rsidP="00B95950">
            <w:pPr>
              <w:pStyle w:val="StyleRight0"/>
              <w:rPr>
                <w:sz w:val="20"/>
                <w:szCs w:val="18"/>
                <w:lang w:val="en-US"/>
              </w:rPr>
            </w:pPr>
            <w:r w:rsidRPr="006759BE">
              <w:rPr>
                <w:sz w:val="20"/>
                <w:szCs w:val="18"/>
                <w:lang w:val="en-US"/>
              </w:rPr>
              <w:t>Jan</w:t>
            </w:r>
          </w:p>
        </w:tc>
        <w:tc>
          <w:tcPr>
            <w:tcW w:w="0" w:type="auto"/>
          </w:tcPr>
          <w:p w14:paraId="0162F4EA" w14:textId="77777777" w:rsidR="00427D8E" w:rsidRPr="006759BE" w:rsidRDefault="00427D8E" w:rsidP="00B95950">
            <w:pPr>
              <w:pStyle w:val="StyleRight0"/>
              <w:rPr>
                <w:sz w:val="20"/>
                <w:szCs w:val="18"/>
                <w:lang w:val="en-US"/>
              </w:rPr>
            </w:pPr>
            <w:r w:rsidRPr="006759BE">
              <w:rPr>
                <w:sz w:val="20"/>
                <w:szCs w:val="18"/>
                <w:lang w:val="en-US"/>
              </w:rPr>
              <w:t>Feb</w:t>
            </w:r>
          </w:p>
        </w:tc>
        <w:tc>
          <w:tcPr>
            <w:tcW w:w="0" w:type="auto"/>
          </w:tcPr>
          <w:p w14:paraId="4C5A5DC5" w14:textId="77777777" w:rsidR="00427D8E" w:rsidRPr="006759BE" w:rsidRDefault="00427D8E" w:rsidP="00B95950">
            <w:pPr>
              <w:pStyle w:val="StyleRight0"/>
              <w:rPr>
                <w:sz w:val="20"/>
                <w:szCs w:val="18"/>
                <w:lang w:val="en-US"/>
              </w:rPr>
            </w:pPr>
            <w:r w:rsidRPr="006759BE">
              <w:rPr>
                <w:sz w:val="20"/>
                <w:szCs w:val="18"/>
                <w:lang w:val="en-US"/>
              </w:rPr>
              <w:t>Mar</w:t>
            </w:r>
          </w:p>
        </w:tc>
        <w:tc>
          <w:tcPr>
            <w:tcW w:w="0" w:type="auto"/>
          </w:tcPr>
          <w:p w14:paraId="41CC2137" w14:textId="77777777" w:rsidR="00427D8E" w:rsidRPr="006759BE" w:rsidRDefault="00427D8E" w:rsidP="00B95950">
            <w:pPr>
              <w:pStyle w:val="StyleRight0"/>
              <w:rPr>
                <w:sz w:val="20"/>
                <w:szCs w:val="18"/>
                <w:lang w:val="en-US"/>
              </w:rPr>
            </w:pPr>
            <w:r w:rsidRPr="006759BE">
              <w:rPr>
                <w:sz w:val="20"/>
                <w:szCs w:val="18"/>
                <w:lang w:val="en-US"/>
              </w:rPr>
              <w:t>Apr</w:t>
            </w:r>
          </w:p>
        </w:tc>
        <w:tc>
          <w:tcPr>
            <w:tcW w:w="0" w:type="auto"/>
          </w:tcPr>
          <w:p w14:paraId="4F230755" w14:textId="77777777" w:rsidR="00427D8E" w:rsidRPr="006759BE" w:rsidRDefault="00427D8E" w:rsidP="00B95950">
            <w:pPr>
              <w:pStyle w:val="StyleRight0"/>
              <w:rPr>
                <w:sz w:val="20"/>
                <w:szCs w:val="18"/>
                <w:lang w:val="en-US"/>
              </w:rPr>
            </w:pPr>
            <w:r w:rsidRPr="006759BE">
              <w:rPr>
                <w:sz w:val="20"/>
                <w:szCs w:val="18"/>
                <w:lang w:val="en-US"/>
              </w:rPr>
              <w:t>May</w:t>
            </w:r>
          </w:p>
        </w:tc>
        <w:tc>
          <w:tcPr>
            <w:tcW w:w="0" w:type="auto"/>
          </w:tcPr>
          <w:p w14:paraId="0DDD253E" w14:textId="77777777" w:rsidR="00427D8E" w:rsidRPr="006759BE" w:rsidRDefault="00427D8E" w:rsidP="00B95950">
            <w:pPr>
              <w:pStyle w:val="StyleRight0"/>
              <w:rPr>
                <w:sz w:val="20"/>
                <w:szCs w:val="18"/>
                <w:lang w:val="en-US"/>
              </w:rPr>
            </w:pPr>
            <w:r w:rsidRPr="006759BE">
              <w:rPr>
                <w:sz w:val="20"/>
                <w:szCs w:val="18"/>
                <w:lang w:val="en-US"/>
              </w:rPr>
              <w:t>Jun</w:t>
            </w:r>
          </w:p>
        </w:tc>
        <w:tc>
          <w:tcPr>
            <w:tcW w:w="0" w:type="auto"/>
          </w:tcPr>
          <w:p w14:paraId="77EA7B6F" w14:textId="77777777" w:rsidR="00427D8E" w:rsidRPr="006759BE" w:rsidRDefault="00427D8E" w:rsidP="00B95950">
            <w:pPr>
              <w:pStyle w:val="StyleRight0"/>
              <w:rPr>
                <w:sz w:val="20"/>
                <w:szCs w:val="18"/>
                <w:lang w:val="en-US"/>
              </w:rPr>
            </w:pPr>
            <w:r w:rsidRPr="006759BE">
              <w:rPr>
                <w:sz w:val="20"/>
                <w:szCs w:val="18"/>
                <w:lang w:val="en-US"/>
              </w:rPr>
              <w:t>Jul</w:t>
            </w:r>
          </w:p>
        </w:tc>
        <w:tc>
          <w:tcPr>
            <w:tcW w:w="0" w:type="auto"/>
          </w:tcPr>
          <w:p w14:paraId="798E4F33" w14:textId="77777777" w:rsidR="00427D8E" w:rsidRPr="006759BE" w:rsidRDefault="00427D8E" w:rsidP="00B95950">
            <w:pPr>
              <w:pStyle w:val="StyleRight0"/>
              <w:rPr>
                <w:sz w:val="20"/>
                <w:szCs w:val="18"/>
                <w:lang w:val="en-US"/>
              </w:rPr>
            </w:pPr>
            <w:r w:rsidRPr="006759BE">
              <w:rPr>
                <w:sz w:val="20"/>
                <w:szCs w:val="18"/>
                <w:lang w:val="en-US"/>
              </w:rPr>
              <w:t>Aug</w:t>
            </w:r>
          </w:p>
        </w:tc>
        <w:tc>
          <w:tcPr>
            <w:tcW w:w="0" w:type="auto"/>
          </w:tcPr>
          <w:p w14:paraId="63815DB9" w14:textId="77777777" w:rsidR="00427D8E" w:rsidRPr="006759BE" w:rsidRDefault="00427D8E" w:rsidP="00B95950">
            <w:pPr>
              <w:pStyle w:val="StyleRight0"/>
              <w:rPr>
                <w:sz w:val="20"/>
                <w:szCs w:val="18"/>
                <w:lang w:val="en-US"/>
              </w:rPr>
            </w:pPr>
            <w:r w:rsidRPr="006759BE">
              <w:rPr>
                <w:sz w:val="20"/>
                <w:szCs w:val="18"/>
                <w:lang w:val="en-US"/>
              </w:rPr>
              <w:t>Sep</w:t>
            </w:r>
          </w:p>
        </w:tc>
      </w:tr>
      <w:tr w:rsidR="00427D8E" w:rsidRPr="00413282" w14:paraId="48E2A6CE" w14:textId="77777777" w:rsidTr="006759BE">
        <w:tc>
          <w:tcPr>
            <w:tcW w:w="1397" w:type="dxa"/>
          </w:tcPr>
          <w:p w14:paraId="05B074D3" w14:textId="77777777" w:rsidR="00427D8E" w:rsidRPr="006759BE" w:rsidRDefault="00427D8E" w:rsidP="00B95950">
            <w:pPr>
              <w:pStyle w:val="StyleRight0"/>
              <w:rPr>
                <w:sz w:val="20"/>
                <w:szCs w:val="18"/>
                <w:lang w:val="en-US"/>
              </w:rPr>
            </w:pPr>
            <w:r w:rsidRPr="006759BE">
              <w:rPr>
                <w:sz w:val="20"/>
                <w:szCs w:val="18"/>
                <w:lang w:val="en-US"/>
              </w:rPr>
              <w:t>Cannabis (Permitted)</w:t>
            </w:r>
          </w:p>
        </w:tc>
        <w:tc>
          <w:tcPr>
            <w:tcW w:w="0" w:type="auto"/>
          </w:tcPr>
          <w:p w14:paraId="5D7E8483" w14:textId="77777777" w:rsidR="00427D8E" w:rsidRPr="006759BE" w:rsidRDefault="00427D8E" w:rsidP="00B95950">
            <w:pPr>
              <w:pStyle w:val="StyleRight0"/>
              <w:rPr>
                <w:sz w:val="20"/>
                <w:szCs w:val="18"/>
                <w:lang w:val="en-US"/>
              </w:rPr>
            </w:pPr>
            <w:r w:rsidRPr="006759BE">
              <w:rPr>
                <w:sz w:val="20"/>
                <w:szCs w:val="18"/>
                <w:lang w:val="en-US"/>
              </w:rPr>
              <w:t>7%</w:t>
            </w:r>
          </w:p>
        </w:tc>
        <w:tc>
          <w:tcPr>
            <w:tcW w:w="0" w:type="auto"/>
          </w:tcPr>
          <w:p w14:paraId="59AE88D4" w14:textId="77777777" w:rsidR="00427D8E" w:rsidRPr="006759BE" w:rsidRDefault="00427D8E" w:rsidP="00B95950">
            <w:pPr>
              <w:pStyle w:val="StyleRight0"/>
              <w:rPr>
                <w:sz w:val="20"/>
                <w:szCs w:val="18"/>
                <w:lang w:val="en-US"/>
              </w:rPr>
            </w:pPr>
            <w:r w:rsidRPr="006759BE">
              <w:rPr>
                <w:sz w:val="20"/>
                <w:szCs w:val="18"/>
                <w:lang w:val="en-US"/>
              </w:rPr>
              <w:t>3%</w:t>
            </w:r>
          </w:p>
        </w:tc>
        <w:tc>
          <w:tcPr>
            <w:tcW w:w="0" w:type="auto"/>
          </w:tcPr>
          <w:p w14:paraId="17C414CB" w14:textId="77777777" w:rsidR="00427D8E" w:rsidRPr="006759BE" w:rsidRDefault="00427D8E" w:rsidP="00B95950">
            <w:pPr>
              <w:pStyle w:val="StyleRight0"/>
              <w:rPr>
                <w:sz w:val="20"/>
                <w:szCs w:val="18"/>
                <w:lang w:val="en-US"/>
              </w:rPr>
            </w:pPr>
            <w:r w:rsidRPr="006759BE">
              <w:rPr>
                <w:sz w:val="20"/>
                <w:szCs w:val="18"/>
                <w:lang w:val="en-US"/>
              </w:rPr>
              <w:t>4%</w:t>
            </w:r>
          </w:p>
        </w:tc>
        <w:tc>
          <w:tcPr>
            <w:tcW w:w="0" w:type="auto"/>
          </w:tcPr>
          <w:p w14:paraId="585E792D" w14:textId="77777777" w:rsidR="00427D8E" w:rsidRPr="006759BE" w:rsidRDefault="00427D8E" w:rsidP="00B95950">
            <w:pPr>
              <w:pStyle w:val="StyleRight0"/>
              <w:rPr>
                <w:sz w:val="20"/>
                <w:szCs w:val="18"/>
                <w:lang w:val="en-US"/>
              </w:rPr>
            </w:pPr>
            <w:r w:rsidRPr="006759BE">
              <w:rPr>
                <w:sz w:val="20"/>
                <w:szCs w:val="18"/>
                <w:lang w:val="en-US"/>
              </w:rPr>
              <w:t>4%</w:t>
            </w:r>
          </w:p>
        </w:tc>
        <w:tc>
          <w:tcPr>
            <w:tcW w:w="0" w:type="auto"/>
          </w:tcPr>
          <w:p w14:paraId="3B5B8D7D" w14:textId="77777777" w:rsidR="00427D8E" w:rsidRPr="006759BE" w:rsidRDefault="00427D8E" w:rsidP="00B95950">
            <w:pPr>
              <w:pStyle w:val="StyleRight0"/>
              <w:rPr>
                <w:sz w:val="20"/>
                <w:szCs w:val="18"/>
                <w:lang w:val="en-US"/>
              </w:rPr>
            </w:pPr>
            <w:r w:rsidRPr="006759BE">
              <w:rPr>
                <w:sz w:val="20"/>
                <w:szCs w:val="18"/>
                <w:lang w:val="en-US"/>
              </w:rPr>
              <w:t>4%</w:t>
            </w:r>
          </w:p>
        </w:tc>
        <w:tc>
          <w:tcPr>
            <w:tcW w:w="0" w:type="auto"/>
          </w:tcPr>
          <w:p w14:paraId="424FBB98" w14:textId="77777777" w:rsidR="00427D8E" w:rsidRPr="006759BE" w:rsidRDefault="00427D8E" w:rsidP="00B95950">
            <w:pPr>
              <w:pStyle w:val="StyleRight0"/>
              <w:rPr>
                <w:sz w:val="20"/>
                <w:szCs w:val="18"/>
                <w:lang w:val="en-US"/>
              </w:rPr>
            </w:pPr>
            <w:r w:rsidRPr="006759BE">
              <w:rPr>
                <w:sz w:val="20"/>
                <w:szCs w:val="18"/>
                <w:lang w:val="en-US"/>
              </w:rPr>
              <w:t>5%</w:t>
            </w:r>
          </w:p>
        </w:tc>
        <w:tc>
          <w:tcPr>
            <w:tcW w:w="0" w:type="auto"/>
          </w:tcPr>
          <w:p w14:paraId="07DC7F21" w14:textId="77777777" w:rsidR="00427D8E" w:rsidRPr="006759BE" w:rsidRDefault="00427D8E" w:rsidP="00B95950">
            <w:pPr>
              <w:pStyle w:val="StyleRight0"/>
              <w:rPr>
                <w:sz w:val="20"/>
                <w:szCs w:val="18"/>
                <w:lang w:val="en-US"/>
              </w:rPr>
            </w:pPr>
            <w:r w:rsidRPr="006759BE">
              <w:rPr>
                <w:sz w:val="20"/>
                <w:szCs w:val="18"/>
                <w:lang w:val="en-US"/>
              </w:rPr>
              <w:t>7%</w:t>
            </w:r>
          </w:p>
        </w:tc>
        <w:tc>
          <w:tcPr>
            <w:tcW w:w="0" w:type="auto"/>
          </w:tcPr>
          <w:p w14:paraId="3105BE5A" w14:textId="77777777" w:rsidR="00427D8E" w:rsidRPr="006759BE" w:rsidRDefault="00427D8E" w:rsidP="00B95950">
            <w:pPr>
              <w:pStyle w:val="StyleRight0"/>
              <w:rPr>
                <w:sz w:val="20"/>
                <w:szCs w:val="18"/>
                <w:lang w:val="en-US"/>
              </w:rPr>
            </w:pPr>
            <w:r w:rsidRPr="006759BE">
              <w:rPr>
                <w:sz w:val="20"/>
                <w:szCs w:val="18"/>
                <w:lang w:val="en-US"/>
              </w:rPr>
              <w:t>10%</w:t>
            </w:r>
          </w:p>
        </w:tc>
        <w:tc>
          <w:tcPr>
            <w:tcW w:w="0" w:type="auto"/>
          </w:tcPr>
          <w:p w14:paraId="4464405D" w14:textId="77777777" w:rsidR="00427D8E" w:rsidRPr="006759BE" w:rsidRDefault="00427D8E" w:rsidP="00B95950">
            <w:pPr>
              <w:pStyle w:val="StyleRight0"/>
              <w:rPr>
                <w:sz w:val="20"/>
                <w:szCs w:val="18"/>
                <w:lang w:val="en-US"/>
              </w:rPr>
            </w:pPr>
            <w:r w:rsidRPr="006759BE">
              <w:rPr>
                <w:sz w:val="20"/>
                <w:szCs w:val="18"/>
                <w:lang w:val="en-US"/>
              </w:rPr>
              <w:t>14%</w:t>
            </w:r>
          </w:p>
        </w:tc>
        <w:tc>
          <w:tcPr>
            <w:tcW w:w="0" w:type="auto"/>
          </w:tcPr>
          <w:p w14:paraId="5505F611" w14:textId="77777777" w:rsidR="00427D8E" w:rsidRPr="006759BE" w:rsidRDefault="00427D8E" w:rsidP="00B95950">
            <w:pPr>
              <w:pStyle w:val="StyleRight0"/>
              <w:rPr>
                <w:sz w:val="20"/>
                <w:szCs w:val="18"/>
                <w:lang w:val="en-US"/>
              </w:rPr>
            </w:pPr>
            <w:r w:rsidRPr="006759BE">
              <w:rPr>
                <w:sz w:val="20"/>
                <w:szCs w:val="18"/>
                <w:lang w:val="en-US"/>
              </w:rPr>
              <w:t>14%</w:t>
            </w:r>
          </w:p>
        </w:tc>
        <w:tc>
          <w:tcPr>
            <w:tcW w:w="0" w:type="auto"/>
          </w:tcPr>
          <w:p w14:paraId="60BDD28D" w14:textId="77777777" w:rsidR="00427D8E" w:rsidRPr="006759BE" w:rsidRDefault="00427D8E" w:rsidP="00B95950">
            <w:pPr>
              <w:pStyle w:val="StyleRight0"/>
              <w:rPr>
                <w:sz w:val="20"/>
                <w:szCs w:val="18"/>
                <w:lang w:val="en-US"/>
              </w:rPr>
            </w:pPr>
            <w:r w:rsidRPr="006759BE">
              <w:rPr>
                <w:sz w:val="20"/>
                <w:szCs w:val="18"/>
                <w:lang w:val="en-US"/>
              </w:rPr>
              <w:t>14%</w:t>
            </w:r>
          </w:p>
        </w:tc>
        <w:tc>
          <w:tcPr>
            <w:tcW w:w="0" w:type="auto"/>
          </w:tcPr>
          <w:p w14:paraId="6D434609" w14:textId="77777777" w:rsidR="00427D8E" w:rsidRPr="006759BE" w:rsidRDefault="00427D8E" w:rsidP="00B95950">
            <w:pPr>
              <w:pStyle w:val="StyleRight0"/>
              <w:rPr>
                <w:sz w:val="20"/>
                <w:szCs w:val="18"/>
                <w:lang w:val="en-US"/>
              </w:rPr>
            </w:pPr>
            <w:r w:rsidRPr="006759BE">
              <w:rPr>
                <w:sz w:val="20"/>
                <w:szCs w:val="18"/>
                <w:lang w:val="en-US"/>
              </w:rPr>
              <w:t>13%</w:t>
            </w:r>
          </w:p>
        </w:tc>
      </w:tr>
      <w:tr w:rsidR="00427D8E" w:rsidRPr="00413282" w14:paraId="772450AA" w14:textId="77777777" w:rsidTr="006759BE">
        <w:tc>
          <w:tcPr>
            <w:tcW w:w="1397" w:type="dxa"/>
          </w:tcPr>
          <w:p w14:paraId="3A25F717" w14:textId="77777777" w:rsidR="00427D8E" w:rsidRPr="006759BE" w:rsidRDefault="00427D8E" w:rsidP="00B95950">
            <w:pPr>
              <w:pStyle w:val="StyleRight0"/>
              <w:rPr>
                <w:sz w:val="20"/>
                <w:szCs w:val="18"/>
                <w:lang w:val="en-US"/>
              </w:rPr>
            </w:pPr>
            <w:r w:rsidRPr="006759BE">
              <w:rPr>
                <w:sz w:val="20"/>
                <w:szCs w:val="18"/>
                <w:lang w:val="en-US"/>
              </w:rPr>
              <w:t>Domestic</w:t>
            </w:r>
          </w:p>
        </w:tc>
        <w:tc>
          <w:tcPr>
            <w:tcW w:w="0" w:type="auto"/>
          </w:tcPr>
          <w:p w14:paraId="5D85076B" w14:textId="77777777" w:rsidR="00427D8E" w:rsidRPr="006759BE" w:rsidRDefault="00427D8E" w:rsidP="00B95950">
            <w:pPr>
              <w:pStyle w:val="StyleRight0"/>
              <w:rPr>
                <w:sz w:val="20"/>
                <w:szCs w:val="18"/>
                <w:lang w:val="en-US"/>
              </w:rPr>
            </w:pPr>
            <w:r w:rsidRPr="006759BE">
              <w:rPr>
                <w:sz w:val="20"/>
                <w:szCs w:val="18"/>
                <w:lang w:val="en-US"/>
              </w:rPr>
              <w:t>8%</w:t>
            </w:r>
          </w:p>
        </w:tc>
        <w:tc>
          <w:tcPr>
            <w:tcW w:w="0" w:type="auto"/>
          </w:tcPr>
          <w:p w14:paraId="537A7A72" w14:textId="77777777" w:rsidR="00427D8E" w:rsidRPr="006759BE" w:rsidRDefault="00427D8E" w:rsidP="00B95950">
            <w:pPr>
              <w:pStyle w:val="StyleRight0"/>
              <w:rPr>
                <w:sz w:val="20"/>
                <w:szCs w:val="18"/>
                <w:lang w:val="en-US"/>
              </w:rPr>
            </w:pPr>
            <w:r w:rsidRPr="006759BE">
              <w:rPr>
                <w:sz w:val="20"/>
                <w:szCs w:val="18"/>
                <w:lang w:val="en-US"/>
              </w:rPr>
              <w:t>5%</w:t>
            </w:r>
          </w:p>
        </w:tc>
        <w:tc>
          <w:tcPr>
            <w:tcW w:w="0" w:type="auto"/>
          </w:tcPr>
          <w:p w14:paraId="1CB85ACE" w14:textId="77777777" w:rsidR="00427D8E" w:rsidRPr="006759BE" w:rsidRDefault="00427D8E" w:rsidP="00B95950">
            <w:pPr>
              <w:pStyle w:val="StyleRight0"/>
              <w:rPr>
                <w:sz w:val="20"/>
                <w:szCs w:val="18"/>
                <w:lang w:val="en-US"/>
              </w:rPr>
            </w:pPr>
            <w:r w:rsidRPr="006759BE">
              <w:rPr>
                <w:sz w:val="20"/>
                <w:szCs w:val="18"/>
                <w:lang w:val="en-US"/>
              </w:rPr>
              <w:t>7%</w:t>
            </w:r>
          </w:p>
        </w:tc>
        <w:tc>
          <w:tcPr>
            <w:tcW w:w="0" w:type="auto"/>
          </w:tcPr>
          <w:p w14:paraId="6780602F" w14:textId="77777777" w:rsidR="00427D8E" w:rsidRPr="006759BE" w:rsidRDefault="00427D8E" w:rsidP="00B95950">
            <w:pPr>
              <w:pStyle w:val="StyleRight0"/>
              <w:rPr>
                <w:sz w:val="20"/>
                <w:szCs w:val="18"/>
                <w:lang w:val="en-US"/>
              </w:rPr>
            </w:pPr>
            <w:r w:rsidRPr="006759BE">
              <w:rPr>
                <w:sz w:val="20"/>
                <w:szCs w:val="18"/>
                <w:lang w:val="en-US"/>
              </w:rPr>
              <w:t>5%</w:t>
            </w:r>
          </w:p>
        </w:tc>
        <w:tc>
          <w:tcPr>
            <w:tcW w:w="0" w:type="auto"/>
          </w:tcPr>
          <w:p w14:paraId="42F6D2A0" w14:textId="77777777" w:rsidR="00427D8E" w:rsidRPr="006759BE" w:rsidRDefault="00427D8E" w:rsidP="00B95950">
            <w:pPr>
              <w:pStyle w:val="StyleRight0"/>
              <w:rPr>
                <w:sz w:val="20"/>
                <w:szCs w:val="18"/>
                <w:lang w:val="en-US"/>
              </w:rPr>
            </w:pPr>
            <w:r w:rsidRPr="006759BE">
              <w:rPr>
                <w:sz w:val="20"/>
                <w:szCs w:val="18"/>
                <w:lang w:val="en-US"/>
              </w:rPr>
              <w:t>5%</w:t>
            </w:r>
          </w:p>
        </w:tc>
        <w:tc>
          <w:tcPr>
            <w:tcW w:w="0" w:type="auto"/>
          </w:tcPr>
          <w:p w14:paraId="11FB1F04" w14:textId="77777777" w:rsidR="00427D8E" w:rsidRPr="006759BE" w:rsidRDefault="00427D8E" w:rsidP="00B95950">
            <w:pPr>
              <w:pStyle w:val="StyleRight0"/>
              <w:rPr>
                <w:sz w:val="20"/>
                <w:szCs w:val="18"/>
                <w:lang w:val="en-US"/>
              </w:rPr>
            </w:pPr>
            <w:r w:rsidRPr="006759BE">
              <w:rPr>
                <w:sz w:val="20"/>
                <w:szCs w:val="18"/>
                <w:lang w:val="en-US"/>
              </w:rPr>
              <w:t>6%</w:t>
            </w:r>
          </w:p>
        </w:tc>
        <w:tc>
          <w:tcPr>
            <w:tcW w:w="0" w:type="auto"/>
          </w:tcPr>
          <w:p w14:paraId="69E19C97" w14:textId="77777777" w:rsidR="00427D8E" w:rsidRPr="006759BE" w:rsidRDefault="00427D8E" w:rsidP="00B95950">
            <w:pPr>
              <w:pStyle w:val="StyleRight0"/>
              <w:rPr>
                <w:sz w:val="20"/>
                <w:szCs w:val="18"/>
                <w:lang w:val="en-US"/>
              </w:rPr>
            </w:pPr>
            <w:r w:rsidRPr="006759BE">
              <w:rPr>
                <w:sz w:val="20"/>
                <w:szCs w:val="18"/>
                <w:lang w:val="en-US"/>
              </w:rPr>
              <w:t>7%</w:t>
            </w:r>
          </w:p>
        </w:tc>
        <w:tc>
          <w:tcPr>
            <w:tcW w:w="0" w:type="auto"/>
          </w:tcPr>
          <w:p w14:paraId="0F413948" w14:textId="77777777" w:rsidR="00427D8E" w:rsidRPr="006759BE" w:rsidRDefault="00427D8E" w:rsidP="00B95950">
            <w:pPr>
              <w:pStyle w:val="StyleRight0"/>
              <w:rPr>
                <w:sz w:val="20"/>
                <w:szCs w:val="18"/>
                <w:lang w:val="en-US"/>
              </w:rPr>
            </w:pPr>
            <w:r w:rsidRPr="006759BE">
              <w:rPr>
                <w:sz w:val="20"/>
                <w:szCs w:val="18"/>
                <w:lang w:val="en-US"/>
              </w:rPr>
              <w:t>10%</w:t>
            </w:r>
          </w:p>
        </w:tc>
        <w:tc>
          <w:tcPr>
            <w:tcW w:w="0" w:type="auto"/>
          </w:tcPr>
          <w:p w14:paraId="543F2C43" w14:textId="77777777" w:rsidR="00427D8E" w:rsidRPr="006759BE" w:rsidRDefault="00427D8E" w:rsidP="00B95950">
            <w:pPr>
              <w:pStyle w:val="StyleRight0"/>
              <w:rPr>
                <w:sz w:val="20"/>
                <w:szCs w:val="18"/>
                <w:lang w:val="en-US"/>
              </w:rPr>
            </w:pPr>
            <w:r w:rsidRPr="006759BE">
              <w:rPr>
                <w:sz w:val="20"/>
                <w:szCs w:val="18"/>
                <w:lang w:val="en-US"/>
              </w:rPr>
              <w:t>11%</w:t>
            </w:r>
          </w:p>
        </w:tc>
        <w:tc>
          <w:tcPr>
            <w:tcW w:w="0" w:type="auto"/>
          </w:tcPr>
          <w:p w14:paraId="1691ED85" w14:textId="77777777" w:rsidR="00427D8E" w:rsidRPr="006759BE" w:rsidRDefault="00427D8E" w:rsidP="00B95950">
            <w:pPr>
              <w:pStyle w:val="StyleRight0"/>
              <w:rPr>
                <w:sz w:val="20"/>
                <w:szCs w:val="18"/>
                <w:lang w:val="en-US"/>
              </w:rPr>
            </w:pPr>
            <w:r w:rsidRPr="006759BE">
              <w:rPr>
                <w:sz w:val="20"/>
                <w:szCs w:val="18"/>
                <w:lang w:val="en-US"/>
              </w:rPr>
              <w:t>13%</w:t>
            </w:r>
          </w:p>
        </w:tc>
        <w:tc>
          <w:tcPr>
            <w:tcW w:w="0" w:type="auto"/>
          </w:tcPr>
          <w:p w14:paraId="7751BF5C" w14:textId="77777777" w:rsidR="00427D8E" w:rsidRPr="006759BE" w:rsidRDefault="00427D8E" w:rsidP="00B95950">
            <w:pPr>
              <w:pStyle w:val="StyleRight0"/>
              <w:rPr>
                <w:sz w:val="20"/>
                <w:szCs w:val="18"/>
                <w:lang w:val="en-US"/>
              </w:rPr>
            </w:pPr>
            <w:r w:rsidRPr="006759BE">
              <w:rPr>
                <w:sz w:val="20"/>
                <w:szCs w:val="18"/>
                <w:lang w:val="en-US"/>
              </w:rPr>
              <w:t>12%</w:t>
            </w:r>
          </w:p>
        </w:tc>
        <w:tc>
          <w:tcPr>
            <w:tcW w:w="0" w:type="auto"/>
          </w:tcPr>
          <w:p w14:paraId="16272788" w14:textId="77777777" w:rsidR="00427D8E" w:rsidRPr="006759BE" w:rsidRDefault="00427D8E" w:rsidP="00B95950">
            <w:pPr>
              <w:pStyle w:val="StyleRight0"/>
              <w:rPr>
                <w:sz w:val="20"/>
                <w:szCs w:val="18"/>
                <w:lang w:val="en-US"/>
              </w:rPr>
            </w:pPr>
            <w:r w:rsidRPr="006759BE">
              <w:rPr>
                <w:sz w:val="20"/>
                <w:szCs w:val="18"/>
                <w:lang w:val="en-US"/>
              </w:rPr>
              <w:t>10%</w:t>
            </w:r>
          </w:p>
        </w:tc>
      </w:tr>
      <w:tr w:rsidR="00427D8E" w:rsidRPr="00413282" w14:paraId="0BB210FF" w14:textId="77777777" w:rsidTr="006759BE">
        <w:tc>
          <w:tcPr>
            <w:tcW w:w="1397" w:type="dxa"/>
          </w:tcPr>
          <w:p w14:paraId="473775CE" w14:textId="77777777" w:rsidR="00427D8E" w:rsidRPr="006759BE" w:rsidRDefault="00427D8E" w:rsidP="00B95950">
            <w:pPr>
              <w:pStyle w:val="StyleRight0"/>
              <w:rPr>
                <w:sz w:val="20"/>
                <w:szCs w:val="18"/>
                <w:lang w:val="en-US"/>
              </w:rPr>
            </w:pPr>
            <w:r w:rsidRPr="006759BE">
              <w:rPr>
                <w:sz w:val="20"/>
                <w:szCs w:val="18"/>
                <w:lang w:val="en-US"/>
              </w:rPr>
              <w:t>Irrigation</w:t>
            </w:r>
          </w:p>
        </w:tc>
        <w:tc>
          <w:tcPr>
            <w:tcW w:w="0" w:type="auto"/>
          </w:tcPr>
          <w:p w14:paraId="35AF36FA" w14:textId="77777777" w:rsidR="00427D8E" w:rsidRPr="006759BE" w:rsidRDefault="00427D8E" w:rsidP="00B95950">
            <w:pPr>
              <w:pStyle w:val="StyleRight0"/>
              <w:rPr>
                <w:sz w:val="20"/>
                <w:szCs w:val="18"/>
                <w:lang w:val="en-US"/>
              </w:rPr>
            </w:pPr>
            <w:r w:rsidRPr="006759BE">
              <w:rPr>
                <w:sz w:val="20"/>
                <w:szCs w:val="18"/>
                <w:lang w:val="en-US"/>
              </w:rPr>
              <w:t>10%</w:t>
            </w:r>
          </w:p>
        </w:tc>
        <w:tc>
          <w:tcPr>
            <w:tcW w:w="0" w:type="auto"/>
          </w:tcPr>
          <w:p w14:paraId="1DDCF82D" w14:textId="77777777" w:rsidR="00427D8E" w:rsidRPr="006759BE" w:rsidRDefault="00427D8E" w:rsidP="00B95950">
            <w:pPr>
              <w:pStyle w:val="StyleRight0"/>
              <w:rPr>
                <w:sz w:val="20"/>
                <w:szCs w:val="18"/>
                <w:lang w:val="en-US"/>
              </w:rPr>
            </w:pPr>
            <w:r w:rsidRPr="006759BE">
              <w:rPr>
                <w:sz w:val="20"/>
                <w:szCs w:val="18"/>
                <w:lang w:val="en-US"/>
              </w:rPr>
              <w:t>4%</w:t>
            </w:r>
          </w:p>
        </w:tc>
        <w:tc>
          <w:tcPr>
            <w:tcW w:w="0" w:type="auto"/>
          </w:tcPr>
          <w:p w14:paraId="4129AAA4" w14:textId="77777777" w:rsidR="00427D8E" w:rsidRPr="006759BE" w:rsidRDefault="00427D8E" w:rsidP="00B95950">
            <w:pPr>
              <w:pStyle w:val="StyleRight0"/>
              <w:rPr>
                <w:sz w:val="20"/>
                <w:szCs w:val="18"/>
                <w:lang w:val="en-US"/>
              </w:rPr>
            </w:pPr>
            <w:r w:rsidRPr="006759BE">
              <w:rPr>
                <w:sz w:val="20"/>
                <w:szCs w:val="18"/>
                <w:lang w:val="en-US"/>
              </w:rPr>
              <w:t>4%</w:t>
            </w:r>
          </w:p>
        </w:tc>
        <w:tc>
          <w:tcPr>
            <w:tcW w:w="0" w:type="auto"/>
          </w:tcPr>
          <w:p w14:paraId="76843CAD" w14:textId="77777777" w:rsidR="00427D8E" w:rsidRPr="006759BE" w:rsidRDefault="00427D8E" w:rsidP="00B95950">
            <w:pPr>
              <w:pStyle w:val="StyleRight0"/>
              <w:rPr>
                <w:sz w:val="20"/>
                <w:szCs w:val="18"/>
                <w:lang w:val="en-US"/>
              </w:rPr>
            </w:pPr>
            <w:r w:rsidRPr="006759BE">
              <w:rPr>
                <w:sz w:val="20"/>
                <w:szCs w:val="18"/>
                <w:lang w:val="en-US"/>
              </w:rPr>
              <w:t>4%</w:t>
            </w:r>
          </w:p>
        </w:tc>
        <w:tc>
          <w:tcPr>
            <w:tcW w:w="0" w:type="auto"/>
          </w:tcPr>
          <w:p w14:paraId="4A18B6A7" w14:textId="77777777" w:rsidR="00427D8E" w:rsidRPr="006759BE" w:rsidRDefault="00427D8E" w:rsidP="00B95950">
            <w:pPr>
              <w:pStyle w:val="StyleRight0"/>
              <w:rPr>
                <w:sz w:val="20"/>
                <w:szCs w:val="18"/>
                <w:lang w:val="en-US"/>
              </w:rPr>
            </w:pPr>
            <w:r w:rsidRPr="006759BE">
              <w:rPr>
                <w:sz w:val="20"/>
                <w:szCs w:val="18"/>
                <w:lang w:val="en-US"/>
              </w:rPr>
              <w:t>4%</w:t>
            </w:r>
          </w:p>
        </w:tc>
        <w:tc>
          <w:tcPr>
            <w:tcW w:w="0" w:type="auto"/>
          </w:tcPr>
          <w:p w14:paraId="3123FD9C" w14:textId="77777777" w:rsidR="00427D8E" w:rsidRPr="006759BE" w:rsidRDefault="00427D8E" w:rsidP="00B95950">
            <w:pPr>
              <w:pStyle w:val="StyleRight0"/>
              <w:rPr>
                <w:sz w:val="20"/>
                <w:szCs w:val="18"/>
                <w:lang w:val="en-US"/>
              </w:rPr>
            </w:pPr>
            <w:r w:rsidRPr="006759BE">
              <w:rPr>
                <w:sz w:val="20"/>
                <w:szCs w:val="18"/>
                <w:lang w:val="en-US"/>
              </w:rPr>
              <w:t>4%</w:t>
            </w:r>
          </w:p>
        </w:tc>
        <w:tc>
          <w:tcPr>
            <w:tcW w:w="0" w:type="auto"/>
          </w:tcPr>
          <w:p w14:paraId="4CC51473" w14:textId="77777777" w:rsidR="00427D8E" w:rsidRPr="006759BE" w:rsidRDefault="00427D8E" w:rsidP="00B95950">
            <w:pPr>
              <w:pStyle w:val="StyleRight0"/>
              <w:rPr>
                <w:sz w:val="20"/>
                <w:szCs w:val="18"/>
                <w:lang w:val="en-US"/>
              </w:rPr>
            </w:pPr>
            <w:r w:rsidRPr="006759BE">
              <w:rPr>
                <w:sz w:val="20"/>
                <w:szCs w:val="18"/>
                <w:lang w:val="en-US"/>
              </w:rPr>
              <w:t>7%</w:t>
            </w:r>
          </w:p>
        </w:tc>
        <w:tc>
          <w:tcPr>
            <w:tcW w:w="0" w:type="auto"/>
          </w:tcPr>
          <w:p w14:paraId="3FAE6442" w14:textId="77777777" w:rsidR="00427D8E" w:rsidRPr="006759BE" w:rsidRDefault="00427D8E" w:rsidP="00B95950">
            <w:pPr>
              <w:pStyle w:val="StyleRight0"/>
              <w:rPr>
                <w:sz w:val="20"/>
                <w:szCs w:val="18"/>
                <w:lang w:val="en-US"/>
              </w:rPr>
            </w:pPr>
            <w:r w:rsidRPr="006759BE">
              <w:rPr>
                <w:sz w:val="20"/>
                <w:szCs w:val="18"/>
                <w:lang w:val="en-US"/>
              </w:rPr>
              <w:t>11%</w:t>
            </w:r>
          </w:p>
        </w:tc>
        <w:tc>
          <w:tcPr>
            <w:tcW w:w="0" w:type="auto"/>
          </w:tcPr>
          <w:p w14:paraId="204901B5" w14:textId="77777777" w:rsidR="00427D8E" w:rsidRPr="006759BE" w:rsidRDefault="00427D8E" w:rsidP="00B95950">
            <w:pPr>
              <w:pStyle w:val="StyleRight0"/>
              <w:rPr>
                <w:sz w:val="20"/>
                <w:szCs w:val="18"/>
                <w:lang w:val="en-US"/>
              </w:rPr>
            </w:pPr>
            <w:r w:rsidRPr="006759BE">
              <w:rPr>
                <w:sz w:val="20"/>
                <w:szCs w:val="18"/>
                <w:lang w:val="en-US"/>
              </w:rPr>
              <w:t>13%</w:t>
            </w:r>
          </w:p>
        </w:tc>
        <w:tc>
          <w:tcPr>
            <w:tcW w:w="0" w:type="auto"/>
          </w:tcPr>
          <w:p w14:paraId="2BD34C67" w14:textId="77777777" w:rsidR="00427D8E" w:rsidRPr="006759BE" w:rsidRDefault="00427D8E" w:rsidP="00B95950">
            <w:pPr>
              <w:pStyle w:val="StyleRight0"/>
              <w:rPr>
                <w:sz w:val="20"/>
                <w:szCs w:val="18"/>
                <w:lang w:val="en-US"/>
              </w:rPr>
            </w:pPr>
            <w:r w:rsidRPr="006759BE">
              <w:rPr>
                <w:sz w:val="20"/>
                <w:szCs w:val="18"/>
                <w:lang w:val="en-US"/>
              </w:rPr>
              <w:t>14%</w:t>
            </w:r>
          </w:p>
        </w:tc>
        <w:tc>
          <w:tcPr>
            <w:tcW w:w="0" w:type="auto"/>
          </w:tcPr>
          <w:p w14:paraId="6426E87A" w14:textId="77777777" w:rsidR="00427D8E" w:rsidRPr="006759BE" w:rsidRDefault="00427D8E" w:rsidP="00B95950">
            <w:pPr>
              <w:pStyle w:val="StyleRight0"/>
              <w:rPr>
                <w:sz w:val="20"/>
                <w:szCs w:val="18"/>
                <w:lang w:val="en-US"/>
              </w:rPr>
            </w:pPr>
            <w:r w:rsidRPr="006759BE">
              <w:rPr>
                <w:sz w:val="20"/>
                <w:szCs w:val="18"/>
                <w:lang w:val="en-US"/>
              </w:rPr>
              <w:t>13%</w:t>
            </w:r>
          </w:p>
        </w:tc>
        <w:tc>
          <w:tcPr>
            <w:tcW w:w="0" w:type="auto"/>
          </w:tcPr>
          <w:p w14:paraId="43B18116" w14:textId="77777777" w:rsidR="00427D8E" w:rsidRPr="006759BE" w:rsidRDefault="00427D8E" w:rsidP="00B95950">
            <w:pPr>
              <w:pStyle w:val="StyleRight0"/>
              <w:rPr>
                <w:sz w:val="20"/>
                <w:szCs w:val="18"/>
                <w:lang w:val="en-US"/>
              </w:rPr>
            </w:pPr>
            <w:r w:rsidRPr="006759BE">
              <w:rPr>
                <w:sz w:val="20"/>
                <w:szCs w:val="18"/>
                <w:lang w:val="en-US"/>
              </w:rPr>
              <w:t>12%</w:t>
            </w:r>
          </w:p>
        </w:tc>
      </w:tr>
      <w:tr w:rsidR="00427D8E" w:rsidRPr="00413282" w14:paraId="706FB29D" w14:textId="77777777" w:rsidTr="006759BE">
        <w:tc>
          <w:tcPr>
            <w:tcW w:w="1397" w:type="dxa"/>
          </w:tcPr>
          <w:p w14:paraId="4942BE9C" w14:textId="77777777" w:rsidR="00427D8E" w:rsidRPr="006759BE" w:rsidRDefault="00427D8E" w:rsidP="00B95950">
            <w:pPr>
              <w:pStyle w:val="StyleRight0"/>
              <w:rPr>
                <w:sz w:val="20"/>
                <w:szCs w:val="18"/>
                <w:lang w:val="en-US"/>
              </w:rPr>
            </w:pPr>
            <w:r w:rsidRPr="006759BE">
              <w:rPr>
                <w:sz w:val="20"/>
                <w:szCs w:val="18"/>
                <w:lang w:val="en-US"/>
              </w:rPr>
              <w:t>Recreation</w:t>
            </w:r>
          </w:p>
        </w:tc>
        <w:tc>
          <w:tcPr>
            <w:tcW w:w="0" w:type="auto"/>
          </w:tcPr>
          <w:p w14:paraId="20973473" w14:textId="77777777" w:rsidR="00427D8E" w:rsidRPr="006759BE" w:rsidRDefault="00427D8E" w:rsidP="00B95950">
            <w:pPr>
              <w:pStyle w:val="StyleRight0"/>
              <w:rPr>
                <w:sz w:val="20"/>
                <w:szCs w:val="18"/>
                <w:lang w:val="en-US"/>
              </w:rPr>
            </w:pPr>
            <w:r w:rsidRPr="006759BE">
              <w:rPr>
                <w:sz w:val="20"/>
                <w:szCs w:val="18"/>
                <w:lang w:val="en-US"/>
              </w:rPr>
              <w:t>10%</w:t>
            </w:r>
          </w:p>
        </w:tc>
        <w:tc>
          <w:tcPr>
            <w:tcW w:w="0" w:type="auto"/>
          </w:tcPr>
          <w:p w14:paraId="63C3E815" w14:textId="77777777" w:rsidR="00427D8E" w:rsidRPr="006759BE" w:rsidRDefault="00427D8E" w:rsidP="00B95950">
            <w:pPr>
              <w:pStyle w:val="StyleRight0"/>
              <w:rPr>
                <w:sz w:val="20"/>
                <w:szCs w:val="18"/>
                <w:lang w:val="en-US"/>
              </w:rPr>
            </w:pPr>
            <w:r w:rsidRPr="006759BE">
              <w:rPr>
                <w:sz w:val="20"/>
                <w:szCs w:val="18"/>
                <w:lang w:val="en-US"/>
              </w:rPr>
              <w:t>7%</w:t>
            </w:r>
          </w:p>
        </w:tc>
        <w:tc>
          <w:tcPr>
            <w:tcW w:w="0" w:type="auto"/>
          </w:tcPr>
          <w:p w14:paraId="6DAB5254" w14:textId="77777777" w:rsidR="00427D8E" w:rsidRPr="006759BE" w:rsidRDefault="00427D8E" w:rsidP="00B95950">
            <w:pPr>
              <w:pStyle w:val="StyleRight0"/>
              <w:rPr>
                <w:sz w:val="20"/>
                <w:szCs w:val="18"/>
                <w:lang w:val="en-US"/>
              </w:rPr>
            </w:pPr>
            <w:r w:rsidRPr="006759BE">
              <w:rPr>
                <w:sz w:val="20"/>
                <w:szCs w:val="18"/>
                <w:lang w:val="en-US"/>
              </w:rPr>
              <w:t>8%</w:t>
            </w:r>
          </w:p>
        </w:tc>
        <w:tc>
          <w:tcPr>
            <w:tcW w:w="0" w:type="auto"/>
          </w:tcPr>
          <w:p w14:paraId="60826583" w14:textId="77777777" w:rsidR="00427D8E" w:rsidRPr="006759BE" w:rsidRDefault="00427D8E" w:rsidP="00B95950">
            <w:pPr>
              <w:pStyle w:val="StyleRight0"/>
              <w:rPr>
                <w:sz w:val="20"/>
                <w:szCs w:val="18"/>
                <w:lang w:val="en-US"/>
              </w:rPr>
            </w:pPr>
            <w:r w:rsidRPr="006759BE">
              <w:rPr>
                <w:sz w:val="20"/>
                <w:szCs w:val="18"/>
                <w:lang w:val="en-US"/>
              </w:rPr>
              <w:t>6%</w:t>
            </w:r>
          </w:p>
        </w:tc>
        <w:tc>
          <w:tcPr>
            <w:tcW w:w="0" w:type="auto"/>
          </w:tcPr>
          <w:p w14:paraId="057D3C51" w14:textId="77777777" w:rsidR="00427D8E" w:rsidRPr="006759BE" w:rsidRDefault="00427D8E" w:rsidP="00B95950">
            <w:pPr>
              <w:pStyle w:val="StyleRight0"/>
              <w:rPr>
                <w:sz w:val="20"/>
                <w:szCs w:val="18"/>
                <w:lang w:val="en-US"/>
              </w:rPr>
            </w:pPr>
            <w:r w:rsidRPr="006759BE">
              <w:rPr>
                <w:sz w:val="20"/>
                <w:szCs w:val="18"/>
                <w:lang w:val="en-US"/>
              </w:rPr>
              <w:t>6%</w:t>
            </w:r>
          </w:p>
        </w:tc>
        <w:tc>
          <w:tcPr>
            <w:tcW w:w="0" w:type="auto"/>
          </w:tcPr>
          <w:p w14:paraId="307FAE38" w14:textId="77777777" w:rsidR="00427D8E" w:rsidRPr="006759BE" w:rsidRDefault="00427D8E" w:rsidP="00B95950">
            <w:pPr>
              <w:pStyle w:val="StyleRight0"/>
              <w:rPr>
                <w:sz w:val="20"/>
                <w:szCs w:val="18"/>
                <w:lang w:val="en-US"/>
              </w:rPr>
            </w:pPr>
            <w:r w:rsidRPr="006759BE">
              <w:rPr>
                <w:sz w:val="20"/>
                <w:szCs w:val="18"/>
                <w:lang w:val="en-US"/>
              </w:rPr>
              <w:t>7%</w:t>
            </w:r>
          </w:p>
        </w:tc>
        <w:tc>
          <w:tcPr>
            <w:tcW w:w="0" w:type="auto"/>
          </w:tcPr>
          <w:p w14:paraId="2D4B5610" w14:textId="77777777" w:rsidR="00427D8E" w:rsidRPr="006759BE" w:rsidRDefault="00427D8E" w:rsidP="00B95950">
            <w:pPr>
              <w:pStyle w:val="StyleRight0"/>
              <w:rPr>
                <w:sz w:val="20"/>
                <w:szCs w:val="18"/>
                <w:lang w:val="en-US"/>
              </w:rPr>
            </w:pPr>
            <w:r w:rsidRPr="006759BE">
              <w:rPr>
                <w:sz w:val="20"/>
                <w:szCs w:val="18"/>
                <w:lang w:val="en-US"/>
              </w:rPr>
              <w:t>8%</w:t>
            </w:r>
          </w:p>
        </w:tc>
        <w:tc>
          <w:tcPr>
            <w:tcW w:w="0" w:type="auto"/>
          </w:tcPr>
          <w:p w14:paraId="3E3174BC" w14:textId="77777777" w:rsidR="00427D8E" w:rsidRPr="006759BE" w:rsidRDefault="00427D8E" w:rsidP="00B95950">
            <w:pPr>
              <w:pStyle w:val="StyleRight0"/>
              <w:rPr>
                <w:sz w:val="20"/>
                <w:szCs w:val="18"/>
                <w:lang w:val="en-US"/>
              </w:rPr>
            </w:pPr>
            <w:r w:rsidRPr="006759BE">
              <w:rPr>
                <w:sz w:val="20"/>
                <w:szCs w:val="18"/>
                <w:lang w:val="en-US"/>
              </w:rPr>
              <w:t>9%</w:t>
            </w:r>
          </w:p>
        </w:tc>
        <w:tc>
          <w:tcPr>
            <w:tcW w:w="0" w:type="auto"/>
          </w:tcPr>
          <w:p w14:paraId="0A5830BC" w14:textId="77777777" w:rsidR="00427D8E" w:rsidRPr="006759BE" w:rsidRDefault="00427D8E" w:rsidP="00B95950">
            <w:pPr>
              <w:pStyle w:val="StyleRight0"/>
              <w:rPr>
                <w:sz w:val="20"/>
                <w:szCs w:val="18"/>
                <w:lang w:val="en-US"/>
              </w:rPr>
            </w:pPr>
            <w:r w:rsidRPr="006759BE">
              <w:rPr>
                <w:sz w:val="20"/>
                <w:szCs w:val="18"/>
                <w:lang w:val="en-US"/>
              </w:rPr>
              <w:t>10%</w:t>
            </w:r>
          </w:p>
        </w:tc>
        <w:tc>
          <w:tcPr>
            <w:tcW w:w="0" w:type="auto"/>
          </w:tcPr>
          <w:p w14:paraId="74524701" w14:textId="77777777" w:rsidR="00427D8E" w:rsidRPr="006759BE" w:rsidRDefault="00427D8E" w:rsidP="00B95950">
            <w:pPr>
              <w:pStyle w:val="StyleRight0"/>
              <w:rPr>
                <w:sz w:val="20"/>
                <w:szCs w:val="18"/>
                <w:lang w:val="en-US"/>
              </w:rPr>
            </w:pPr>
            <w:r w:rsidRPr="006759BE">
              <w:rPr>
                <w:sz w:val="20"/>
                <w:szCs w:val="18"/>
                <w:lang w:val="en-US"/>
              </w:rPr>
              <w:t>11%</w:t>
            </w:r>
          </w:p>
        </w:tc>
        <w:tc>
          <w:tcPr>
            <w:tcW w:w="0" w:type="auto"/>
          </w:tcPr>
          <w:p w14:paraId="137ADFBC" w14:textId="77777777" w:rsidR="00427D8E" w:rsidRPr="006759BE" w:rsidRDefault="00427D8E" w:rsidP="00B95950">
            <w:pPr>
              <w:pStyle w:val="StyleRight0"/>
              <w:rPr>
                <w:sz w:val="20"/>
                <w:szCs w:val="18"/>
                <w:lang w:val="en-US"/>
              </w:rPr>
            </w:pPr>
            <w:r w:rsidRPr="006759BE">
              <w:rPr>
                <w:sz w:val="20"/>
                <w:szCs w:val="18"/>
                <w:lang w:val="en-US"/>
              </w:rPr>
              <w:t>10%</w:t>
            </w:r>
          </w:p>
        </w:tc>
        <w:tc>
          <w:tcPr>
            <w:tcW w:w="0" w:type="auto"/>
          </w:tcPr>
          <w:p w14:paraId="6BE5F833" w14:textId="77777777" w:rsidR="00427D8E" w:rsidRPr="006759BE" w:rsidRDefault="00427D8E" w:rsidP="00B95950">
            <w:pPr>
              <w:pStyle w:val="StyleRight0"/>
              <w:rPr>
                <w:sz w:val="20"/>
                <w:szCs w:val="18"/>
                <w:lang w:val="en-US"/>
              </w:rPr>
            </w:pPr>
            <w:r w:rsidRPr="006759BE">
              <w:rPr>
                <w:sz w:val="20"/>
                <w:szCs w:val="18"/>
                <w:lang w:val="en-US"/>
              </w:rPr>
              <w:t>7%</w:t>
            </w:r>
          </w:p>
        </w:tc>
      </w:tr>
      <w:tr w:rsidR="00427D8E" w:rsidRPr="00413282" w14:paraId="508DFF86" w14:textId="77777777" w:rsidTr="006759BE">
        <w:tc>
          <w:tcPr>
            <w:tcW w:w="1397" w:type="dxa"/>
          </w:tcPr>
          <w:p w14:paraId="08241511" w14:textId="77777777" w:rsidR="00427D8E" w:rsidRPr="006759BE" w:rsidRDefault="00427D8E" w:rsidP="00B95950">
            <w:pPr>
              <w:pStyle w:val="StyleRight0"/>
              <w:rPr>
                <w:sz w:val="20"/>
                <w:szCs w:val="18"/>
                <w:lang w:val="en-US"/>
              </w:rPr>
            </w:pPr>
            <w:r w:rsidRPr="006759BE">
              <w:rPr>
                <w:sz w:val="20"/>
                <w:szCs w:val="18"/>
                <w:lang w:val="en-US"/>
              </w:rPr>
              <w:t>Stockwatering</w:t>
            </w:r>
          </w:p>
        </w:tc>
        <w:tc>
          <w:tcPr>
            <w:tcW w:w="0" w:type="auto"/>
          </w:tcPr>
          <w:p w14:paraId="6B48F388" w14:textId="77777777" w:rsidR="00427D8E" w:rsidRPr="006759BE" w:rsidRDefault="00427D8E" w:rsidP="00B95950">
            <w:pPr>
              <w:pStyle w:val="StyleRight0"/>
              <w:rPr>
                <w:sz w:val="20"/>
                <w:szCs w:val="18"/>
                <w:lang w:val="en-US"/>
              </w:rPr>
            </w:pPr>
            <w:r w:rsidRPr="006759BE">
              <w:rPr>
                <w:sz w:val="20"/>
                <w:szCs w:val="18"/>
                <w:lang w:val="en-US"/>
              </w:rPr>
              <w:t>6%</w:t>
            </w:r>
          </w:p>
        </w:tc>
        <w:tc>
          <w:tcPr>
            <w:tcW w:w="0" w:type="auto"/>
          </w:tcPr>
          <w:p w14:paraId="68B397BF" w14:textId="77777777" w:rsidR="00427D8E" w:rsidRPr="006759BE" w:rsidRDefault="00427D8E" w:rsidP="00B95950">
            <w:pPr>
              <w:pStyle w:val="StyleRight0"/>
              <w:rPr>
                <w:sz w:val="20"/>
                <w:szCs w:val="18"/>
                <w:lang w:val="en-US"/>
              </w:rPr>
            </w:pPr>
            <w:r w:rsidRPr="006759BE">
              <w:rPr>
                <w:sz w:val="20"/>
                <w:szCs w:val="18"/>
                <w:lang w:val="en-US"/>
              </w:rPr>
              <w:t>10%</w:t>
            </w:r>
          </w:p>
        </w:tc>
        <w:tc>
          <w:tcPr>
            <w:tcW w:w="0" w:type="auto"/>
          </w:tcPr>
          <w:p w14:paraId="4CD17797" w14:textId="77777777" w:rsidR="00427D8E" w:rsidRPr="006759BE" w:rsidRDefault="00427D8E" w:rsidP="00B95950">
            <w:pPr>
              <w:pStyle w:val="StyleRight0"/>
              <w:rPr>
                <w:sz w:val="20"/>
                <w:szCs w:val="18"/>
                <w:lang w:val="en-US"/>
              </w:rPr>
            </w:pPr>
            <w:r w:rsidRPr="006759BE">
              <w:rPr>
                <w:sz w:val="20"/>
                <w:szCs w:val="18"/>
                <w:lang w:val="en-US"/>
              </w:rPr>
              <w:t>9%</w:t>
            </w:r>
          </w:p>
        </w:tc>
        <w:tc>
          <w:tcPr>
            <w:tcW w:w="0" w:type="auto"/>
          </w:tcPr>
          <w:p w14:paraId="1AE5C9B4" w14:textId="77777777" w:rsidR="00427D8E" w:rsidRPr="006759BE" w:rsidRDefault="00427D8E" w:rsidP="00B95950">
            <w:pPr>
              <w:pStyle w:val="StyleRight0"/>
              <w:rPr>
                <w:sz w:val="20"/>
                <w:szCs w:val="18"/>
                <w:lang w:val="en-US"/>
              </w:rPr>
            </w:pPr>
            <w:r w:rsidRPr="006759BE">
              <w:rPr>
                <w:sz w:val="20"/>
                <w:szCs w:val="18"/>
                <w:lang w:val="en-US"/>
              </w:rPr>
              <w:t>10%</w:t>
            </w:r>
          </w:p>
        </w:tc>
        <w:tc>
          <w:tcPr>
            <w:tcW w:w="0" w:type="auto"/>
          </w:tcPr>
          <w:p w14:paraId="7C77BCCD" w14:textId="77777777" w:rsidR="00427D8E" w:rsidRPr="006759BE" w:rsidRDefault="00427D8E" w:rsidP="00B95950">
            <w:pPr>
              <w:pStyle w:val="StyleRight0"/>
              <w:rPr>
                <w:sz w:val="20"/>
                <w:szCs w:val="18"/>
                <w:lang w:val="en-US"/>
              </w:rPr>
            </w:pPr>
            <w:r w:rsidRPr="006759BE">
              <w:rPr>
                <w:sz w:val="20"/>
                <w:szCs w:val="18"/>
                <w:lang w:val="en-US"/>
              </w:rPr>
              <w:t>10%</w:t>
            </w:r>
          </w:p>
        </w:tc>
        <w:tc>
          <w:tcPr>
            <w:tcW w:w="0" w:type="auto"/>
          </w:tcPr>
          <w:p w14:paraId="18931071" w14:textId="77777777" w:rsidR="00427D8E" w:rsidRPr="006759BE" w:rsidRDefault="00427D8E" w:rsidP="00B95950">
            <w:pPr>
              <w:pStyle w:val="StyleRight0"/>
              <w:rPr>
                <w:sz w:val="20"/>
                <w:szCs w:val="18"/>
                <w:lang w:val="en-US"/>
              </w:rPr>
            </w:pPr>
            <w:r w:rsidRPr="006759BE">
              <w:rPr>
                <w:sz w:val="20"/>
                <w:szCs w:val="18"/>
                <w:lang w:val="en-US"/>
              </w:rPr>
              <w:t>10%</w:t>
            </w:r>
          </w:p>
        </w:tc>
        <w:tc>
          <w:tcPr>
            <w:tcW w:w="0" w:type="auto"/>
          </w:tcPr>
          <w:p w14:paraId="5CEA7E37" w14:textId="77777777" w:rsidR="00427D8E" w:rsidRPr="006759BE" w:rsidRDefault="00427D8E" w:rsidP="00B95950">
            <w:pPr>
              <w:pStyle w:val="StyleRight0"/>
              <w:rPr>
                <w:sz w:val="20"/>
                <w:szCs w:val="18"/>
                <w:lang w:val="en-US"/>
              </w:rPr>
            </w:pPr>
            <w:r w:rsidRPr="006759BE">
              <w:rPr>
                <w:sz w:val="20"/>
                <w:szCs w:val="18"/>
                <w:lang w:val="en-US"/>
              </w:rPr>
              <w:t>6%</w:t>
            </w:r>
          </w:p>
        </w:tc>
        <w:tc>
          <w:tcPr>
            <w:tcW w:w="0" w:type="auto"/>
          </w:tcPr>
          <w:p w14:paraId="2AF8E28B" w14:textId="77777777" w:rsidR="00427D8E" w:rsidRPr="006759BE" w:rsidRDefault="00427D8E" w:rsidP="00B95950">
            <w:pPr>
              <w:pStyle w:val="StyleRight0"/>
              <w:rPr>
                <w:sz w:val="20"/>
                <w:szCs w:val="18"/>
                <w:lang w:val="en-US"/>
              </w:rPr>
            </w:pPr>
            <w:r w:rsidRPr="006759BE">
              <w:rPr>
                <w:sz w:val="20"/>
                <w:szCs w:val="18"/>
                <w:lang w:val="en-US"/>
              </w:rPr>
              <w:t>6%</w:t>
            </w:r>
          </w:p>
        </w:tc>
        <w:tc>
          <w:tcPr>
            <w:tcW w:w="0" w:type="auto"/>
          </w:tcPr>
          <w:p w14:paraId="2917AAD1" w14:textId="77777777" w:rsidR="00427D8E" w:rsidRPr="006759BE" w:rsidRDefault="00427D8E" w:rsidP="00B95950">
            <w:pPr>
              <w:pStyle w:val="StyleRight0"/>
              <w:rPr>
                <w:sz w:val="20"/>
                <w:szCs w:val="18"/>
                <w:lang w:val="en-US"/>
              </w:rPr>
            </w:pPr>
            <w:r w:rsidRPr="006759BE">
              <w:rPr>
                <w:sz w:val="20"/>
                <w:szCs w:val="18"/>
                <w:lang w:val="en-US"/>
              </w:rPr>
              <w:t>8%</w:t>
            </w:r>
          </w:p>
        </w:tc>
        <w:tc>
          <w:tcPr>
            <w:tcW w:w="0" w:type="auto"/>
          </w:tcPr>
          <w:p w14:paraId="0C00CFDF" w14:textId="77777777" w:rsidR="00427D8E" w:rsidRPr="006759BE" w:rsidRDefault="00427D8E" w:rsidP="00B95950">
            <w:pPr>
              <w:pStyle w:val="StyleRight0"/>
              <w:rPr>
                <w:sz w:val="20"/>
                <w:szCs w:val="18"/>
                <w:lang w:val="en-US"/>
              </w:rPr>
            </w:pPr>
            <w:r w:rsidRPr="006759BE">
              <w:rPr>
                <w:sz w:val="20"/>
                <w:szCs w:val="18"/>
                <w:lang w:val="en-US"/>
              </w:rPr>
              <w:t>8%</w:t>
            </w:r>
          </w:p>
        </w:tc>
        <w:tc>
          <w:tcPr>
            <w:tcW w:w="0" w:type="auto"/>
          </w:tcPr>
          <w:p w14:paraId="16335D7B" w14:textId="77777777" w:rsidR="00427D8E" w:rsidRPr="006759BE" w:rsidRDefault="00427D8E" w:rsidP="00B95950">
            <w:pPr>
              <w:pStyle w:val="StyleRight0"/>
              <w:rPr>
                <w:sz w:val="20"/>
                <w:szCs w:val="18"/>
                <w:lang w:val="en-US"/>
              </w:rPr>
            </w:pPr>
            <w:r w:rsidRPr="006759BE">
              <w:rPr>
                <w:sz w:val="20"/>
                <w:szCs w:val="18"/>
                <w:lang w:val="en-US"/>
              </w:rPr>
              <w:t>8%</w:t>
            </w:r>
          </w:p>
        </w:tc>
        <w:tc>
          <w:tcPr>
            <w:tcW w:w="0" w:type="auto"/>
          </w:tcPr>
          <w:p w14:paraId="4B95E564" w14:textId="77777777" w:rsidR="00427D8E" w:rsidRPr="006759BE" w:rsidRDefault="00427D8E" w:rsidP="00B95950">
            <w:pPr>
              <w:pStyle w:val="StyleRight0"/>
              <w:rPr>
                <w:sz w:val="20"/>
                <w:szCs w:val="18"/>
                <w:lang w:val="en-US"/>
              </w:rPr>
            </w:pPr>
            <w:r w:rsidRPr="006759BE">
              <w:rPr>
                <w:sz w:val="20"/>
                <w:szCs w:val="18"/>
                <w:lang w:val="en-US"/>
              </w:rPr>
              <w:t>8%</w:t>
            </w:r>
          </w:p>
        </w:tc>
      </w:tr>
    </w:tbl>
    <w:p w14:paraId="4E424CA5" w14:textId="77777777" w:rsidR="00427D8E" w:rsidRDefault="00427D8E" w:rsidP="000A11F0">
      <w:pPr>
        <w:rPr>
          <w:lang w:val="en-US"/>
        </w:rPr>
      </w:pPr>
    </w:p>
    <w:p w14:paraId="7B1C824C" w14:textId="6392AAA0" w:rsidR="004D6589" w:rsidRPr="00413282" w:rsidRDefault="004D6589" w:rsidP="004D6589">
      <w:pPr>
        <w:pStyle w:val="Heading4"/>
        <w:rPr>
          <w:lang w:val="en-US"/>
        </w:rPr>
      </w:pPr>
      <w:bookmarkStart w:id="275" w:name="_Ref61532953"/>
      <w:r w:rsidRPr="00413282">
        <w:rPr>
          <w:lang w:val="en-US"/>
        </w:rPr>
        <w:t xml:space="preserve">Calculating </w:t>
      </w:r>
      <w:r>
        <w:rPr>
          <w:lang w:val="en-US"/>
        </w:rPr>
        <w:t xml:space="preserve">average ratios of reported </w:t>
      </w:r>
      <w:r w:rsidR="000A4999">
        <w:rPr>
          <w:lang w:val="en-US"/>
        </w:rPr>
        <w:t>diverted total</w:t>
      </w:r>
      <w:r>
        <w:rPr>
          <w:lang w:val="en-US"/>
        </w:rPr>
        <w:t xml:space="preserve">: </w:t>
      </w:r>
      <w:r w:rsidR="00EE4BC0">
        <w:rPr>
          <w:lang w:val="en-US"/>
        </w:rPr>
        <w:t>f</w:t>
      </w:r>
      <w:r>
        <w:rPr>
          <w:lang w:val="en-US"/>
        </w:rPr>
        <w:t xml:space="preserve">ace </w:t>
      </w:r>
      <w:r w:rsidR="00EE4BC0">
        <w:rPr>
          <w:lang w:val="en-US"/>
        </w:rPr>
        <w:t>v</w:t>
      </w:r>
      <w:r>
        <w:rPr>
          <w:lang w:val="en-US"/>
        </w:rPr>
        <w:t>alue</w:t>
      </w:r>
      <w:bookmarkEnd w:id="275"/>
      <w:r w:rsidRPr="00413282">
        <w:rPr>
          <w:lang w:val="en-US"/>
        </w:rPr>
        <w:t xml:space="preserve"> </w:t>
      </w:r>
      <w:bookmarkEnd w:id="266"/>
      <w:bookmarkEnd w:id="267"/>
    </w:p>
    <w:p w14:paraId="7D9A77AA" w14:textId="027007B3" w:rsidR="00427D8E" w:rsidRPr="00413282" w:rsidRDefault="000A11F0" w:rsidP="00427D8E">
      <w:pPr>
        <w:rPr>
          <w:lang w:val="en-US"/>
        </w:rPr>
      </w:pPr>
      <w:r w:rsidRPr="00413282">
        <w:rPr>
          <w:lang w:val="en-US"/>
        </w:rPr>
        <w:t xml:space="preserve">The average </w:t>
      </w:r>
      <w:r>
        <w:rPr>
          <w:lang w:val="en-US"/>
        </w:rPr>
        <w:t xml:space="preserve">ratios of reported DT: </w:t>
      </w:r>
      <w:r w:rsidR="00EE4BC0">
        <w:rPr>
          <w:lang w:val="en-US"/>
        </w:rPr>
        <w:t>f</w:t>
      </w:r>
      <w:r>
        <w:rPr>
          <w:lang w:val="en-US"/>
        </w:rPr>
        <w:t xml:space="preserve">ace </w:t>
      </w:r>
      <w:r w:rsidR="00EE4BC0">
        <w:rPr>
          <w:lang w:val="en-US"/>
        </w:rPr>
        <w:t>v</w:t>
      </w:r>
      <w:r>
        <w:rPr>
          <w:lang w:val="en-US"/>
        </w:rPr>
        <w:t>alue (Rep: FV ratio)</w:t>
      </w:r>
      <w:r w:rsidRPr="00413282">
        <w:rPr>
          <w:lang w:val="en-US"/>
        </w:rPr>
        <w:t xml:space="preserve"> </w:t>
      </w:r>
      <w:r>
        <w:rPr>
          <w:lang w:val="en-US"/>
        </w:rPr>
        <w:t xml:space="preserve">were used to fill in data gaps to approximate the portion of the </w:t>
      </w:r>
      <w:r w:rsidR="00EE4BC0">
        <w:rPr>
          <w:lang w:val="en-US"/>
        </w:rPr>
        <w:t>f</w:t>
      </w:r>
      <w:r>
        <w:rPr>
          <w:lang w:val="en-US"/>
        </w:rPr>
        <w:t xml:space="preserve">ace </w:t>
      </w:r>
      <w:r w:rsidR="00EE4BC0">
        <w:rPr>
          <w:lang w:val="en-US"/>
        </w:rPr>
        <w:t>v</w:t>
      </w:r>
      <w:r>
        <w:rPr>
          <w:lang w:val="en-US"/>
        </w:rPr>
        <w:t xml:space="preserve">alue which users typically have reported diverting. Analysis of the eWRIMS reveals that many users report significantly less DT than is allowed by their </w:t>
      </w:r>
      <w:r w:rsidR="00EE4BC0">
        <w:rPr>
          <w:lang w:val="en-US"/>
        </w:rPr>
        <w:t>f</w:t>
      </w:r>
      <w:r>
        <w:rPr>
          <w:lang w:val="en-US"/>
        </w:rPr>
        <w:t xml:space="preserve">ace </w:t>
      </w:r>
      <w:r w:rsidR="00EE4BC0">
        <w:rPr>
          <w:lang w:val="en-US"/>
        </w:rPr>
        <w:t>v</w:t>
      </w:r>
      <w:r>
        <w:rPr>
          <w:lang w:val="en-US"/>
        </w:rPr>
        <w:t>alue.</w:t>
      </w:r>
      <w:r w:rsidR="00427D8E">
        <w:rPr>
          <w:lang w:val="en-US"/>
        </w:rPr>
        <w:t xml:space="preserve"> </w:t>
      </w:r>
      <w:r w:rsidR="004D6589" w:rsidRPr="00413282">
        <w:rPr>
          <w:lang w:val="en-US"/>
        </w:rPr>
        <w:t xml:space="preserve">The ratios were </w:t>
      </w:r>
      <w:r>
        <w:rPr>
          <w:lang w:val="en-US"/>
        </w:rPr>
        <w:t xml:space="preserve">applied to 100 applications (12%) in the reported water use scenario which only have data for the </w:t>
      </w:r>
      <w:r w:rsidR="001130F0">
        <w:rPr>
          <w:lang w:val="en-US"/>
        </w:rPr>
        <w:t>f</w:t>
      </w:r>
      <w:r>
        <w:rPr>
          <w:lang w:val="en-US"/>
        </w:rPr>
        <w:t xml:space="preserve">ace </w:t>
      </w:r>
      <w:r w:rsidR="001130F0">
        <w:rPr>
          <w:lang w:val="en-US"/>
        </w:rPr>
        <w:t>v</w:t>
      </w:r>
      <w:r>
        <w:rPr>
          <w:lang w:val="en-US"/>
        </w:rPr>
        <w:t xml:space="preserve">alue or </w:t>
      </w:r>
      <w:r w:rsidR="001130F0">
        <w:rPr>
          <w:lang w:val="en-US"/>
        </w:rPr>
        <w:t>a</w:t>
      </w:r>
      <w:r>
        <w:rPr>
          <w:lang w:val="en-US"/>
        </w:rPr>
        <w:t>llowed DT, but have no water use reports.</w:t>
      </w:r>
      <w:r w:rsidR="00427D8E" w:rsidRPr="00427D8E">
        <w:rPr>
          <w:lang w:val="en-US"/>
        </w:rPr>
        <w:t xml:space="preserve"> </w:t>
      </w:r>
      <w:r w:rsidR="00427D8E">
        <w:rPr>
          <w:lang w:val="en-US"/>
        </w:rPr>
        <w:t>For these application, the Rep: FV ratio was used to produce estimated reported D</w:t>
      </w:r>
      <w:r w:rsidR="00BB5958">
        <w:rPr>
          <w:lang w:val="en-US"/>
        </w:rPr>
        <w:t>T</w:t>
      </w:r>
      <w:r w:rsidR="00427D8E">
        <w:rPr>
          <w:lang w:val="en-US"/>
        </w:rPr>
        <w:t xml:space="preserve"> based on the </w:t>
      </w:r>
      <w:r w:rsidR="00EE4BC0">
        <w:rPr>
          <w:lang w:val="en-US"/>
        </w:rPr>
        <w:t>f</w:t>
      </w:r>
      <w:r w:rsidR="00427D8E">
        <w:rPr>
          <w:lang w:val="en-US"/>
        </w:rPr>
        <w:t xml:space="preserve">ace </w:t>
      </w:r>
      <w:r w:rsidR="00EE4BC0">
        <w:rPr>
          <w:lang w:val="en-US"/>
        </w:rPr>
        <w:t>v</w:t>
      </w:r>
      <w:r w:rsidR="00427D8E">
        <w:rPr>
          <w:lang w:val="en-US"/>
        </w:rPr>
        <w:t xml:space="preserve">alue according to </w:t>
      </w:r>
      <w:r w:rsidR="00427D8E">
        <w:rPr>
          <w:lang w:val="en-US"/>
        </w:rPr>
        <w:fldChar w:fldCharType="begin"/>
      </w:r>
      <w:r w:rsidR="00427D8E">
        <w:rPr>
          <w:lang w:val="en-US"/>
        </w:rPr>
        <w:instrText xml:space="preserve"> REF _Ref57967731 \h </w:instrText>
      </w:r>
      <w:r w:rsidR="00427D8E">
        <w:rPr>
          <w:lang w:val="en-US"/>
        </w:rPr>
      </w:r>
      <w:r w:rsidR="00427D8E">
        <w:rPr>
          <w:lang w:val="en-US"/>
        </w:rPr>
        <w:fldChar w:fldCharType="separate"/>
      </w:r>
      <w:r w:rsidR="0067763F">
        <w:t xml:space="preserve">Equation </w:t>
      </w:r>
      <w:r w:rsidR="0067763F">
        <w:rPr>
          <w:noProof/>
        </w:rPr>
        <w:t>7</w:t>
      </w:r>
      <w:r w:rsidR="0067763F">
        <w:t>.</w:t>
      </w:r>
      <w:r w:rsidR="0067763F">
        <w:rPr>
          <w:noProof/>
        </w:rPr>
        <w:t>4</w:t>
      </w:r>
      <w:r w:rsidR="00427D8E">
        <w:rPr>
          <w:lang w:val="en-US"/>
        </w:rPr>
        <w:fldChar w:fldCharType="end"/>
      </w:r>
      <w:r w:rsidR="00427D8E">
        <w:rPr>
          <w:lang w:val="en-US"/>
        </w:rPr>
        <w:t xml:space="preserve"> </w:t>
      </w:r>
      <w:r w:rsidR="00427D8E" w:rsidRPr="00413282">
        <w:rPr>
          <w:lang w:val="en-US"/>
        </w:rPr>
        <w:t xml:space="preserve"> </w:t>
      </w:r>
      <w:r w:rsidR="00427D8E">
        <w:rPr>
          <w:lang w:val="en-US"/>
        </w:rPr>
        <w:t>s</w:t>
      </w:r>
      <w:r w:rsidR="00427D8E" w:rsidRPr="00413282">
        <w:rPr>
          <w:lang w:val="en-US"/>
        </w:rPr>
        <w:t>hown below</w:t>
      </w:r>
      <w:r w:rsidR="00427D8E">
        <w:rPr>
          <w:lang w:val="en-US"/>
        </w:rPr>
        <w:t xml:space="preserve">. </w:t>
      </w:r>
      <w:r w:rsidR="00427D8E">
        <w:rPr>
          <w:lang w:val="en-US"/>
        </w:rPr>
        <w:fldChar w:fldCharType="begin"/>
      </w:r>
      <w:r w:rsidR="00427D8E">
        <w:rPr>
          <w:lang w:val="en-US"/>
        </w:rPr>
        <w:instrText xml:space="preserve"> REF _Ref14856329 \h </w:instrText>
      </w:r>
      <w:r w:rsidR="00427D8E">
        <w:rPr>
          <w:lang w:val="en-US"/>
        </w:rPr>
      </w:r>
      <w:r w:rsidR="00427D8E">
        <w:rPr>
          <w:lang w:val="en-US"/>
        </w:rPr>
        <w:fldChar w:fldCharType="separate"/>
      </w:r>
      <w:r w:rsidR="0067763F" w:rsidRPr="00413282">
        <w:rPr>
          <w:lang w:val="en-US"/>
        </w:rPr>
        <w:t xml:space="preserve">Table </w:t>
      </w:r>
      <w:r w:rsidR="0067763F">
        <w:rPr>
          <w:noProof/>
          <w:lang w:val="en-US"/>
        </w:rPr>
        <w:t>7</w:t>
      </w:r>
      <w:r w:rsidR="0067763F">
        <w:rPr>
          <w:lang w:val="en-US"/>
        </w:rPr>
        <w:t>.</w:t>
      </w:r>
      <w:r w:rsidR="0067763F">
        <w:rPr>
          <w:noProof/>
          <w:lang w:val="en-US"/>
        </w:rPr>
        <w:t>12</w:t>
      </w:r>
      <w:r w:rsidR="00427D8E">
        <w:rPr>
          <w:lang w:val="en-US"/>
        </w:rPr>
        <w:fldChar w:fldCharType="end"/>
      </w:r>
      <w:r w:rsidR="00427D8E">
        <w:rPr>
          <w:lang w:val="en-US"/>
        </w:rPr>
        <w:t xml:space="preserve"> </w:t>
      </w:r>
      <w:r w:rsidR="00427D8E" w:rsidRPr="00413282">
        <w:rPr>
          <w:lang w:val="en-US"/>
        </w:rPr>
        <w:t>show</w:t>
      </w:r>
      <w:r w:rsidR="00427D8E">
        <w:rPr>
          <w:lang w:val="en-US"/>
        </w:rPr>
        <w:t>s</w:t>
      </w:r>
      <w:r w:rsidR="00427D8E" w:rsidRPr="00413282">
        <w:rPr>
          <w:lang w:val="en-US"/>
        </w:rPr>
        <w:t xml:space="preserve"> the </w:t>
      </w:r>
      <w:r w:rsidR="00427D8E">
        <w:rPr>
          <w:lang w:val="en-US"/>
        </w:rPr>
        <w:t xml:space="preserve">Rep: FV ratio for each BU group. </w:t>
      </w:r>
      <w:r w:rsidR="00427D8E" w:rsidRPr="00413282">
        <w:rPr>
          <w:lang w:val="en-US"/>
        </w:rPr>
        <w:t xml:space="preserve">Ratios were not calculated for the </w:t>
      </w:r>
      <w:r w:rsidR="00EE4BC0">
        <w:rPr>
          <w:lang w:val="en-US"/>
        </w:rPr>
        <w:t>m</w:t>
      </w:r>
      <w:r w:rsidR="00427D8E" w:rsidRPr="00413282">
        <w:rPr>
          <w:lang w:val="en-US"/>
        </w:rPr>
        <w:t xml:space="preserve">unicipal or </w:t>
      </w:r>
      <w:r w:rsidR="00EE4BC0">
        <w:rPr>
          <w:lang w:val="en-US"/>
        </w:rPr>
        <w:t>o</w:t>
      </w:r>
      <w:r w:rsidR="00427D8E" w:rsidRPr="00413282">
        <w:rPr>
          <w:lang w:val="en-US"/>
        </w:rPr>
        <w:t xml:space="preserve">ther BU </w:t>
      </w:r>
      <w:r w:rsidR="00EE4BC0">
        <w:rPr>
          <w:lang w:val="en-US"/>
        </w:rPr>
        <w:t>g</w:t>
      </w:r>
      <w:r w:rsidR="00427D8E" w:rsidRPr="00413282">
        <w:rPr>
          <w:lang w:val="en-US"/>
        </w:rPr>
        <w:t>roups because no applications in these groups required the use of the Rep:FV Ratio.</w:t>
      </w:r>
    </w:p>
    <w:p w14:paraId="29EDB377" w14:textId="4AD470E8" w:rsidR="00427D8E" w:rsidRPr="00413282" w:rsidRDefault="00427D8E" w:rsidP="00427D8E">
      <w:pPr>
        <w:pStyle w:val="TableFigureTitle"/>
        <w:jc w:val="center"/>
        <w:rPr>
          <w:lang w:val="en-US"/>
        </w:rPr>
      </w:pPr>
      <w:bookmarkStart w:id="276" w:name="_Ref57967731"/>
      <w:bookmarkStart w:id="277" w:name="_Ref57967726"/>
      <w:r>
        <w:t xml:space="preserve">Equation </w:t>
      </w:r>
      <w:fldSimple w:instr=" STYLEREF 1 \s ">
        <w:r w:rsidR="0067763F">
          <w:rPr>
            <w:noProof/>
          </w:rPr>
          <w:t>7</w:t>
        </w:r>
      </w:fldSimple>
      <w:r w:rsidR="00F77D9D">
        <w:t>.</w:t>
      </w:r>
      <w:fldSimple w:instr=" SEQ Equation \* ARABIC \s 1 ">
        <w:r w:rsidR="0067763F">
          <w:rPr>
            <w:noProof/>
          </w:rPr>
          <w:t>4</w:t>
        </w:r>
      </w:fldSimple>
      <w:bookmarkEnd w:id="276"/>
      <w:r>
        <w:t xml:space="preserve"> </w:t>
      </w:r>
      <w:r w:rsidRPr="00413282">
        <w:rPr>
          <w:lang w:val="en-US"/>
        </w:rPr>
        <w:t xml:space="preserve">Calculating </w:t>
      </w:r>
      <w:r w:rsidR="0017020E">
        <w:rPr>
          <w:lang w:val="en-US"/>
        </w:rPr>
        <w:t>e</w:t>
      </w:r>
      <w:r w:rsidRPr="00413282">
        <w:rPr>
          <w:lang w:val="en-US"/>
        </w:rPr>
        <w:t xml:space="preserve">stimated </w:t>
      </w:r>
      <w:r w:rsidR="0017020E">
        <w:rPr>
          <w:lang w:val="en-US"/>
        </w:rPr>
        <w:t>r</w:t>
      </w:r>
      <w:r w:rsidRPr="00413282">
        <w:rPr>
          <w:lang w:val="en-US"/>
        </w:rPr>
        <w:t xml:space="preserve">eported </w:t>
      </w:r>
      <w:r w:rsidR="0017020E">
        <w:rPr>
          <w:lang w:val="en-US"/>
        </w:rPr>
        <w:t>diverted total</w:t>
      </w:r>
      <w:r w:rsidRPr="00413282">
        <w:rPr>
          <w:lang w:val="en-US"/>
        </w:rPr>
        <w:t xml:space="preserve"> using Rep:FV ratio</w:t>
      </w:r>
      <w:bookmarkEnd w:id="277"/>
      <w:r w:rsidR="0017020E">
        <w:rPr>
          <w:lang w:val="en-US"/>
        </w:rPr>
        <w:t>.</w:t>
      </w:r>
    </w:p>
    <w:p w14:paraId="795CF11A" w14:textId="76F4F7F4" w:rsidR="00427D8E" w:rsidRPr="00427D8E" w:rsidRDefault="00427D8E" w:rsidP="00427D8E">
      <w:pPr>
        <w:jc w:val="center"/>
        <w:rPr>
          <w:i/>
          <w:lang w:val="en-US"/>
        </w:rPr>
      </w:pPr>
      <w:r w:rsidRPr="00413282">
        <w:rPr>
          <w:i/>
          <w:lang w:val="en-US"/>
        </w:rPr>
        <w:t xml:space="preserve">Estimated Reported DT (in </w:t>
      </w:r>
      <w:r w:rsidR="00EE4BC0">
        <w:rPr>
          <w:i/>
          <w:lang w:val="en-US"/>
        </w:rPr>
        <w:t>r</w:t>
      </w:r>
      <w:r w:rsidRPr="00413282">
        <w:rPr>
          <w:i/>
          <w:lang w:val="en-US"/>
        </w:rPr>
        <w:t>eported scenario)=</w:t>
      </w:r>
      <w:r>
        <w:rPr>
          <w:i/>
          <w:lang w:val="en-US"/>
        </w:rPr>
        <w:t xml:space="preserve"> </w:t>
      </w:r>
      <w:r w:rsidRPr="00413282">
        <w:rPr>
          <w:i/>
          <w:lang w:val="en-US"/>
        </w:rPr>
        <w:t>Face Value*Rep:FV ratio</w:t>
      </w:r>
    </w:p>
    <w:p w14:paraId="0D39461F" w14:textId="694BD14E" w:rsidR="004D6589" w:rsidRPr="00413282" w:rsidRDefault="004D6589" w:rsidP="004D6589">
      <w:pPr>
        <w:pStyle w:val="StyleTableFigureTitleAfter0pt"/>
        <w:rPr>
          <w:lang w:val="en-US"/>
        </w:rPr>
      </w:pPr>
      <w:bookmarkStart w:id="278" w:name="_Ref14856329"/>
      <w:r w:rsidRPr="00413282">
        <w:rPr>
          <w:lang w:val="en-US"/>
        </w:rPr>
        <w:t xml:space="preserve">Table </w:t>
      </w:r>
      <w:r w:rsidR="006E011C">
        <w:rPr>
          <w:lang w:val="en-US"/>
        </w:rPr>
        <w:fldChar w:fldCharType="begin"/>
      </w:r>
      <w:r w:rsidR="006E011C">
        <w:rPr>
          <w:lang w:val="en-US"/>
        </w:rPr>
        <w:instrText xml:space="preserve"> STYLEREF 1 \s </w:instrText>
      </w:r>
      <w:r w:rsidR="006E011C">
        <w:rPr>
          <w:lang w:val="en-US"/>
        </w:rPr>
        <w:fldChar w:fldCharType="separate"/>
      </w:r>
      <w:r w:rsidR="006E011C">
        <w:rPr>
          <w:noProof/>
          <w:lang w:val="en-US"/>
        </w:rPr>
        <w:t>7</w:t>
      </w:r>
      <w:r w:rsidR="006E011C">
        <w:rPr>
          <w:lang w:val="en-US"/>
        </w:rPr>
        <w:fldChar w:fldCharType="end"/>
      </w:r>
      <w:r w:rsidR="006E011C">
        <w:rPr>
          <w:lang w:val="en-US"/>
        </w:rPr>
        <w:t>.</w:t>
      </w:r>
      <w:r w:rsidR="006E011C">
        <w:rPr>
          <w:lang w:val="en-US"/>
        </w:rPr>
        <w:fldChar w:fldCharType="begin"/>
      </w:r>
      <w:r w:rsidR="006E011C">
        <w:rPr>
          <w:lang w:val="en-US"/>
        </w:rPr>
        <w:instrText xml:space="preserve"> SEQ Table \* ARABIC \s 1 </w:instrText>
      </w:r>
      <w:r w:rsidR="006E011C">
        <w:rPr>
          <w:lang w:val="en-US"/>
        </w:rPr>
        <w:fldChar w:fldCharType="separate"/>
      </w:r>
      <w:r w:rsidR="006E011C">
        <w:rPr>
          <w:noProof/>
          <w:lang w:val="en-US"/>
        </w:rPr>
        <w:t>12</w:t>
      </w:r>
      <w:r w:rsidR="006E011C">
        <w:rPr>
          <w:lang w:val="en-US"/>
        </w:rPr>
        <w:fldChar w:fldCharType="end"/>
      </w:r>
      <w:bookmarkEnd w:id="278"/>
      <w:r w:rsidRPr="00413282">
        <w:rPr>
          <w:lang w:val="en-US"/>
        </w:rPr>
        <w:t xml:space="preserve"> Rep:FV Ratios.</w:t>
      </w:r>
    </w:p>
    <w:tbl>
      <w:tblPr>
        <w:tblStyle w:val="TableGrid"/>
        <w:tblW w:w="0" w:type="auto"/>
        <w:tblLook w:val="04A0" w:firstRow="1" w:lastRow="0" w:firstColumn="1" w:lastColumn="0" w:noHBand="0" w:noVBand="1"/>
      </w:tblPr>
      <w:tblGrid>
        <w:gridCol w:w="1619"/>
        <w:gridCol w:w="1531"/>
        <w:gridCol w:w="2070"/>
        <w:gridCol w:w="2520"/>
      </w:tblGrid>
      <w:tr w:rsidR="004D6589" w:rsidRPr="00413282" w14:paraId="0C5EE48D" w14:textId="77777777" w:rsidTr="004D6589">
        <w:trPr>
          <w:cnfStyle w:val="100000000000" w:firstRow="1" w:lastRow="0" w:firstColumn="0" w:lastColumn="0" w:oddVBand="0" w:evenVBand="0" w:oddHBand="0" w:evenHBand="0" w:firstRowFirstColumn="0" w:firstRowLastColumn="0" w:lastRowFirstColumn="0" w:lastRowLastColumn="0"/>
        </w:trPr>
        <w:tc>
          <w:tcPr>
            <w:tcW w:w="1619" w:type="dxa"/>
          </w:tcPr>
          <w:p w14:paraId="6943DA5E" w14:textId="77777777" w:rsidR="004D6589" w:rsidRPr="00413282" w:rsidRDefault="004D6589" w:rsidP="004D6589">
            <w:pPr>
              <w:pStyle w:val="StyleRight0"/>
              <w:keepNext/>
              <w:rPr>
                <w:lang w:val="en-US"/>
              </w:rPr>
            </w:pPr>
            <w:r w:rsidRPr="00413282">
              <w:rPr>
                <w:lang w:val="en-US"/>
              </w:rPr>
              <w:t>BU Group</w:t>
            </w:r>
          </w:p>
        </w:tc>
        <w:tc>
          <w:tcPr>
            <w:tcW w:w="1531" w:type="dxa"/>
          </w:tcPr>
          <w:p w14:paraId="6B1D3072" w14:textId="7AEF24A3" w:rsidR="004D6589" w:rsidRPr="00413282" w:rsidRDefault="004D6589" w:rsidP="004D6589">
            <w:pPr>
              <w:pStyle w:val="StyleRight0"/>
              <w:keepNext/>
              <w:rPr>
                <w:lang w:val="en-US"/>
              </w:rPr>
            </w:pPr>
            <w:r w:rsidRPr="00413282">
              <w:rPr>
                <w:lang w:val="en-US"/>
              </w:rPr>
              <w:t>Rep:</w:t>
            </w:r>
            <w:r w:rsidR="00A775E0">
              <w:rPr>
                <w:lang w:val="en-US"/>
              </w:rPr>
              <w:t xml:space="preserve"> </w:t>
            </w:r>
            <w:r w:rsidRPr="00413282">
              <w:rPr>
                <w:lang w:val="en-US"/>
              </w:rPr>
              <w:t>FV Ratio</w:t>
            </w:r>
          </w:p>
        </w:tc>
        <w:tc>
          <w:tcPr>
            <w:tcW w:w="2070" w:type="dxa"/>
          </w:tcPr>
          <w:p w14:paraId="59D87F9F" w14:textId="77777777" w:rsidR="004D6589" w:rsidRPr="00BE2196" w:rsidRDefault="004D6589" w:rsidP="004D6589">
            <w:pPr>
              <w:pStyle w:val="StyleRight0"/>
              <w:keepNext/>
              <w:rPr>
                <w:lang w:val="en-US"/>
              </w:rPr>
            </w:pPr>
            <w:r w:rsidRPr="00BE2196">
              <w:rPr>
                <w:lang w:val="en-US"/>
              </w:rPr>
              <w:t># of applications using the ratio</w:t>
            </w:r>
          </w:p>
        </w:tc>
        <w:tc>
          <w:tcPr>
            <w:tcW w:w="2520" w:type="dxa"/>
          </w:tcPr>
          <w:p w14:paraId="61A4DA7D" w14:textId="77777777" w:rsidR="004D6589" w:rsidRPr="00BE2196" w:rsidRDefault="004D6589" w:rsidP="004D6589">
            <w:pPr>
              <w:pStyle w:val="StyleRight0"/>
              <w:keepNext/>
              <w:rPr>
                <w:lang w:val="en-US"/>
              </w:rPr>
            </w:pPr>
            <w:r w:rsidRPr="00BE2196">
              <w:rPr>
                <w:lang w:val="en-US"/>
              </w:rPr>
              <w:t xml:space="preserve"># of applications </w:t>
            </w:r>
            <w:r w:rsidRPr="00413282">
              <w:rPr>
                <w:lang w:val="en-US"/>
              </w:rPr>
              <w:t>ratio calculation</w:t>
            </w:r>
            <w:r w:rsidRPr="00BE2196">
              <w:rPr>
                <w:lang w:val="en-US"/>
              </w:rPr>
              <w:t xml:space="preserve"> was based on</w:t>
            </w:r>
          </w:p>
        </w:tc>
      </w:tr>
      <w:tr w:rsidR="004D6589" w:rsidRPr="00413282" w14:paraId="2D1D9BAD" w14:textId="77777777" w:rsidTr="004D6589">
        <w:tc>
          <w:tcPr>
            <w:tcW w:w="1619" w:type="dxa"/>
          </w:tcPr>
          <w:p w14:paraId="2F72A15B" w14:textId="77777777" w:rsidR="004D6589" w:rsidRPr="00413282" w:rsidRDefault="004D6589" w:rsidP="004D6589">
            <w:pPr>
              <w:pStyle w:val="StyleRight0"/>
              <w:keepNext/>
              <w:rPr>
                <w:lang w:val="en-US"/>
              </w:rPr>
            </w:pPr>
            <w:r w:rsidRPr="00413282">
              <w:rPr>
                <w:lang w:val="en-US"/>
              </w:rPr>
              <w:t>Cannabis (Permitted)</w:t>
            </w:r>
          </w:p>
        </w:tc>
        <w:tc>
          <w:tcPr>
            <w:tcW w:w="1531" w:type="dxa"/>
          </w:tcPr>
          <w:p w14:paraId="5BA4F95F" w14:textId="77777777" w:rsidR="004D6589" w:rsidRPr="00413282" w:rsidRDefault="004D6589" w:rsidP="004D6589">
            <w:pPr>
              <w:pStyle w:val="StyleRight0"/>
              <w:keepNext/>
              <w:tabs>
                <w:tab w:val="decimal" w:pos="615"/>
              </w:tabs>
              <w:rPr>
                <w:lang w:val="en-US"/>
              </w:rPr>
            </w:pPr>
            <w:r w:rsidRPr="00413282">
              <w:rPr>
                <w:lang w:val="en-US"/>
              </w:rPr>
              <w:t>0.73</w:t>
            </w:r>
          </w:p>
        </w:tc>
        <w:tc>
          <w:tcPr>
            <w:tcW w:w="2070" w:type="dxa"/>
          </w:tcPr>
          <w:p w14:paraId="62FF9F21" w14:textId="77777777" w:rsidR="004D6589" w:rsidRPr="00413282" w:rsidRDefault="004D6589" w:rsidP="004D6589">
            <w:pPr>
              <w:pStyle w:val="StyleRight0"/>
              <w:keepNext/>
              <w:tabs>
                <w:tab w:val="decimal" w:pos="885"/>
              </w:tabs>
              <w:rPr>
                <w:lang w:val="en-US"/>
              </w:rPr>
            </w:pPr>
            <w:r w:rsidRPr="00413282">
              <w:rPr>
                <w:lang w:val="en-US"/>
              </w:rPr>
              <w:t>67</w:t>
            </w:r>
          </w:p>
        </w:tc>
        <w:tc>
          <w:tcPr>
            <w:tcW w:w="2520" w:type="dxa"/>
          </w:tcPr>
          <w:p w14:paraId="0388AB3B" w14:textId="77777777" w:rsidR="004D6589" w:rsidRPr="00BE2196" w:rsidRDefault="004D6589" w:rsidP="004D6589">
            <w:pPr>
              <w:pStyle w:val="StyleRight0"/>
              <w:keepNext/>
              <w:tabs>
                <w:tab w:val="decimal" w:pos="885"/>
              </w:tabs>
              <w:rPr>
                <w:lang w:val="en-US"/>
              </w:rPr>
            </w:pPr>
            <w:r w:rsidRPr="00BE2196">
              <w:rPr>
                <w:lang w:val="en-US"/>
              </w:rPr>
              <w:t>10</w:t>
            </w:r>
          </w:p>
        </w:tc>
      </w:tr>
      <w:tr w:rsidR="004D6589" w:rsidRPr="00413282" w14:paraId="5411B57D" w14:textId="77777777" w:rsidTr="004D6589">
        <w:tc>
          <w:tcPr>
            <w:tcW w:w="1619" w:type="dxa"/>
          </w:tcPr>
          <w:p w14:paraId="63E9F9E3" w14:textId="77777777" w:rsidR="004D6589" w:rsidRPr="00413282" w:rsidRDefault="004D6589" w:rsidP="004D6589">
            <w:pPr>
              <w:pStyle w:val="StyleRight0"/>
              <w:keepNext/>
              <w:rPr>
                <w:lang w:val="en-US"/>
              </w:rPr>
            </w:pPr>
            <w:r w:rsidRPr="00413282">
              <w:rPr>
                <w:lang w:val="en-US"/>
              </w:rPr>
              <w:t>Domestic</w:t>
            </w:r>
          </w:p>
        </w:tc>
        <w:tc>
          <w:tcPr>
            <w:tcW w:w="1531" w:type="dxa"/>
          </w:tcPr>
          <w:p w14:paraId="22246297" w14:textId="77777777" w:rsidR="004D6589" w:rsidRPr="00413282" w:rsidRDefault="004D6589" w:rsidP="004D6589">
            <w:pPr>
              <w:pStyle w:val="StyleRight0"/>
              <w:keepNext/>
              <w:tabs>
                <w:tab w:val="decimal" w:pos="615"/>
              </w:tabs>
              <w:rPr>
                <w:lang w:val="en-US"/>
              </w:rPr>
            </w:pPr>
            <w:r w:rsidRPr="00413282">
              <w:rPr>
                <w:lang w:val="en-US"/>
              </w:rPr>
              <w:t>0.63</w:t>
            </w:r>
          </w:p>
        </w:tc>
        <w:tc>
          <w:tcPr>
            <w:tcW w:w="2070" w:type="dxa"/>
          </w:tcPr>
          <w:p w14:paraId="68E70EA0" w14:textId="77777777" w:rsidR="004D6589" w:rsidRPr="00413282" w:rsidRDefault="004D6589" w:rsidP="004D6589">
            <w:pPr>
              <w:pStyle w:val="StyleRight0"/>
              <w:keepNext/>
              <w:tabs>
                <w:tab w:val="decimal" w:pos="885"/>
              </w:tabs>
              <w:rPr>
                <w:lang w:val="en-US"/>
              </w:rPr>
            </w:pPr>
            <w:r w:rsidRPr="00413282">
              <w:rPr>
                <w:lang w:val="en-US"/>
              </w:rPr>
              <w:t>36</w:t>
            </w:r>
          </w:p>
        </w:tc>
        <w:tc>
          <w:tcPr>
            <w:tcW w:w="2520" w:type="dxa"/>
          </w:tcPr>
          <w:p w14:paraId="0328ECD1" w14:textId="77777777" w:rsidR="004D6589" w:rsidRPr="00BE2196" w:rsidRDefault="004D6589" w:rsidP="004D6589">
            <w:pPr>
              <w:pStyle w:val="StyleRight0"/>
              <w:keepNext/>
              <w:tabs>
                <w:tab w:val="decimal" w:pos="885"/>
              </w:tabs>
              <w:rPr>
                <w:lang w:val="en-US"/>
              </w:rPr>
            </w:pPr>
            <w:r w:rsidRPr="00BE2196">
              <w:rPr>
                <w:lang w:val="en-US"/>
              </w:rPr>
              <w:t>45</w:t>
            </w:r>
          </w:p>
        </w:tc>
      </w:tr>
      <w:tr w:rsidR="004D6589" w:rsidRPr="00413282" w14:paraId="53D6457C" w14:textId="77777777" w:rsidTr="004D6589">
        <w:tc>
          <w:tcPr>
            <w:tcW w:w="1619" w:type="dxa"/>
          </w:tcPr>
          <w:p w14:paraId="466C52A8" w14:textId="77777777" w:rsidR="004D6589" w:rsidRPr="00413282" w:rsidRDefault="004D6589" w:rsidP="004D6589">
            <w:pPr>
              <w:pStyle w:val="StyleRight0"/>
              <w:keepNext/>
              <w:rPr>
                <w:lang w:val="en-US"/>
              </w:rPr>
            </w:pPr>
            <w:r w:rsidRPr="00413282">
              <w:rPr>
                <w:lang w:val="en-US"/>
              </w:rPr>
              <w:t>Irrigation</w:t>
            </w:r>
          </w:p>
        </w:tc>
        <w:tc>
          <w:tcPr>
            <w:tcW w:w="1531" w:type="dxa"/>
          </w:tcPr>
          <w:p w14:paraId="44ABC422" w14:textId="77777777" w:rsidR="004D6589" w:rsidRPr="00413282" w:rsidRDefault="004D6589" w:rsidP="004D6589">
            <w:pPr>
              <w:pStyle w:val="StyleRight0"/>
              <w:keepNext/>
              <w:tabs>
                <w:tab w:val="decimal" w:pos="615"/>
              </w:tabs>
              <w:rPr>
                <w:lang w:val="en-US"/>
              </w:rPr>
            </w:pPr>
            <w:r w:rsidRPr="00413282">
              <w:rPr>
                <w:lang w:val="en-US"/>
              </w:rPr>
              <w:t>0.54</w:t>
            </w:r>
          </w:p>
        </w:tc>
        <w:tc>
          <w:tcPr>
            <w:tcW w:w="2070" w:type="dxa"/>
          </w:tcPr>
          <w:p w14:paraId="0C9022AC" w14:textId="77777777" w:rsidR="004D6589" w:rsidRPr="00413282" w:rsidRDefault="004D6589" w:rsidP="004D6589">
            <w:pPr>
              <w:pStyle w:val="StyleRight0"/>
              <w:keepNext/>
              <w:tabs>
                <w:tab w:val="decimal" w:pos="885"/>
              </w:tabs>
              <w:rPr>
                <w:lang w:val="en-US"/>
              </w:rPr>
            </w:pPr>
            <w:r w:rsidRPr="00413282">
              <w:rPr>
                <w:lang w:val="en-US"/>
              </w:rPr>
              <w:t>1</w:t>
            </w:r>
          </w:p>
        </w:tc>
        <w:tc>
          <w:tcPr>
            <w:tcW w:w="2520" w:type="dxa"/>
          </w:tcPr>
          <w:p w14:paraId="108EDD8E" w14:textId="77777777" w:rsidR="004D6589" w:rsidRPr="00BE2196" w:rsidRDefault="004D6589" w:rsidP="004D6589">
            <w:pPr>
              <w:pStyle w:val="StyleRight0"/>
              <w:keepNext/>
              <w:tabs>
                <w:tab w:val="decimal" w:pos="885"/>
              </w:tabs>
              <w:rPr>
                <w:lang w:val="en-US"/>
              </w:rPr>
            </w:pPr>
            <w:r w:rsidRPr="00BE2196">
              <w:rPr>
                <w:lang w:val="en-US"/>
              </w:rPr>
              <w:t>12</w:t>
            </w:r>
          </w:p>
        </w:tc>
      </w:tr>
      <w:tr w:rsidR="004D6589" w:rsidRPr="00413282" w14:paraId="072BAF31" w14:textId="77777777" w:rsidTr="004D6589">
        <w:tc>
          <w:tcPr>
            <w:tcW w:w="1619" w:type="dxa"/>
          </w:tcPr>
          <w:p w14:paraId="5E348907" w14:textId="77777777" w:rsidR="004D6589" w:rsidRPr="00413282" w:rsidRDefault="004D6589" w:rsidP="004D6589">
            <w:pPr>
              <w:pStyle w:val="StyleRight0"/>
              <w:keepNext/>
              <w:rPr>
                <w:lang w:val="en-US"/>
              </w:rPr>
            </w:pPr>
            <w:r w:rsidRPr="00413282">
              <w:rPr>
                <w:lang w:val="en-US"/>
              </w:rPr>
              <w:t>Recreation</w:t>
            </w:r>
          </w:p>
        </w:tc>
        <w:tc>
          <w:tcPr>
            <w:tcW w:w="1531" w:type="dxa"/>
          </w:tcPr>
          <w:p w14:paraId="2079A95C" w14:textId="77777777" w:rsidR="004D6589" w:rsidRPr="00413282" w:rsidRDefault="004D6589" w:rsidP="004D6589">
            <w:pPr>
              <w:pStyle w:val="StyleRight0"/>
              <w:keepNext/>
              <w:tabs>
                <w:tab w:val="decimal" w:pos="615"/>
              </w:tabs>
              <w:rPr>
                <w:lang w:val="en-US"/>
              </w:rPr>
            </w:pPr>
            <w:r w:rsidRPr="00413282">
              <w:rPr>
                <w:lang w:val="en-US"/>
              </w:rPr>
              <w:t>0.34</w:t>
            </w:r>
          </w:p>
        </w:tc>
        <w:tc>
          <w:tcPr>
            <w:tcW w:w="2070" w:type="dxa"/>
          </w:tcPr>
          <w:p w14:paraId="766303C3" w14:textId="77777777" w:rsidR="004D6589" w:rsidRPr="00413282" w:rsidRDefault="004D6589" w:rsidP="004D6589">
            <w:pPr>
              <w:pStyle w:val="StyleRight0"/>
              <w:keepNext/>
              <w:tabs>
                <w:tab w:val="decimal" w:pos="885"/>
              </w:tabs>
              <w:rPr>
                <w:lang w:val="en-US"/>
              </w:rPr>
            </w:pPr>
            <w:r w:rsidRPr="00413282">
              <w:rPr>
                <w:lang w:val="en-US"/>
              </w:rPr>
              <w:t>0</w:t>
            </w:r>
          </w:p>
        </w:tc>
        <w:tc>
          <w:tcPr>
            <w:tcW w:w="2520" w:type="dxa"/>
          </w:tcPr>
          <w:p w14:paraId="4F944BC5" w14:textId="77777777" w:rsidR="004D6589" w:rsidRPr="00BE2196" w:rsidRDefault="004D6589" w:rsidP="004D6589">
            <w:pPr>
              <w:pStyle w:val="StyleRight0"/>
              <w:keepNext/>
              <w:tabs>
                <w:tab w:val="decimal" w:pos="885"/>
              </w:tabs>
              <w:rPr>
                <w:lang w:val="en-US"/>
              </w:rPr>
            </w:pPr>
            <w:r w:rsidRPr="00BE2196">
              <w:rPr>
                <w:lang w:val="en-US"/>
              </w:rPr>
              <w:t>4</w:t>
            </w:r>
          </w:p>
        </w:tc>
      </w:tr>
      <w:tr w:rsidR="004D6589" w:rsidRPr="00413282" w14:paraId="753C8653" w14:textId="77777777" w:rsidTr="004D6589">
        <w:tc>
          <w:tcPr>
            <w:tcW w:w="1619" w:type="dxa"/>
          </w:tcPr>
          <w:p w14:paraId="31ECB07C" w14:textId="77777777" w:rsidR="004D6589" w:rsidRPr="00413282" w:rsidRDefault="004D6589" w:rsidP="004D6589">
            <w:pPr>
              <w:pStyle w:val="StyleRight0"/>
              <w:rPr>
                <w:lang w:val="en-US"/>
              </w:rPr>
            </w:pPr>
            <w:r w:rsidRPr="00413282">
              <w:rPr>
                <w:lang w:val="en-US"/>
              </w:rPr>
              <w:t>Stockwatering</w:t>
            </w:r>
          </w:p>
        </w:tc>
        <w:tc>
          <w:tcPr>
            <w:tcW w:w="1531" w:type="dxa"/>
          </w:tcPr>
          <w:p w14:paraId="603B5C09" w14:textId="77777777" w:rsidR="004D6589" w:rsidRPr="00413282" w:rsidRDefault="004D6589" w:rsidP="004D6589">
            <w:pPr>
              <w:pStyle w:val="StyleRight0"/>
              <w:tabs>
                <w:tab w:val="decimal" w:pos="615"/>
              </w:tabs>
              <w:rPr>
                <w:lang w:val="en-US"/>
              </w:rPr>
            </w:pPr>
            <w:r w:rsidRPr="00413282">
              <w:rPr>
                <w:lang w:val="en-US"/>
              </w:rPr>
              <w:t>0.9</w:t>
            </w:r>
          </w:p>
        </w:tc>
        <w:tc>
          <w:tcPr>
            <w:tcW w:w="2070" w:type="dxa"/>
          </w:tcPr>
          <w:p w14:paraId="6046C10D" w14:textId="77777777" w:rsidR="004D6589" w:rsidRPr="00BE2196" w:rsidRDefault="004D6589" w:rsidP="004D6589">
            <w:pPr>
              <w:pStyle w:val="StyleRight0"/>
              <w:tabs>
                <w:tab w:val="decimal" w:pos="885"/>
              </w:tabs>
              <w:rPr>
                <w:lang w:val="en-US"/>
              </w:rPr>
            </w:pPr>
            <w:r w:rsidRPr="00413282">
              <w:rPr>
                <w:lang w:val="en-US"/>
              </w:rPr>
              <w:t>3</w:t>
            </w:r>
          </w:p>
        </w:tc>
        <w:tc>
          <w:tcPr>
            <w:tcW w:w="2520" w:type="dxa"/>
          </w:tcPr>
          <w:p w14:paraId="1568EC43" w14:textId="77777777" w:rsidR="004D6589" w:rsidRPr="00BE2196" w:rsidRDefault="004D6589" w:rsidP="004D6589">
            <w:pPr>
              <w:pStyle w:val="StyleRight0"/>
              <w:tabs>
                <w:tab w:val="decimal" w:pos="885"/>
              </w:tabs>
              <w:rPr>
                <w:lang w:val="en-US"/>
              </w:rPr>
            </w:pPr>
            <w:r w:rsidRPr="00BE2196">
              <w:rPr>
                <w:lang w:val="en-US"/>
              </w:rPr>
              <w:t>5</w:t>
            </w:r>
          </w:p>
        </w:tc>
      </w:tr>
    </w:tbl>
    <w:p w14:paraId="30247C33" w14:textId="4438B9B9" w:rsidR="00427D8E" w:rsidRDefault="00427D8E" w:rsidP="00427D8E">
      <w:pPr>
        <w:rPr>
          <w:lang w:val="en-US"/>
        </w:rPr>
      </w:pPr>
    </w:p>
    <w:p w14:paraId="7729811D" w14:textId="09AB2585" w:rsidR="00427D8E" w:rsidRDefault="00427D8E" w:rsidP="00427D8E">
      <w:pPr>
        <w:rPr>
          <w:lang w:val="en-US"/>
        </w:rPr>
      </w:pPr>
      <w:r w:rsidRPr="00413282">
        <w:rPr>
          <w:lang w:val="en-US"/>
        </w:rPr>
        <w:t xml:space="preserve">To calculate the Rep:FV Ratio for each BU </w:t>
      </w:r>
      <w:r w:rsidR="00EE4BC0">
        <w:rPr>
          <w:lang w:val="en-US"/>
        </w:rPr>
        <w:t>g</w:t>
      </w:r>
      <w:r w:rsidRPr="00413282">
        <w:rPr>
          <w:lang w:val="en-US"/>
        </w:rPr>
        <w:t xml:space="preserve">roup, the </w:t>
      </w:r>
      <w:r>
        <w:rPr>
          <w:lang w:val="en-US"/>
        </w:rPr>
        <w:t>following steps were taken:</w:t>
      </w:r>
      <w:r w:rsidRPr="00413282">
        <w:rPr>
          <w:lang w:val="en-US"/>
        </w:rPr>
        <w:t xml:space="preserve"> </w:t>
      </w:r>
    </w:p>
    <w:p w14:paraId="45F5DD16" w14:textId="45F8465D" w:rsidR="00427D8E" w:rsidRPr="00427D8E" w:rsidRDefault="00427D8E" w:rsidP="00427D8E">
      <w:pPr>
        <w:pStyle w:val="ListParagraph"/>
        <w:numPr>
          <w:ilvl w:val="0"/>
          <w:numId w:val="32"/>
        </w:numPr>
        <w:rPr>
          <w:lang w:val="en-US"/>
        </w:rPr>
      </w:pPr>
      <w:r w:rsidRPr="00427D8E">
        <w:rPr>
          <w:lang w:val="en-US"/>
        </w:rPr>
        <w:lastRenderedPageBreak/>
        <w:t xml:space="preserve">All the applications with non-zero annual reported DT </w:t>
      </w:r>
      <w:r>
        <w:rPr>
          <w:lang w:val="en-US"/>
        </w:rPr>
        <w:t xml:space="preserve">and </w:t>
      </w:r>
      <w:r w:rsidR="00EE4BC0">
        <w:rPr>
          <w:lang w:val="en-US"/>
        </w:rPr>
        <w:t>f</w:t>
      </w:r>
      <w:r>
        <w:rPr>
          <w:lang w:val="en-US"/>
        </w:rPr>
        <w:t xml:space="preserve">ace </w:t>
      </w:r>
      <w:r w:rsidR="00EE4BC0">
        <w:rPr>
          <w:lang w:val="en-US"/>
        </w:rPr>
        <w:t>v</w:t>
      </w:r>
      <w:r>
        <w:rPr>
          <w:lang w:val="en-US"/>
        </w:rPr>
        <w:t xml:space="preserve">alue </w:t>
      </w:r>
      <w:r w:rsidRPr="00427D8E">
        <w:rPr>
          <w:lang w:val="en-US"/>
        </w:rPr>
        <w:t xml:space="preserve">were binned for each BU </w:t>
      </w:r>
      <w:r w:rsidR="00EE4BC0">
        <w:rPr>
          <w:lang w:val="en-US"/>
        </w:rPr>
        <w:t>g</w:t>
      </w:r>
      <w:r w:rsidRPr="00427D8E">
        <w:rPr>
          <w:lang w:val="en-US"/>
        </w:rPr>
        <w:t xml:space="preserve">roup. </w:t>
      </w:r>
    </w:p>
    <w:p w14:paraId="042F61CC" w14:textId="2B4D9604" w:rsidR="00427D8E" w:rsidRPr="00413282" w:rsidRDefault="00427D8E" w:rsidP="00427D8E">
      <w:pPr>
        <w:pStyle w:val="ListParagraph"/>
        <w:rPr>
          <w:lang w:val="en-US"/>
        </w:rPr>
      </w:pPr>
      <w:r w:rsidRPr="00413282">
        <w:rPr>
          <w:lang w:val="en-US"/>
        </w:rPr>
        <w:t>Outlier applications were removed</w:t>
      </w:r>
      <w:r>
        <w:rPr>
          <w:lang w:val="en-US"/>
        </w:rPr>
        <w:t xml:space="preserve"> </w:t>
      </w:r>
      <w:r w:rsidRPr="00413282">
        <w:rPr>
          <w:rStyle w:val="FootnoteReference"/>
          <w:lang w:val="en-US"/>
        </w:rPr>
        <w:footnoteReference w:id="12"/>
      </w:r>
      <w:r w:rsidRPr="00413282">
        <w:rPr>
          <w:lang w:val="en-US"/>
        </w:rPr>
        <w:t>.</w:t>
      </w:r>
    </w:p>
    <w:p w14:paraId="5CBC2D66" w14:textId="7C32CA62" w:rsidR="00427D8E" w:rsidRPr="00427D8E" w:rsidRDefault="00427D8E" w:rsidP="00427D8E">
      <w:pPr>
        <w:pStyle w:val="ListParagraph"/>
        <w:rPr>
          <w:lang w:val="en-US"/>
        </w:rPr>
      </w:pPr>
      <w:r w:rsidRPr="00413282">
        <w:rPr>
          <w:lang w:val="en-US"/>
        </w:rPr>
        <w:t>The Rep:FV Ratio was calculated f</w:t>
      </w:r>
      <w:r>
        <w:rPr>
          <w:lang w:val="en-US"/>
        </w:rPr>
        <w:t xml:space="preserve">rom remaining applications according to </w:t>
      </w:r>
      <w:r>
        <w:rPr>
          <w:lang w:val="en-US"/>
        </w:rPr>
        <w:fldChar w:fldCharType="begin"/>
      </w:r>
      <w:r>
        <w:rPr>
          <w:lang w:val="en-US"/>
        </w:rPr>
        <w:instrText xml:space="preserve"> REF _Ref57967903 \h </w:instrText>
      </w:r>
      <w:r>
        <w:rPr>
          <w:lang w:val="en-US"/>
        </w:rPr>
      </w:r>
      <w:r>
        <w:rPr>
          <w:lang w:val="en-US"/>
        </w:rPr>
        <w:fldChar w:fldCharType="separate"/>
      </w:r>
      <w:r w:rsidR="0067763F">
        <w:t xml:space="preserve">Equation </w:t>
      </w:r>
      <w:r w:rsidR="0067763F">
        <w:rPr>
          <w:noProof/>
        </w:rPr>
        <w:t>7</w:t>
      </w:r>
      <w:r w:rsidR="0067763F">
        <w:t>.</w:t>
      </w:r>
      <w:r w:rsidR="0067763F">
        <w:rPr>
          <w:noProof/>
        </w:rPr>
        <w:t>5</w:t>
      </w:r>
      <w:r>
        <w:rPr>
          <w:lang w:val="en-US"/>
        </w:rPr>
        <w:fldChar w:fldCharType="end"/>
      </w:r>
    </w:p>
    <w:p w14:paraId="0E4B3225" w14:textId="29C1F0F4" w:rsidR="00427D8E" w:rsidRPr="00413282" w:rsidRDefault="00427D8E" w:rsidP="00427D8E">
      <w:pPr>
        <w:pStyle w:val="TableFigureTitle"/>
        <w:jc w:val="center"/>
        <w:rPr>
          <w:lang w:val="en-US"/>
        </w:rPr>
      </w:pPr>
      <w:bookmarkStart w:id="279" w:name="_Ref57967903"/>
      <w:bookmarkStart w:id="280" w:name="_Ref57967723"/>
      <w:r>
        <w:t xml:space="preserve">Equation </w:t>
      </w:r>
      <w:fldSimple w:instr=" STYLEREF 1 \s ">
        <w:r w:rsidR="0067763F">
          <w:rPr>
            <w:noProof/>
          </w:rPr>
          <w:t>7</w:t>
        </w:r>
      </w:fldSimple>
      <w:r w:rsidR="00F77D9D">
        <w:t>.</w:t>
      </w:r>
      <w:fldSimple w:instr=" SEQ Equation \* ARABIC \s 1 ">
        <w:r w:rsidR="0067763F">
          <w:rPr>
            <w:noProof/>
          </w:rPr>
          <w:t>5</w:t>
        </w:r>
      </w:fldSimple>
      <w:bookmarkEnd w:id="279"/>
      <w:r w:rsidRPr="00413282">
        <w:rPr>
          <w:lang w:val="en-US"/>
        </w:rPr>
        <w:t xml:space="preserve"> Calculating Rep:FV </w:t>
      </w:r>
      <w:r w:rsidR="0017020E">
        <w:rPr>
          <w:lang w:val="en-US"/>
        </w:rPr>
        <w:t>r</w:t>
      </w:r>
      <w:r w:rsidRPr="00413282">
        <w:rPr>
          <w:lang w:val="en-US"/>
        </w:rPr>
        <w:t>atio</w:t>
      </w:r>
      <w:bookmarkEnd w:id="280"/>
      <w:r w:rsidR="0017020E">
        <w:rPr>
          <w:lang w:val="en-US"/>
        </w:rPr>
        <w:t>.</w:t>
      </w:r>
    </w:p>
    <w:p w14:paraId="24A0C498" w14:textId="7704EBFB" w:rsidR="00BB5958" w:rsidRPr="00EE4BC0" w:rsidRDefault="00427D8E" w:rsidP="00EE4BC0">
      <w:pPr>
        <w:rPr>
          <w:lang w:val="en-US"/>
        </w:rPr>
      </w:pPr>
      <m:oMathPara>
        <m:oMath>
          <m:r>
            <w:rPr>
              <w:rFonts w:ascii="Cambria Math" w:hAnsi="Cambria Math"/>
              <w:lang w:val="en-US"/>
            </w:rPr>
            <m:t>Rep</m:t>
          </m:r>
          <m:r>
            <m:rPr>
              <m:sty m:val="p"/>
            </m:rPr>
            <w:rPr>
              <w:rFonts w:ascii="Cambria Math" w:hAnsi="Cambria Math"/>
              <w:lang w:val="en-US"/>
            </w:rPr>
            <m:t>:</m:t>
          </m:r>
          <m:r>
            <w:rPr>
              <w:rFonts w:ascii="Cambria Math" w:hAnsi="Cambria Math"/>
              <w:lang w:val="en-US"/>
            </w:rPr>
            <m:t>FV</m:t>
          </m:r>
          <m:r>
            <m:rPr>
              <m:sty m:val="p"/>
            </m:rPr>
            <w:rPr>
              <w:rFonts w:ascii="Cambria Math" w:hAnsi="Cambria Math"/>
              <w:lang w:val="en-US"/>
            </w:rPr>
            <m:t xml:space="preserve"> </m:t>
          </m:r>
          <m:r>
            <w:rPr>
              <w:rFonts w:ascii="Cambria Math" w:hAnsi="Cambria Math"/>
              <w:lang w:val="en-US"/>
            </w:rPr>
            <m:t>Ratio</m:t>
          </m:r>
          <m:r>
            <m:rPr>
              <m:sty m:val="p"/>
            </m:rPr>
            <w:rPr>
              <w:rFonts w:ascii="Cambria Math" w:hAnsi="Cambria Math"/>
              <w:lang w:val="en-US"/>
            </w:rPr>
            <m:t xml:space="preserve"> = </m:t>
          </m:r>
          <m:f>
            <m:fPr>
              <m:ctrlPr>
                <w:rPr>
                  <w:rFonts w:ascii="Cambria Math" w:hAnsi="Cambria Math"/>
                  <w:lang w:val="en-US"/>
                </w:rPr>
              </m:ctrlPr>
            </m:fPr>
            <m:num>
              <m:r>
                <w:rPr>
                  <w:rFonts w:ascii="Cambria Math" w:hAnsi="Cambria Math"/>
                  <w:lang w:val="en-US"/>
                </w:rPr>
                <m:t>Sum</m:t>
              </m:r>
              <m:r>
                <m:rPr>
                  <m:sty m:val="p"/>
                </m:rPr>
                <w:rPr>
                  <w:rFonts w:ascii="Cambria Math" w:hAnsi="Cambria Math"/>
                  <w:lang w:val="en-US"/>
                </w:rPr>
                <m:t xml:space="preserve">: </m:t>
              </m:r>
              <m:r>
                <w:rPr>
                  <w:rFonts w:ascii="Cambria Math" w:hAnsi="Cambria Math"/>
                  <w:lang w:val="en-US"/>
                </w:rPr>
                <m:t>Max</m:t>
              </m:r>
              <m:r>
                <m:rPr>
                  <m:sty m:val="p"/>
                </m:rPr>
                <w:rPr>
                  <w:rFonts w:ascii="Cambria Math" w:hAnsi="Cambria Math"/>
                  <w:lang w:val="en-US"/>
                </w:rPr>
                <m:t xml:space="preserve"> </m:t>
              </m:r>
              <m:r>
                <w:rPr>
                  <w:rFonts w:ascii="Cambria Math" w:hAnsi="Cambria Math"/>
                  <w:lang w:val="en-US"/>
                </w:rPr>
                <m:t>Annual</m:t>
              </m:r>
              <m:r>
                <m:rPr>
                  <m:sty m:val="p"/>
                </m:rPr>
                <w:rPr>
                  <w:rFonts w:ascii="Cambria Math" w:hAnsi="Cambria Math"/>
                  <w:lang w:val="en-US"/>
                </w:rPr>
                <m:t xml:space="preserve"> </m:t>
              </m:r>
              <m:r>
                <w:rPr>
                  <w:rFonts w:ascii="Cambria Math" w:hAnsi="Cambria Math"/>
                  <w:lang w:val="en-US"/>
                </w:rPr>
                <m:t>Reported</m:t>
              </m:r>
              <m:r>
                <m:rPr>
                  <m:sty m:val="p"/>
                </m:rPr>
                <w:rPr>
                  <w:rFonts w:ascii="Cambria Math" w:hAnsi="Cambria Math"/>
                  <w:lang w:val="en-US"/>
                </w:rPr>
                <m:t xml:space="preserve"> </m:t>
              </m:r>
              <m:sSup>
                <m:sSupPr>
                  <m:ctrlPr>
                    <w:rPr>
                      <w:rFonts w:ascii="Cambria Math" w:hAnsi="Cambria Math"/>
                      <w:lang w:val="en-US"/>
                    </w:rPr>
                  </m:ctrlPr>
                </m:sSupPr>
                <m:e>
                  <m:r>
                    <w:rPr>
                      <w:rFonts w:ascii="Cambria Math" w:hAnsi="Cambria Math"/>
                      <w:lang w:val="en-US"/>
                    </w:rPr>
                    <m:t>DT</m:t>
                  </m:r>
                </m:e>
                <m:sup>
                  <m:r>
                    <m:rPr>
                      <m:sty m:val="p"/>
                    </m:rPr>
                    <w:rPr>
                      <w:rFonts w:ascii="Cambria Math" w:hAnsi="Cambria Math"/>
                      <w:lang w:val="en-US"/>
                    </w:rPr>
                    <m:t>'</m:t>
                  </m:r>
                </m:sup>
              </m:sSup>
              <m:r>
                <w:rPr>
                  <w:rFonts w:ascii="Cambria Math" w:hAnsi="Cambria Math"/>
                  <w:lang w:val="en-US"/>
                </w:rPr>
                <m:t>s</m:t>
              </m:r>
              <m:r>
                <m:rPr>
                  <m:sty m:val="p"/>
                </m:rPr>
                <w:rPr>
                  <w:rFonts w:ascii="Cambria Math" w:hAnsi="Cambria Math"/>
                  <w:lang w:val="en-US"/>
                </w:rPr>
                <m:t xml:space="preserve"> </m:t>
              </m:r>
              <m:r>
                <w:rPr>
                  <w:rFonts w:ascii="Cambria Math" w:hAnsi="Cambria Math"/>
                  <w:lang w:val="en-US"/>
                </w:rPr>
                <m:t>for</m:t>
              </m:r>
              <m:r>
                <m:rPr>
                  <m:sty m:val="p"/>
                </m:rPr>
                <w:rPr>
                  <w:rFonts w:ascii="Cambria Math" w:hAnsi="Cambria Math"/>
                  <w:lang w:val="en-US"/>
                </w:rPr>
                <m:t xml:space="preserve"> </m:t>
              </m:r>
              <m:r>
                <w:rPr>
                  <w:rFonts w:ascii="Cambria Math" w:hAnsi="Cambria Math"/>
                  <w:lang w:val="en-US"/>
                </w:rPr>
                <m:t>BU</m:t>
              </m:r>
              <m:r>
                <m:rPr>
                  <m:sty m:val="p"/>
                </m:rPr>
                <w:rPr>
                  <w:rFonts w:ascii="Cambria Math" w:hAnsi="Cambria Math"/>
                  <w:lang w:val="en-US"/>
                </w:rPr>
                <m:t xml:space="preserve"> </m:t>
              </m:r>
              <m:r>
                <w:rPr>
                  <w:rFonts w:ascii="Cambria Math" w:hAnsi="Cambria Math"/>
                  <w:lang w:val="en-US"/>
                </w:rPr>
                <m:t>Group</m:t>
              </m:r>
            </m:num>
            <m:den>
              <m:r>
                <w:rPr>
                  <w:rFonts w:ascii="Cambria Math" w:hAnsi="Cambria Math"/>
                  <w:lang w:val="en-US"/>
                </w:rPr>
                <m:t>Sum</m:t>
              </m:r>
              <m:r>
                <m:rPr>
                  <m:sty m:val="p"/>
                </m:rPr>
                <w:rPr>
                  <w:rFonts w:ascii="Cambria Math" w:hAnsi="Cambria Math"/>
                  <w:lang w:val="en-US"/>
                </w:rPr>
                <m:t xml:space="preserve">: </m:t>
              </m:r>
              <m:r>
                <w:rPr>
                  <w:rFonts w:ascii="Cambria Math" w:hAnsi="Cambria Math"/>
                  <w:lang w:val="en-US"/>
                </w:rPr>
                <m:t>Face</m:t>
              </m:r>
              <m:r>
                <m:rPr>
                  <m:sty m:val="p"/>
                </m:rPr>
                <w:rPr>
                  <w:rFonts w:ascii="Cambria Math" w:hAnsi="Cambria Math"/>
                  <w:lang w:val="en-US"/>
                </w:rPr>
                <m:t xml:space="preserve"> </m:t>
              </m:r>
              <m:r>
                <w:rPr>
                  <w:rFonts w:ascii="Cambria Math" w:hAnsi="Cambria Math"/>
                  <w:lang w:val="en-US"/>
                </w:rPr>
                <m:t>Values</m:t>
              </m:r>
              <m:r>
                <m:rPr>
                  <m:sty m:val="p"/>
                </m:rPr>
                <w:rPr>
                  <w:rFonts w:ascii="Cambria Math" w:hAnsi="Cambria Math"/>
                  <w:lang w:val="en-US"/>
                </w:rPr>
                <m:t xml:space="preserve"> </m:t>
              </m:r>
              <m:r>
                <w:rPr>
                  <w:rFonts w:ascii="Cambria Math" w:hAnsi="Cambria Math"/>
                  <w:lang w:val="en-US"/>
                </w:rPr>
                <m:t>for</m:t>
              </m:r>
              <m:r>
                <m:rPr>
                  <m:sty m:val="p"/>
                </m:rPr>
                <w:rPr>
                  <w:rFonts w:ascii="Cambria Math" w:hAnsi="Cambria Math"/>
                  <w:lang w:val="en-US"/>
                </w:rPr>
                <m:t xml:space="preserve"> </m:t>
              </m:r>
              <m:r>
                <w:rPr>
                  <w:rFonts w:ascii="Cambria Math" w:hAnsi="Cambria Math"/>
                  <w:lang w:val="en-US"/>
                </w:rPr>
                <m:t>BU</m:t>
              </m:r>
              <m:r>
                <m:rPr>
                  <m:sty m:val="p"/>
                </m:rPr>
                <w:rPr>
                  <w:rFonts w:ascii="Cambria Math" w:hAnsi="Cambria Math"/>
                  <w:lang w:val="en-US"/>
                </w:rPr>
                <m:t xml:space="preserve"> </m:t>
              </m:r>
              <m:r>
                <w:rPr>
                  <w:rFonts w:ascii="Cambria Math" w:hAnsi="Cambria Math"/>
                  <w:lang w:val="en-US"/>
                </w:rPr>
                <m:t>Group</m:t>
              </m:r>
            </m:den>
          </m:f>
        </m:oMath>
      </m:oMathPara>
      <w:bookmarkStart w:id="281" w:name="_Ref15568646"/>
      <w:bookmarkStart w:id="282" w:name="_Ref15569884"/>
      <w:bookmarkStart w:id="283" w:name="_Ref15570042"/>
      <w:bookmarkEnd w:id="268"/>
    </w:p>
    <w:p w14:paraId="388E9D58" w14:textId="096D7FC8" w:rsidR="007E0C51" w:rsidRPr="00413282" w:rsidRDefault="007E0C51" w:rsidP="007E0C51">
      <w:pPr>
        <w:pStyle w:val="Heading3"/>
        <w:rPr>
          <w:lang w:val="en-US"/>
        </w:rPr>
      </w:pPr>
      <w:bookmarkStart w:id="284" w:name="_Ref62051261"/>
      <w:bookmarkStart w:id="285" w:name="_Toc62220806"/>
      <w:bookmarkStart w:id="286" w:name="_Ref61531065"/>
      <w:r>
        <w:rPr>
          <w:lang w:val="en-US"/>
        </w:rPr>
        <w:t>Priorities of eWRIMS applications</w:t>
      </w:r>
      <w:bookmarkEnd w:id="284"/>
      <w:bookmarkEnd w:id="285"/>
    </w:p>
    <w:p w14:paraId="523701E0" w14:textId="5E3CEBDF" w:rsidR="007E0C51" w:rsidRPr="00413282" w:rsidRDefault="007E0C51" w:rsidP="007E0C51">
      <w:pPr>
        <w:rPr>
          <w:lang w:val="en-US"/>
        </w:rPr>
      </w:pPr>
      <w:r w:rsidRPr="00413282">
        <w:rPr>
          <w:lang w:val="en-US"/>
        </w:rPr>
        <w:t xml:space="preserve">In WEAP, a priority </w:t>
      </w:r>
      <w:r>
        <w:rPr>
          <w:lang w:val="en-US"/>
        </w:rPr>
        <w:t>must</w:t>
      </w:r>
      <w:r w:rsidRPr="00413282">
        <w:rPr>
          <w:lang w:val="en-US"/>
        </w:rPr>
        <w:t xml:space="preserve"> be assigned to each water demand in order to properly simulate the curtailment of </w:t>
      </w:r>
      <w:r>
        <w:rPr>
          <w:lang w:val="en-US"/>
        </w:rPr>
        <w:t>supply</w:t>
      </w:r>
      <w:r w:rsidRPr="00413282">
        <w:rPr>
          <w:lang w:val="en-US"/>
        </w:rPr>
        <w:t xml:space="preserve"> during water shortages. </w:t>
      </w:r>
      <w:r>
        <w:rPr>
          <w:lang w:val="en-US"/>
        </w:rPr>
        <w:t>T</w:t>
      </w:r>
      <w:r w:rsidRPr="00413282">
        <w:rPr>
          <w:lang w:val="en-US"/>
        </w:rPr>
        <w:t xml:space="preserve">he priority may be defined according to the user as a combination of the seniority date and the DT type. An important feature of </w:t>
      </w:r>
      <w:r>
        <w:rPr>
          <w:lang w:val="en-US"/>
        </w:rPr>
        <w:t>SEWAM is the</w:t>
      </w:r>
      <w:r w:rsidRPr="00413282">
        <w:rPr>
          <w:lang w:val="en-US"/>
        </w:rPr>
        <w:t xml:space="preserve"> flexib</w:t>
      </w:r>
      <w:r>
        <w:rPr>
          <w:lang w:val="en-US"/>
        </w:rPr>
        <w:t>ility</w:t>
      </w:r>
      <w:r w:rsidRPr="00413282">
        <w:rPr>
          <w:lang w:val="en-US"/>
        </w:rPr>
        <w:t xml:space="preserve"> </w:t>
      </w:r>
      <w:r>
        <w:rPr>
          <w:lang w:val="en-US"/>
        </w:rPr>
        <w:t>to</w:t>
      </w:r>
      <w:r w:rsidRPr="00413282">
        <w:rPr>
          <w:lang w:val="en-US"/>
        </w:rPr>
        <w:t xml:space="preserve"> assign priorities based on the needs of the model user. It is also important that the priority structure incorporate water rights seniority date</w:t>
      </w:r>
      <w:r>
        <w:rPr>
          <w:lang w:val="en-US"/>
        </w:rPr>
        <w:t>s</w:t>
      </w:r>
      <w:r w:rsidR="00FA5321">
        <w:rPr>
          <w:lang w:val="en-US"/>
        </w:rPr>
        <w:t>.</w:t>
      </w:r>
    </w:p>
    <w:p w14:paraId="7040FB5B" w14:textId="3D35D5F1" w:rsidR="007E0C51" w:rsidRDefault="007E0C51" w:rsidP="007E0C51">
      <w:pPr>
        <w:rPr>
          <w:lang w:val="en-US"/>
        </w:rPr>
      </w:pPr>
      <w:r w:rsidRPr="00413282">
        <w:rPr>
          <w:lang w:val="en-US"/>
        </w:rPr>
        <w:t xml:space="preserve">The priority date for Appropriative Applications used to determine water right seniority in this model was set to the application’s Received Date in eWRIMS. For the 80 applications that do not have a Received Date, the Acceptance Date was used instead. To reflect the seniority of pre-1914 and riparian applications, priority dates were set to arbitrary years of 1800 and 1700 respectively. </w:t>
      </w:r>
    </w:p>
    <w:p w14:paraId="0D5A93D1" w14:textId="1143C9FD" w:rsidR="00F04BCD" w:rsidRPr="00413282" w:rsidRDefault="000A4999" w:rsidP="000D39CB">
      <w:pPr>
        <w:pStyle w:val="Heading2"/>
        <w:rPr>
          <w:lang w:val="en-US"/>
        </w:rPr>
      </w:pPr>
      <w:bookmarkStart w:id="287" w:name="_Toc62220807"/>
      <w:r>
        <w:rPr>
          <w:lang w:val="en-US"/>
        </w:rPr>
        <w:t>C</w:t>
      </w:r>
      <w:r w:rsidR="002071CC" w:rsidRPr="00413282">
        <w:rPr>
          <w:lang w:val="en-US"/>
        </w:rPr>
        <w:t xml:space="preserve">annabis </w:t>
      </w:r>
      <w:bookmarkEnd w:id="281"/>
      <w:bookmarkEnd w:id="282"/>
      <w:bookmarkEnd w:id="283"/>
      <w:bookmarkEnd w:id="286"/>
      <w:r>
        <w:rPr>
          <w:lang w:val="en-US"/>
        </w:rPr>
        <w:t>imagery demand estimates</w:t>
      </w:r>
      <w:bookmarkEnd w:id="287"/>
    </w:p>
    <w:p w14:paraId="3AC9B18F" w14:textId="77777777" w:rsidR="00367650" w:rsidRDefault="008A3BFB" w:rsidP="00367650">
      <w:pPr>
        <w:rPr>
          <w:lang w:val="en-US"/>
        </w:rPr>
      </w:pPr>
      <w:r>
        <w:rPr>
          <w:lang w:val="en-US"/>
        </w:rPr>
        <w:t>In addition to the water right demands from the eWRIMS database, monthly DT and AU estimates were calculated for the SEWAM model to represent cannabis imagery demand sites.</w:t>
      </w:r>
      <w:r w:rsidR="00367650">
        <w:rPr>
          <w:lang w:val="en-US"/>
        </w:rPr>
        <w:t xml:space="preserve"> </w:t>
      </w:r>
    </w:p>
    <w:p w14:paraId="1370D6BD" w14:textId="77777777" w:rsidR="00367650" w:rsidRDefault="00F04BCD" w:rsidP="00367650">
      <w:pPr>
        <w:rPr>
          <w:lang w:val="en-US"/>
        </w:rPr>
      </w:pPr>
      <w:r w:rsidRPr="00413282">
        <w:rPr>
          <w:lang w:val="en-US"/>
        </w:rPr>
        <w:t xml:space="preserve">The SFER watershed is in one of the largest cannabis-producing regions in the United States (Wilson, 2018; Shields, 2018). A 2015 study estimated that cannabis water demands range from 23-173% of the seven-day annual low flow for tributaries of the South Fork Eel (Bauer et al, 2015). As of March 2018, it has been reported that fewer than 1% of cannabis growers in California have received cannabis farming permits from the State of California (Wilson, 2018). </w:t>
      </w:r>
    </w:p>
    <w:p w14:paraId="6D11F871" w14:textId="0D9A4148" w:rsidR="00367650" w:rsidRDefault="00367650" w:rsidP="00367650">
      <w:pPr>
        <w:rPr>
          <w:lang w:val="en-US"/>
        </w:rPr>
      </w:pPr>
      <w:r w:rsidRPr="00413282">
        <w:rPr>
          <w:lang w:val="en-US"/>
        </w:rPr>
        <w:t xml:space="preserve">Due to the scarcity of data from cannabis permitting and other sources, satellite imagery was used to develop a dataset of cultivation site locations, sizes, and types (indoor, outdoor, or mixed). For this reason, the DT and </w:t>
      </w:r>
      <w:r>
        <w:rPr>
          <w:lang w:val="en-US"/>
        </w:rPr>
        <w:t>AU</w:t>
      </w:r>
      <w:r w:rsidRPr="00413282">
        <w:rPr>
          <w:lang w:val="en-US"/>
        </w:rPr>
        <w:t xml:space="preserve"> values calculated in this section are referred to as </w:t>
      </w:r>
      <w:r w:rsidRPr="00413282">
        <w:rPr>
          <w:lang w:val="en-US"/>
        </w:rPr>
        <w:lastRenderedPageBreak/>
        <w:t xml:space="preserve">Cannabis </w:t>
      </w:r>
      <w:r w:rsidR="0017020E">
        <w:rPr>
          <w:lang w:val="en-US"/>
        </w:rPr>
        <w:t>i</w:t>
      </w:r>
      <w:r w:rsidRPr="00413282">
        <w:rPr>
          <w:lang w:val="en-US"/>
        </w:rPr>
        <w:t xml:space="preserve">magery. They are distinct from the </w:t>
      </w:r>
      <w:r w:rsidR="00EE4BC0">
        <w:rPr>
          <w:lang w:val="en-US"/>
        </w:rPr>
        <w:t>c</w:t>
      </w:r>
      <w:r w:rsidRPr="00413282">
        <w:rPr>
          <w:lang w:val="en-US"/>
        </w:rPr>
        <w:t>annabis (</w:t>
      </w:r>
      <w:r w:rsidR="00EE4BC0">
        <w:rPr>
          <w:lang w:val="en-US"/>
        </w:rPr>
        <w:t>p</w:t>
      </w:r>
      <w:r w:rsidRPr="00413282">
        <w:rPr>
          <w:lang w:val="en-US"/>
        </w:rPr>
        <w:t xml:space="preserve">ermitted) DT and </w:t>
      </w:r>
      <w:r>
        <w:rPr>
          <w:lang w:val="en-US"/>
        </w:rPr>
        <w:t>AU</w:t>
      </w:r>
      <w:r w:rsidRPr="00413282">
        <w:rPr>
          <w:lang w:val="en-US"/>
        </w:rPr>
        <w:t xml:space="preserve"> values associated with the Cannabis Registration water rights applications in eWRIMS. </w:t>
      </w:r>
    </w:p>
    <w:p w14:paraId="7B99DD3D" w14:textId="5733C271" w:rsidR="00367650" w:rsidRDefault="00367650" w:rsidP="00F04BCD">
      <w:pPr>
        <w:rPr>
          <w:lang w:val="en-US"/>
        </w:rPr>
      </w:pPr>
      <w:r>
        <w:rPr>
          <w:lang w:val="en-US"/>
        </w:rPr>
        <w:t xml:space="preserve">The area of </w:t>
      </w:r>
      <w:r w:rsidR="00EE4BC0">
        <w:rPr>
          <w:lang w:val="en-US"/>
        </w:rPr>
        <w:t xml:space="preserve">indoor and outdoor </w:t>
      </w:r>
      <w:r>
        <w:rPr>
          <w:lang w:val="en-US"/>
        </w:rPr>
        <w:t>cannabis cultivation sites in the SFER watershed was assembled from multiple aerial imagery sources, discussed in</w:t>
      </w:r>
      <w:r w:rsidR="00EE4BC0">
        <w:rPr>
          <w:lang w:val="en-US"/>
        </w:rPr>
        <w:t xml:space="preserve"> </w:t>
      </w:r>
      <w:r w:rsidR="00FA5321">
        <w:rPr>
          <w:lang w:val="en-US"/>
        </w:rPr>
        <w:t>section</w:t>
      </w:r>
      <w:r w:rsidR="00EE4BC0">
        <w:rPr>
          <w:lang w:val="en-US"/>
        </w:rPr>
        <w:t xml:space="preserve"> </w:t>
      </w:r>
      <w:r w:rsidR="00EE4BC0">
        <w:rPr>
          <w:lang w:val="en-US"/>
        </w:rPr>
        <w:fldChar w:fldCharType="begin"/>
      </w:r>
      <w:r w:rsidR="00EE4BC0">
        <w:rPr>
          <w:lang w:val="en-US"/>
        </w:rPr>
        <w:instrText xml:space="preserve"> REF _Ref61536207 \n \h </w:instrText>
      </w:r>
      <w:r w:rsidR="00EE4BC0">
        <w:rPr>
          <w:lang w:val="en-US"/>
        </w:rPr>
      </w:r>
      <w:r w:rsidR="00EE4BC0">
        <w:rPr>
          <w:lang w:val="en-US"/>
        </w:rPr>
        <w:fldChar w:fldCharType="separate"/>
      </w:r>
      <w:r w:rsidR="0067763F">
        <w:rPr>
          <w:lang w:val="en-US"/>
        </w:rPr>
        <w:t>7.4.1</w:t>
      </w:r>
      <w:r w:rsidR="00EE4BC0">
        <w:rPr>
          <w:lang w:val="en-US"/>
        </w:rPr>
        <w:fldChar w:fldCharType="end"/>
      </w:r>
      <w:r>
        <w:rPr>
          <w:lang w:val="en-US"/>
        </w:rPr>
        <w:t>. Water use per area was estimated</w:t>
      </w:r>
      <w:r w:rsidR="00EE4BC0">
        <w:rPr>
          <w:lang w:val="en-US"/>
        </w:rPr>
        <w:t xml:space="preserve"> according to the methodology discussed </w:t>
      </w:r>
      <w:r w:rsidR="00EE4BC0">
        <w:rPr>
          <w:lang w:val="en-US"/>
        </w:rPr>
        <w:fldChar w:fldCharType="begin"/>
      </w:r>
      <w:r w:rsidR="00EE4BC0">
        <w:rPr>
          <w:lang w:val="en-US"/>
        </w:rPr>
        <w:instrText xml:space="preserve"> REF _Ref61536278 \n \h </w:instrText>
      </w:r>
      <w:r w:rsidR="00EE4BC0">
        <w:rPr>
          <w:lang w:val="en-US"/>
        </w:rPr>
      </w:r>
      <w:r w:rsidR="00EE4BC0">
        <w:rPr>
          <w:lang w:val="en-US"/>
        </w:rPr>
        <w:fldChar w:fldCharType="separate"/>
      </w:r>
      <w:r w:rsidR="0067763F">
        <w:rPr>
          <w:lang w:val="en-US"/>
        </w:rPr>
        <w:t>0</w:t>
      </w:r>
      <w:r w:rsidR="00EE4BC0">
        <w:rPr>
          <w:lang w:val="en-US"/>
        </w:rPr>
        <w:fldChar w:fldCharType="end"/>
      </w:r>
      <w:r w:rsidR="00EE4BC0">
        <w:rPr>
          <w:lang w:val="en-US"/>
        </w:rPr>
        <w:t xml:space="preserve"> and </w:t>
      </w:r>
      <w:r w:rsidR="00EE4BC0">
        <w:rPr>
          <w:lang w:val="en-US"/>
        </w:rPr>
        <w:fldChar w:fldCharType="begin"/>
      </w:r>
      <w:r w:rsidR="00EE4BC0">
        <w:rPr>
          <w:lang w:val="en-US"/>
        </w:rPr>
        <w:instrText xml:space="preserve"> REF _Ref61536288 \n \h </w:instrText>
      </w:r>
      <w:r w:rsidR="00EE4BC0">
        <w:rPr>
          <w:lang w:val="en-US"/>
        </w:rPr>
      </w:r>
      <w:r w:rsidR="00EE4BC0">
        <w:rPr>
          <w:lang w:val="en-US"/>
        </w:rPr>
        <w:fldChar w:fldCharType="separate"/>
      </w:r>
      <w:r w:rsidR="0067763F">
        <w:rPr>
          <w:lang w:val="en-US"/>
        </w:rPr>
        <w:t>7.4.3</w:t>
      </w:r>
      <w:r w:rsidR="00EE4BC0">
        <w:rPr>
          <w:lang w:val="en-US"/>
        </w:rPr>
        <w:fldChar w:fldCharType="end"/>
      </w:r>
      <w:r>
        <w:rPr>
          <w:lang w:val="en-US"/>
        </w:rPr>
        <w:t xml:space="preserve">, </w:t>
      </w:r>
      <w:r w:rsidR="00EE4BC0">
        <w:rPr>
          <w:lang w:val="en-US"/>
        </w:rPr>
        <w:t xml:space="preserve">then </w:t>
      </w:r>
      <w:r>
        <w:rPr>
          <w:lang w:val="en-US"/>
        </w:rPr>
        <w:t xml:space="preserve">applied to the cultivation areas to produce monthly AU estimates shown in </w:t>
      </w:r>
      <w:r w:rsidRPr="00413282">
        <w:rPr>
          <w:lang w:val="en-US"/>
        </w:rPr>
        <w:fldChar w:fldCharType="begin"/>
      </w:r>
      <w:r w:rsidRPr="00413282">
        <w:rPr>
          <w:lang w:val="en-US"/>
        </w:rPr>
        <w:instrText xml:space="preserve"> REF _Ref14858083 \h  \* MERGEFORMAT </w:instrText>
      </w:r>
      <w:r w:rsidRPr="00413282">
        <w:rPr>
          <w:lang w:val="en-US"/>
        </w:rPr>
      </w:r>
      <w:r w:rsidRPr="00413282">
        <w:rPr>
          <w:lang w:val="en-US"/>
        </w:rPr>
        <w:fldChar w:fldCharType="separate"/>
      </w:r>
      <w:r w:rsidR="0067763F" w:rsidRPr="0006405B">
        <w:rPr>
          <w:lang w:val="en-US"/>
        </w:rPr>
        <w:t xml:space="preserve">Figure </w:t>
      </w:r>
      <w:r w:rsidR="0067763F">
        <w:rPr>
          <w:noProof/>
          <w:lang w:val="en-US"/>
        </w:rPr>
        <w:t>7.31</w:t>
      </w:r>
      <w:r w:rsidRPr="00413282">
        <w:rPr>
          <w:lang w:val="en-US"/>
        </w:rPr>
        <w:fldChar w:fldCharType="end"/>
      </w:r>
      <w:r w:rsidRPr="00413282">
        <w:rPr>
          <w:lang w:val="en-US"/>
        </w:rPr>
        <w:t xml:space="preserve">. </w:t>
      </w:r>
      <w:r>
        <w:rPr>
          <w:lang w:val="en-US"/>
        </w:rPr>
        <w:t>below</w:t>
      </w:r>
      <w:r w:rsidRPr="009E03D7">
        <w:rPr>
          <w:lang w:val="en-US"/>
        </w:rPr>
        <w:t>. The DT estimates varied</w:t>
      </w:r>
      <w:r w:rsidR="009E03D7" w:rsidRPr="009E03D7">
        <w:rPr>
          <w:lang w:val="en-US"/>
        </w:rPr>
        <w:t xml:space="preserve"> according to the different sensitivity scenario model run in the SEWAM </w:t>
      </w:r>
      <w:r w:rsidRPr="009E03D7">
        <w:rPr>
          <w:lang w:val="en-US"/>
        </w:rPr>
        <w:t>simulation</w:t>
      </w:r>
      <w:r>
        <w:rPr>
          <w:lang w:val="en-US"/>
        </w:rPr>
        <w:t>, discussed in</w:t>
      </w:r>
      <w:r w:rsidR="00EE4BC0">
        <w:rPr>
          <w:lang w:val="en-US"/>
        </w:rPr>
        <w:t xml:space="preserve"> </w:t>
      </w:r>
      <w:r w:rsidR="00FA5321">
        <w:rPr>
          <w:lang w:val="en-US"/>
        </w:rPr>
        <w:t>section</w:t>
      </w:r>
      <w:r w:rsidR="00EE4BC0">
        <w:rPr>
          <w:lang w:val="en-US"/>
        </w:rPr>
        <w:t xml:space="preserve"> </w:t>
      </w:r>
      <w:r w:rsidR="00EE4BC0">
        <w:rPr>
          <w:lang w:val="en-US"/>
        </w:rPr>
        <w:fldChar w:fldCharType="begin"/>
      </w:r>
      <w:r w:rsidR="00EE4BC0">
        <w:rPr>
          <w:lang w:val="en-US"/>
        </w:rPr>
        <w:instrText xml:space="preserve"> REF _Ref61536535 \r \h </w:instrText>
      </w:r>
      <w:r w:rsidR="00EE4BC0">
        <w:rPr>
          <w:lang w:val="en-US"/>
        </w:rPr>
      </w:r>
      <w:r w:rsidR="00EE4BC0">
        <w:rPr>
          <w:lang w:val="en-US"/>
        </w:rPr>
        <w:fldChar w:fldCharType="separate"/>
      </w:r>
      <w:r w:rsidR="0067763F">
        <w:rPr>
          <w:lang w:val="en-US"/>
        </w:rPr>
        <w:t>7.4.4</w:t>
      </w:r>
      <w:r w:rsidR="00EE4BC0">
        <w:rPr>
          <w:lang w:val="en-US"/>
        </w:rPr>
        <w:fldChar w:fldCharType="end"/>
      </w:r>
      <w:r>
        <w:rPr>
          <w:lang w:val="en-US"/>
        </w:rPr>
        <w:t>.</w:t>
      </w:r>
    </w:p>
    <w:p w14:paraId="117489D1" w14:textId="0EDDA429" w:rsidR="002071CC" w:rsidRPr="00413282" w:rsidRDefault="00392306" w:rsidP="00E9265B">
      <w:pPr>
        <w:pStyle w:val="FIgure"/>
        <w:rPr>
          <w:lang w:val="en-US"/>
        </w:rPr>
      </w:pPr>
      <w:r w:rsidRPr="00392306">
        <w:rPr>
          <w:lang w:val="en-US"/>
        </w:rPr>
        <w:drawing>
          <wp:inline distT="0" distB="0" distL="0" distR="0" wp14:anchorId="45208558" wp14:editId="2033BF28">
            <wp:extent cx="5339071" cy="4949413"/>
            <wp:effectExtent l="19050" t="19050" r="14605" b="22860"/>
            <wp:docPr id="42" name="Picture 42" descr="Logic tree for determining Cannabis (Imagery) diverted total and amount used. Updated 10.23.2020. Based on 2014 Board imagery, 6.15.2018 CIPS imagery, and 2018 NCRWQCB reporting data.&#10;Cultivation Areas come from sources of CIPS, Instream Flow Unit, Cannavision.&#10;The Annual DT (Diverted Total) = Cultivation Area * Average DT Application Rate&#10;The Monthly Diverted Total (DT) = Annual DT * Monthly DT Distribution %. 4 options included in SEWAM for Monthly DT Distribution: 1. No storage. 2. 1-month max storage. 3. 3-month max storage. 4. Legal DT.&#10;The Monthly Amount Used (AU)  = Annual DT * Monthly AU Distribution %.&#10;There is an image of monthly DT distribution (developed by SEI), which matches the Figure: Average monthly diverted total distributions for cannabis imagery areas. &#10;There is an image of Monthly AU Distribution (based off North Coast RWQCB Reporting Data) which matches the Figure: Monthly amount used distributions for cannabis imagery (calculated from NC RWQB, 201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Logic tree for determining Cannabis (Imagery) diverted total and amount used. Updated 10.23.2020. Based on 2014 Board imagery, 6.15.2018 CIPS imagery, and 2018 NCRWQCB reporting data.&#10;Cultivation Areas come from sources of CIPS, Instream Flow Unit, Cannavision.&#10;The Annual DT (Diverted Total) = Cultivation Area * Average DT Application Rate&#10;The Monthly Diverted Total (DT) = Annual DT * Monthly DT Distribution %. 4 options included in SEWAM for Monthly DT Distribution: 1. No storage. 2. 1-month max storage. 3. 3-month max storage. 4. Legal DT.&#10;The Monthly Amount Used (AU)  = Annual DT * Monthly AU Distribution %.&#10;There is an image of monthly DT distribution (developed by SEI), which matches the Figure: Average monthly diverted total distributions for cannabis imagery areas. &#10;There is an image of Monthly AU Distribution (based off North Coast RWQCB Reporting Data) which matches the Figure: Monthly amount used distributions for cannabis imagery (calculated from NC RWQB, 2017).&#10;"/>
                    <pic:cNvPicPr>
                      <a:picLocks noChangeAspect="1" noChangeArrowheads="1"/>
                    </pic:cNvPicPr>
                  </pic:nvPicPr>
                  <pic:blipFill>
                    <a:blip r:embed="rId71"/>
                    <a:srcRect t="1230" b="1230"/>
                    <a:stretch>
                      <a:fillRect/>
                    </a:stretch>
                  </pic:blipFill>
                  <pic:spPr bwMode="auto">
                    <a:xfrm>
                      <a:off x="0" y="0"/>
                      <a:ext cx="5339071" cy="4949413"/>
                    </a:xfrm>
                    <a:prstGeom prst="rect">
                      <a:avLst/>
                    </a:prstGeom>
                    <a:noFill/>
                    <a:ln w="9525" cap="flat" cmpd="sng" algn="ctr">
                      <a:solidFill>
                        <a:srgbClr val="000000"/>
                      </a:solidFill>
                      <a:prstDash val="solid"/>
                      <a:round/>
                      <a:headEnd type="none" w="med" len="med"/>
                      <a:tailEnd type="none" w="med" len="med"/>
                      <a:extLst>
                        <a:ext uri="{C807C97D-BFC1-408E-A445-0C87EB9F89A2}">
                          <ask:lineSketchStyleProps xmlns:ask="http://schemas.microsoft.com/office/drawing/2018/sketchyshapes"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C778DA2" w14:textId="2B47FFC9" w:rsidR="00F04BCD" w:rsidRPr="00B43E21" w:rsidRDefault="001468BD" w:rsidP="0006405B">
      <w:pPr>
        <w:pStyle w:val="TableFigureTitle"/>
      </w:pPr>
      <w:bookmarkStart w:id="288" w:name="_Ref14858083"/>
      <w:r w:rsidRPr="0006405B">
        <w:rPr>
          <w:lang w:val="en-US"/>
        </w:rPr>
        <w:t xml:space="preserve">Figure </w:t>
      </w:r>
      <w:r w:rsidR="00753F94">
        <w:rPr>
          <w:lang w:val="en-US"/>
        </w:rPr>
        <w:fldChar w:fldCharType="begin"/>
      </w:r>
      <w:r w:rsidR="00753F94">
        <w:rPr>
          <w:lang w:val="en-US"/>
        </w:rPr>
        <w:instrText xml:space="preserve"> STYLEREF 1 \s </w:instrText>
      </w:r>
      <w:r w:rsidR="00753F94">
        <w:rPr>
          <w:lang w:val="en-US"/>
        </w:rPr>
        <w:fldChar w:fldCharType="separate"/>
      </w:r>
      <w:r w:rsidR="00753F94">
        <w:rPr>
          <w:noProof/>
          <w:lang w:val="en-US"/>
        </w:rPr>
        <w:t>7</w:t>
      </w:r>
      <w:r w:rsidR="00753F94">
        <w:rPr>
          <w:lang w:val="en-US"/>
        </w:rPr>
        <w:fldChar w:fldCharType="end"/>
      </w:r>
      <w:r w:rsidR="00753F94">
        <w:rPr>
          <w:lang w:val="en-US"/>
        </w:rPr>
        <w:t>.</w:t>
      </w:r>
      <w:r w:rsidR="00753F94">
        <w:rPr>
          <w:lang w:val="en-US"/>
        </w:rPr>
        <w:fldChar w:fldCharType="begin"/>
      </w:r>
      <w:r w:rsidR="00753F94">
        <w:rPr>
          <w:lang w:val="en-US"/>
        </w:rPr>
        <w:instrText xml:space="preserve"> SEQ Figure \* ARABIC \s 1 </w:instrText>
      </w:r>
      <w:r w:rsidR="00753F94">
        <w:rPr>
          <w:lang w:val="en-US"/>
        </w:rPr>
        <w:fldChar w:fldCharType="separate"/>
      </w:r>
      <w:r w:rsidR="00753F94">
        <w:rPr>
          <w:noProof/>
          <w:lang w:val="en-US"/>
        </w:rPr>
        <w:t>31</w:t>
      </w:r>
      <w:r w:rsidR="00753F94">
        <w:rPr>
          <w:lang w:val="en-US"/>
        </w:rPr>
        <w:fldChar w:fldCharType="end"/>
      </w:r>
      <w:bookmarkEnd w:id="288"/>
      <w:r w:rsidRPr="00B43E21">
        <w:t xml:space="preserve"> </w:t>
      </w:r>
      <w:r w:rsidR="00AD74F2" w:rsidRPr="00B43E21">
        <w:t>C</w:t>
      </w:r>
      <w:r w:rsidRPr="008549EE">
        <w:t xml:space="preserve">annabis imagery </w:t>
      </w:r>
      <w:r w:rsidR="00BE6764" w:rsidRPr="00142430">
        <w:t>diverted total</w:t>
      </w:r>
      <w:r w:rsidRPr="00B43E21">
        <w:t xml:space="preserve"> and </w:t>
      </w:r>
      <w:r w:rsidR="00135D7A">
        <w:t>amount used</w:t>
      </w:r>
      <w:r w:rsidRPr="00B43E21">
        <w:t xml:space="preserve"> logic tree</w:t>
      </w:r>
      <w:r w:rsidR="00AD74F2" w:rsidRPr="00B43E21">
        <w:t>.</w:t>
      </w:r>
    </w:p>
    <w:p w14:paraId="34AF0E48" w14:textId="77777777" w:rsidR="00F04BCD" w:rsidRPr="00413282" w:rsidRDefault="00F04BCD">
      <w:pPr>
        <w:pStyle w:val="Heading3"/>
        <w:rPr>
          <w:lang w:val="en-US"/>
        </w:rPr>
      </w:pPr>
      <w:bookmarkStart w:id="289" w:name="_Ref61536192"/>
      <w:bookmarkStart w:id="290" w:name="_Ref61536207"/>
      <w:bookmarkStart w:id="291" w:name="_Toc62220808"/>
      <w:r w:rsidRPr="00413282">
        <w:rPr>
          <w:lang w:val="en-US"/>
        </w:rPr>
        <w:t>Estimating cannabis imagery cultivation area</w:t>
      </w:r>
      <w:bookmarkEnd w:id="289"/>
      <w:bookmarkEnd w:id="290"/>
      <w:bookmarkEnd w:id="291"/>
    </w:p>
    <w:p w14:paraId="5FD718CA" w14:textId="77634F4A" w:rsidR="00367650" w:rsidRDefault="00F04BCD" w:rsidP="00F04BCD">
      <w:pPr>
        <w:rPr>
          <w:lang w:val="en-US"/>
        </w:rPr>
      </w:pPr>
      <w:r w:rsidRPr="00413282">
        <w:rPr>
          <w:lang w:val="en-US"/>
        </w:rPr>
        <w:t xml:space="preserve">To estimate the </w:t>
      </w:r>
      <w:r w:rsidR="00367650">
        <w:rPr>
          <w:lang w:val="en-US"/>
        </w:rPr>
        <w:t>areas of cannabis cultivation, aerial imagery data was utilized from the following sources:</w:t>
      </w:r>
    </w:p>
    <w:p w14:paraId="2300A8E2" w14:textId="77777777" w:rsidR="009E5A45" w:rsidRDefault="00367650" w:rsidP="00367650">
      <w:pPr>
        <w:pStyle w:val="ListParagraph"/>
        <w:numPr>
          <w:ilvl w:val="0"/>
          <w:numId w:val="34"/>
        </w:numPr>
        <w:rPr>
          <w:lang w:val="en-US"/>
        </w:rPr>
      </w:pPr>
      <w:r w:rsidRPr="00367650">
        <w:rPr>
          <w:lang w:val="en-US"/>
        </w:rPr>
        <w:t>State Water Board’s Cannabis Identification and Prioritization System (CIPS) database (June 2018)</w:t>
      </w:r>
    </w:p>
    <w:p w14:paraId="2ED603AA" w14:textId="44AAEA82" w:rsidR="00367650" w:rsidRDefault="009E5A45" w:rsidP="00367650">
      <w:pPr>
        <w:pStyle w:val="ListParagraph"/>
        <w:numPr>
          <w:ilvl w:val="0"/>
          <w:numId w:val="34"/>
        </w:numPr>
        <w:rPr>
          <w:lang w:val="en-US"/>
        </w:rPr>
      </w:pPr>
      <w:r w:rsidRPr="009E5A45">
        <w:rPr>
          <w:lang w:val="en-US"/>
        </w:rPr>
        <w:t xml:space="preserve">South Fork Eel imagery from the </w:t>
      </w:r>
      <w:r w:rsidRPr="00367650">
        <w:rPr>
          <w:lang w:val="en-US"/>
        </w:rPr>
        <w:t xml:space="preserve">State Water </w:t>
      </w:r>
      <w:r w:rsidR="0002629A">
        <w:rPr>
          <w:lang w:val="en-US"/>
        </w:rPr>
        <w:t>division of water rights</w:t>
      </w:r>
      <w:r>
        <w:rPr>
          <w:lang w:val="en-US"/>
        </w:rPr>
        <w:t xml:space="preserve"> (2014)</w:t>
      </w:r>
    </w:p>
    <w:p w14:paraId="61EE3635" w14:textId="459E6F15" w:rsidR="009E5A45" w:rsidRPr="009E5A45" w:rsidRDefault="009E5A45" w:rsidP="009E5A45">
      <w:pPr>
        <w:pStyle w:val="ListParagraph"/>
        <w:numPr>
          <w:ilvl w:val="0"/>
          <w:numId w:val="34"/>
        </w:numPr>
        <w:rPr>
          <w:lang w:val="en-US"/>
        </w:rPr>
      </w:pPr>
      <w:r>
        <w:rPr>
          <w:lang w:val="en-US"/>
        </w:rPr>
        <w:lastRenderedPageBreak/>
        <w:t>Cannavision (2018)</w:t>
      </w:r>
    </w:p>
    <w:p w14:paraId="73757680" w14:textId="6B2DEFA8" w:rsidR="00367650" w:rsidRPr="00413282" w:rsidRDefault="00F04BCD" w:rsidP="00F04BCD">
      <w:pPr>
        <w:rPr>
          <w:lang w:val="en-US"/>
        </w:rPr>
      </w:pPr>
      <w:r w:rsidRPr="00413282">
        <w:rPr>
          <w:lang w:val="en-US"/>
        </w:rPr>
        <w:t xml:space="preserve">The grow sites identified in the SFER watershed are summarized in </w:t>
      </w:r>
      <w:r w:rsidR="00AD74F2" w:rsidRPr="00413282">
        <w:rPr>
          <w:lang w:val="en-US"/>
        </w:rPr>
        <w:fldChar w:fldCharType="begin"/>
      </w:r>
      <w:r w:rsidR="00AD74F2" w:rsidRPr="00413282">
        <w:rPr>
          <w:lang w:val="en-US"/>
        </w:rPr>
        <w:instrText xml:space="preserve"> REF _Ref14858118 \h </w:instrText>
      </w:r>
      <w:r w:rsidR="00AD74F2" w:rsidRPr="00413282">
        <w:rPr>
          <w:lang w:val="en-US"/>
        </w:rPr>
      </w:r>
      <w:r w:rsidR="00AD74F2" w:rsidRPr="00413282">
        <w:rPr>
          <w:lang w:val="en-US"/>
        </w:rPr>
        <w:fldChar w:fldCharType="separate"/>
      </w:r>
      <w:r w:rsidR="0067763F" w:rsidRPr="00413282">
        <w:rPr>
          <w:lang w:val="en-US"/>
        </w:rPr>
        <w:t xml:space="preserve">Figure </w:t>
      </w:r>
      <w:r w:rsidR="0067763F">
        <w:rPr>
          <w:noProof/>
          <w:lang w:val="en-US"/>
        </w:rPr>
        <w:t>7</w:t>
      </w:r>
      <w:r w:rsidR="0067763F">
        <w:rPr>
          <w:lang w:val="en-US"/>
        </w:rPr>
        <w:t>.</w:t>
      </w:r>
      <w:r w:rsidR="0067763F">
        <w:rPr>
          <w:noProof/>
          <w:lang w:val="en-US"/>
        </w:rPr>
        <w:t>32</w:t>
      </w:r>
      <w:r w:rsidR="00AD74F2" w:rsidRPr="00413282">
        <w:rPr>
          <w:lang w:val="en-US"/>
        </w:rPr>
        <w:fldChar w:fldCharType="end"/>
      </w:r>
      <w:r w:rsidR="00AD74F2" w:rsidRPr="00413282">
        <w:rPr>
          <w:lang w:val="en-US"/>
        </w:rPr>
        <w:t xml:space="preserve"> </w:t>
      </w:r>
      <w:r w:rsidRPr="00413282">
        <w:rPr>
          <w:lang w:val="en-US"/>
        </w:rPr>
        <w:t xml:space="preserve">and </w:t>
      </w:r>
      <w:r w:rsidR="0016539C" w:rsidRPr="00413282">
        <w:rPr>
          <w:lang w:val="en-US"/>
        </w:rPr>
        <w:fldChar w:fldCharType="begin"/>
      </w:r>
      <w:r w:rsidR="0016539C" w:rsidRPr="00413282">
        <w:rPr>
          <w:lang w:val="en-US"/>
        </w:rPr>
        <w:instrText xml:space="preserve"> REF _Ref14859463 \h </w:instrText>
      </w:r>
      <w:r w:rsidR="0016539C" w:rsidRPr="00413282">
        <w:rPr>
          <w:lang w:val="en-US"/>
        </w:rPr>
      </w:r>
      <w:r w:rsidR="0016539C" w:rsidRPr="00413282">
        <w:rPr>
          <w:lang w:val="en-US"/>
        </w:rPr>
        <w:fldChar w:fldCharType="separate"/>
      </w:r>
      <w:r w:rsidR="0067763F" w:rsidRPr="00413282">
        <w:rPr>
          <w:lang w:val="en-US"/>
        </w:rPr>
        <w:t xml:space="preserve">Table </w:t>
      </w:r>
      <w:r w:rsidR="0067763F">
        <w:rPr>
          <w:noProof/>
          <w:lang w:val="en-US"/>
        </w:rPr>
        <w:t>7</w:t>
      </w:r>
      <w:r w:rsidR="0067763F">
        <w:rPr>
          <w:lang w:val="en-US"/>
        </w:rPr>
        <w:t>.</w:t>
      </w:r>
      <w:r w:rsidR="0067763F">
        <w:rPr>
          <w:noProof/>
          <w:lang w:val="en-US"/>
        </w:rPr>
        <w:t>13</w:t>
      </w:r>
      <w:r w:rsidR="0016539C" w:rsidRPr="00413282">
        <w:rPr>
          <w:lang w:val="en-US"/>
        </w:rPr>
        <w:fldChar w:fldCharType="end"/>
      </w:r>
      <w:r w:rsidRPr="00413282">
        <w:rPr>
          <w:lang w:val="en-US"/>
        </w:rPr>
        <w:t xml:space="preserve">. </w:t>
      </w:r>
      <w:r w:rsidR="004F42A7">
        <w:rPr>
          <w:lang w:val="en-US"/>
        </w:rPr>
        <w:t>Grow sites identified by imagery as “greenhouse” or “greenhouse shaped” were assigned as indoor. Grow sites identified by imagery as “outdoor”, “cannabis grow”, “cannabis site – no growth”, or “potential” were assigned as outdoor.</w:t>
      </w:r>
    </w:p>
    <w:p w14:paraId="4AB5235D" w14:textId="59886D7D" w:rsidR="002071CC" w:rsidRPr="00413282" w:rsidRDefault="001C4CED" w:rsidP="001C4CED">
      <w:pPr>
        <w:pStyle w:val="FIgure"/>
        <w:jc w:val="center"/>
        <w:rPr>
          <w:lang w:val="en-US"/>
        </w:rPr>
      </w:pPr>
      <w:r w:rsidRPr="001C4CED">
        <w:rPr>
          <w:lang w:val="en-US"/>
        </w:rPr>
        <w:drawing>
          <wp:inline distT="0" distB="0" distL="0" distR="0" wp14:anchorId="50C994F0" wp14:editId="36888CA6">
            <wp:extent cx="3781887" cy="5167209"/>
            <wp:effectExtent l="0" t="0" r="9525" b="0"/>
            <wp:docPr id="19" name="Picture 19" descr="Map of subwatersheds of the South Fork Eel River. Bright pink represents cannabis cultivation as determined by imag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Map of subwatersheds of the South Fork Eel River. Bright pink represents cannabis cultivation as determined by imagery."/>
                    <pic:cNvPicPr>
                      <a:picLocks noChangeAspect="1" noChangeArrowheads="1"/>
                    </pic:cNvPicPr>
                  </pic:nvPicPr>
                  <pic:blipFill rotWithShape="1">
                    <a:blip r:embed="rId72">
                      <a:extLst>
                        <a:ext uri="{28A0092B-C50C-407E-A947-70E740481C1C}">
                          <a14:useLocalDpi xmlns:a14="http://schemas.microsoft.com/office/drawing/2010/main" val="0"/>
                        </a:ext>
                      </a:extLst>
                    </a:blip>
                    <a:srcRect l="9362" t="7119" r="9512" b="7235"/>
                    <a:stretch/>
                  </pic:blipFill>
                  <pic:spPr bwMode="auto">
                    <a:xfrm>
                      <a:off x="0" y="0"/>
                      <a:ext cx="3782249" cy="5167704"/>
                    </a:xfrm>
                    <a:prstGeom prst="rect">
                      <a:avLst/>
                    </a:prstGeom>
                    <a:noFill/>
                    <a:ln>
                      <a:noFill/>
                    </a:ln>
                    <a:extLst>
                      <a:ext uri="{53640926-AAD7-44D8-BBD7-CCE9431645EC}">
                        <a14:shadowObscured xmlns:a14="http://schemas.microsoft.com/office/drawing/2010/main"/>
                      </a:ext>
                    </a:extLst>
                  </pic:spPr>
                </pic:pic>
              </a:graphicData>
            </a:graphic>
          </wp:inline>
        </w:drawing>
      </w:r>
    </w:p>
    <w:p w14:paraId="595BE5DC" w14:textId="1860F61E" w:rsidR="00F04BCD" w:rsidRPr="00413282" w:rsidRDefault="001468BD" w:rsidP="0006405B">
      <w:pPr>
        <w:pStyle w:val="StyleTableFigureTitleAfter0pt"/>
        <w:rPr>
          <w:lang w:val="en-US"/>
        </w:rPr>
      </w:pPr>
      <w:bookmarkStart w:id="292" w:name="_Ref14858118"/>
      <w:r w:rsidRPr="00413282">
        <w:rPr>
          <w:lang w:val="en-US"/>
        </w:rPr>
        <w:t xml:space="preserve">Figure </w:t>
      </w:r>
      <w:r w:rsidR="00753F94">
        <w:rPr>
          <w:lang w:val="en-US"/>
        </w:rPr>
        <w:fldChar w:fldCharType="begin"/>
      </w:r>
      <w:r w:rsidR="00753F94">
        <w:rPr>
          <w:lang w:val="en-US"/>
        </w:rPr>
        <w:instrText xml:space="preserve"> STYLEREF 1 \s </w:instrText>
      </w:r>
      <w:r w:rsidR="00753F94">
        <w:rPr>
          <w:lang w:val="en-US"/>
        </w:rPr>
        <w:fldChar w:fldCharType="separate"/>
      </w:r>
      <w:r w:rsidR="00753F94">
        <w:rPr>
          <w:noProof/>
          <w:lang w:val="en-US"/>
        </w:rPr>
        <w:t>7</w:t>
      </w:r>
      <w:r w:rsidR="00753F94">
        <w:rPr>
          <w:lang w:val="en-US"/>
        </w:rPr>
        <w:fldChar w:fldCharType="end"/>
      </w:r>
      <w:r w:rsidR="00753F94">
        <w:rPr>
          <w:lang w:val="en-US"/>
        </w:rPr>
        <w:t>.</w:t>
      </w:r>
      <w:r w:rsidR="00753F94">
        <w:rPr>
          <w:lang w:val="en-US"/>
        </w:rPr>
        <w:fldChar w:fldCharType="begin"/>
      </w:r>
      <w:r w:rsidR="00753F94">
        <w:rPr>
          <w:lang w:val="en-US"/>
        </w:rPr>
        <w:instrText xml:space="preserve"> SEQ Figure \* ARABIC \s 1 </w:instrText>
      </w:r>
      <w:r w:rsidR="00753F94">
        <w:rPr>
          <w:lang w:val="en-US"/>
        </w:rPr>
        <w:fldChar w:fldCharType="separate"/>
      </w:r>
      <w:r w:rsidR="00753F94">
        <w:rPr>
          <w:noProof/>
          <w:lang w:val="en-US"/>
        </w:rPr>
        <w:t>32</w:t>
      </w:r>
      <w:r w:rsidR="00753F94">
        <w:rPr>
          <w:lang w:val="en-US"/>
        </w:rPr>
        <w:fldChar w:fldCharType="end"/>
      </w:r>
      <w:bookmarkEnd w:id="292"/>
      <w:r w:rsidRPr="00413282">
        <w:rPr>
          <w:lang w:val="en-US"/>
        </w:rPr>
        <w:t xml:space="preserve"> </w:t>
      </w:r>
      <w:r w:rsidR="00AD74F2" w:rsidRPr="00413282">
        <w:rPr>
          <w:lang w:val="en-US"/>
        </w:rPr>
        <w:t>C</w:t>
      </w:r>
      <w:r w:rsidRPr="00413282">
        <w:rPr>
          <w:lang w:val="en-US"/>
        </w:rPr>
        <w:t>annabis cultivation area</w:t>
      </w:r>
      <w:r w:rsidR="00FD0F07">
        <w:rPr>
          <w:lang w:val="en-US"/>
        </w:rPr>
        <w:t>s</w:t>
      </w:r>
      <w:r w:rsidRPr="00413282">
        <w:rPr>
          <w:lang w:val="en-US"/>
        </w:rPr>
        <w:t xml:space="preserve"> from imagery in the </w:t>
      </w:r>
      <w:r w:rsidR="00AD74F2" w:rsidRPr="00413282">
        <w:rPr>
          <w:lang w:val="en-US"/>
        </w:rPr>
        <w:t>SFER.</w:t>
      </w:r>
    </w:p>
    <w:p w14:paraId="57D10A44" w14:textId="7BB6DBCD" w:rsidR="00F04BCD" w:rsidRPr="00413282" w:rsidRDefault="00F04BCD" w:rsidP="000D39CB">
      <w:pPr>
        <w:pStyle w:val="TableFigureSource"/>
        <w:rPr>
          <w:lang w:val="en-US"/>
        </w:rPr>
      </w:pPr>
      <w:r w:rsidRPr="00413282">
        <w:rPr>
          <w:lang w:val="en-US"/>
        </w:rPr>
        <w:t xml:space="preserve">Source: </w:t>
      </w:r>
      <w:r w:rsidR="001C4CED">
        <w:rPr>
          <w:lang w:val="en-US"/>
        </w:rPr>
        <w:t>State Water Resources Control Board: CIPS (2018), Division of Water Rights (2014), Cannavision (2018)</w:t>
      </w:r>
    </w:p>
    <w:p w14:paraId="07CB7C70" w14:textId="788D6D28" w:rsidR="002071CC" w:rsidRPr="00413282" w:rsidRDefault="001468BD" w:rsidP="0006405B">
      <w:pPr>
        <w:pStyle w:val="StyleTableFigureTitleAfter0pt"/>
        <w:rPr>
          <w:lang w:val="en-US"/>
        </w:rPr>
      </w:pPr>
      <w:bookmarkStart w:id="293" w:name="_Ref14859463"/>
      <w:r w:rsidRPr="00413282">
        <w:rPr>
          <w:lang w:val="en-US"/>
        </w:rPr>
        <w:lastRenderedPageBreak/>
        <w:t xml:space="preserve">Table </w:t>
      </w:r>
      <w:r w:rsidR="006E011C">
        <w:rPr>
          <w:lang w:val="en-US"/>
        </w:rPr>
        <w:fldChar w:fldCharType="begin"/>
      </w:r>
      <w:r w:rsidR="006E011C">
        <w:rPr>
          <w:lang w:val="en-US"/>
        </w:rPr>
        <w:instrText xml:space="preserve"> STYLEREF 1 \s </w:instrText>
      </w:r>
      <w:r w:rsidR="006E011C">
        <w:rPr>
          <w:lang w:val="en-US"/>
        </w:rPr>
        <w:fldChar w:fldCharType="separate"/>
      </w:r>
      <w:r w:rsidR="006E011C">
        <w:rPr>
          <w:noProof/>
          <w:lang w:val="en-US"/>
        </w:rPr>
        <w:t>7</w:t>
      </w:r>
      <w:r w:rsidR="006E011C">
        <w:rPr>
          <w:lang w:val="en-US"/>
        </w:rPr>
        <w:fldChar w:fldCharType="end"/>
      </w:r>
      <w:r w:rsidR="006E011C">
        <w:rPr>
          <w:lang w:val="en-US"/>
        </w:rPr>
        <w:t>.</w:t>
      </w:r>
      <w:r w:rsidR="006E011C">
        <w:rPr>
          <w:lang w:val="en-US"/>
        </w:rPr>
        <w:fldChar w:fldCharType="begin"/>
      </w:r>
      <w:r w:rsidR="006E011C">
        <w:rPr>
          <w:lang w:val="en-US"/>
        </w:rPr>
        <w:instrText xml:space="preserve"> SEQ Table \* ARABIC \s 1 </w:instrText>
      </w:r>
      <w:r w:rsidR="006E011C">
        <w:rPr>
          <w:lang w:val="en-US"/>
        </w:rPr>
        <w:fldChar w:fldCharType="separate"/>
      </w:r>
      <w:r w:rsidR="006E011C">
        <w:rPr>
          <w:noProof/>
          <w:lang w:val="en-US"/>
        </w:rPr>
        <w:t>13</w:t>
      </w:r>
      <w:r w:rsidR="006E011C">
        <w:rPr>
          <w:lang w:val="en-US"/>
        </w:rPr>
        <w:fldChar w:fldCharType="end"/>
      </w:r>
      <w:bookmarkEnd w:id="293"/>
      <w:r w:rsidRPr="00413282">
        <w:rPr>
          <w:lang w:val="en-US"/>
        </w:rPr>
        <w:t xml:space="preserve"> </w:t>
      </w:r>
      <w:r w:rsidR="00AD74F2" w:rsidRPr="00413282">
        <w:rPr>
          <w:lang w:val="en-US"/>
        </w:rPr>
        <w:t>C</w:t>
      </w:r>
      <w:r w:rsidRPr="00413282">
        <w:rPr>
          <w:lang w:val="en-US"/>
        </w:rPr>
        <w:t xml:space="preserve">annabis cultivation area from imagery in the </w:t>
      </w:r>
      <w:r w:rsidR="00AD74F2" w:rsidRPr="00413282">
        <w:rPr>
          <w:lang w:val="en-US"/>
        </w:rPr>
        <w:t>SFER.</w:t>
      </w:r>
    </w:p>
    <w:tbl>
      <w:tblPr>
        <w:tblStyle w:val="TableGrid"/>
        <w:tblW w:w="0" w:type="auto"/>
        <w:tblLook w:val="04A0" w:firstRow="1" w:lastRow="0" w:firstColumn="1" w:lastColumn="0" w:noHBand="0" w:noVBand="1"/>
      </w:tblPr>
      <w:tblGrid>
        <w:gridCol w:w="976"/>
        <w:gridCol w:w="1177"/>
        <w:gridCol w:w="2292"/>
        <w:gridCol w:w="2831"/>
      </w:tblGrid>
      <w:tr w:rsidR="002071CC" w:rsidRPr="00413282" w14:paraId="48AB8149" w14:textId="77777777" w:rsidTr="002071CC">
        <w:trPr>
          <w:cnfStyle w:val="100000000000" w:firstRow="1" w:lastRow="0" w:firstColumn="0" w:lastColumn="0" w:oddVBand="0" w:evenVBand="0" w:oddHBand="0" w:evenHBand="0" w:firstRowFirstColumn="0" w:firstRowLastColumn="0" w:lastRowFirstColumn="0" w:lastRowLastColumn="0"/>
          <w:trHeight w:val="569"/>
        </w:trPr>
        <w:tc>
          <w:tcPr>
            <w:tcW w:w="0" w:type="auto"/>
          </w:tcPr>
          <w:p w14:paraId="27E26AA9" w14:textId="77777777" w:rsidR="002071CC" w:rsidRPr="00413282" w:rsidRDefault="002071CC" w:rsidP="0006405B">
            <w:pPr>
              <w:pStyle w:val="StyleRight0"/>
              <w:keepNext/>
              <w:rPr>
                <w:lang w:val="en-US"/>
              </w:rPr>
            </w:pPr>
            <w:r w:rsidRPr="00413282">
              <w:rPr>
                <w:lang w:val="en-US"/>
              </w:rPr>
              <w:t xml:space="preserve"> </w:t>
            </w:r>
          </w:p>
        </w:tc>
        <w:tc>
          <w:tcPr>
            <w:tcW w:w="0" w:type="auto"/>
          </w:tcPr>
          <w:p w14:paraId="3422ACD6" w14:textId="77777777" w:rsidR="002071CC" w:rsidRPr="00413282" w:rsidRDefault="002071CC" w:rsidP="0006405B">
            <w:pPr>
              <w:pStyle w:val="StyleRight0"/>
              <w:keepNext/>
              <w:rPr>
                <w:lang w:val="en-US"/>
              </w:rPr>
            </w:pPr>
            <w:r w:rsidRPr="00413282">
              <w:rPr>
                <w:lang w:val="en-US"/>
              </w:rPr>
              <w:t># Polygons</w:t>
            </w:r>
          </w:p>
        </w:tc>
        <w:tc>
          <w:tcPr>
            <w:tcW w:w="0" w:type="auto"/>
          </w:tcPr>
          <w:p w14:paraId="314D669C" w14:textId="77777777" w:rsidR="002071CC" w:rsidRPr="00413282" w:rsidRDefault="002071CC" w:rsidP="0006405B">
            <w:pPr>
              <w:pStyle w:val="StyleRight0"/>
              <w:keepNext/>
              <w:rPr>
                <w:lang w:val="en-US"/>
              </w:rPr>
            </w:pPr>
            <w:r w:rsidRPr="00413282">
              <w:rPr>
                <w:lang w:val="en-US"/>
              </w:rPr>
              <w:t>Mean Polygon Size (ft</w:t>
            </w:r>
            <w:r w:rsidRPr="0006405B">
              <w:rPr>
                <w:vertAlign w:val="superscript"/>
                <w:lang w:val="en-US"/>
              </w:rPr>
              <w:t>2</w:t>
            </w:r>
            <w:r w:rsidRPr="00413282">
              <w:rPr>
                <w:lang w:val="en-US"/>
              </w:rPr>
              <w:t>)</w:t>
            </w:r>
          </w:p>
        </w:tc>
        <w:tc>
          <w:tcPr>
            <w:tcW w:w="0" w:type="auto"/>
          </w:tcPr>
          <w:p w14:paraId="0166327C" w14:textId="77777777" w:rsidR="002071CC" w:rsidRPr="00413282" w:rsidRDefault="002071CC" w:rsidP="0006405B">
            <w:pPr>
              <w:pStyle w:val="StyleRight0"/>
              <w:keepNext/>
              <w:rPr>
                <w:lang w:val="en-US"/>
              </w:rPr>
            </w:pPr>
            <w:r w:rsidRPr="00413282">
              <w:rPr>
                <w:lang w:val="en-US"/>
              </w:rPr>
              <w:t>Total Cultivation Area (Acres)</w:t>
            </w:r>
          </w:p>
        </w:tc>
      </w:tr>
      <w:tr w:rsidR="0015799A" w:rsidRPr="00413282" w14:paraId="06D738B2" w14:textId="77777777" w:rsidTr="00B95950">
        <w:trPr>
          <w:trHeight w:val="569"/>
        </w:trPr>
        <w:tc>
          <w:tcPr>
            <w:tcW w:w="0" w:type="auto"/>
          </w:tcPr>
          <w:p w14:paraId="768B96DF" w14:textId="77777777" w:rsidR="0015799A" w:rsidRPr="00413282" w:rsidRDefault="0015799A" w:rsidP="0015799A">
            <w:pPr>
              <w:pStyle w:val="StyleRight0"/>
              <w:keepNext/>
              <w:rPr>
                <w:lang w:val="en-US"/>
              </w:rPr>
            </w:pPr>
            <w:r w:rsidRPr="00413282">
              <w:rPr>
                <w:lang w:val="en-US"/>
              </w:rPr>
              <w:t>Outdoor</w:t>
            </w:r>
          </w:p>
        </w:tc>
        <w:tc>
          <w:tcPr>
            <w:tcW w:w="0" w:type="auto"/>
            <w:vAlign w:val="bottom"/>
          </w:tcPr>
          <w:p w14:paraId="6427EE02" w14:textId="770740C8" w:rsidR="0015799A" w:rsidRPr="00413282" w:rsidRDefault="0015799A" w:rsidP="0015799A">
            <w:pPr>
              <w:pStyle w:val="StyleRight0"/>
              <w:keepNext/>
              <w:tabs>
                <w:tab w:val="decimal" w:pos="750"/>
              </w:tabs>
              <w:rPr>
                <w:lang w:val="en-US"/>
              </w:rPr>
            </w:pPr>
            <w:r>
              <w:rPr>
                <w:rFonts w:ascii="Calibri" w:hAnsi="Calibri" w:cs="Calibri"/>
                <w:color w:val="000000"/>
                <w:szCs w:val="22"/>
              </w:rPr>
              <w:t>4,232</w:t>
            </w:r>
          </w:p>
        </w:tc>
        <w:tc>
          <w:tcPr>
            <w:tcW w:w="0" w:type="auto"/>
            <w:vAlign w:val="bottom"/>
          </w:tcPr>
          <w:p w14:paraId="6AE2AC73" w14:textId="3954E5AB" w:rsidR="0015799A" w:rsidRPr="00413282" w:rsidRDefault="0015799A" w:rsidP="0015799A">
            <w:pPr>
              <w:pStyle w:val="StyleRight0"/>
              <w:keepNext/>
              <w:tabs>
                <w:tab w:val="decimal" w:pos="1230"/>
              </w:tabs>
              <w:rPr>
                <w:lang w:val="en-US"/>
              </w:rPr>
            </w:pPr>
            <w:r>
              <w:rPr>
                <w:rFonts w:ascii="Calibri" w:hAnsi="Calibri" w:cs="Calibri"/>
                <w:color w:val="000000"/>
                <w:szCs w:val="22"/>
              </w:rPr>
              <w:t>3,422</w:t>
            </w:r>
          </w:p>
        </w:tc>
        <w:tc>
          <w:tcPr>
            <w:tcW w:w="0" w:type="auto"/>
            <w:vAlign w:val="bottom"/>
          </w:tcPr>
          <w:p w14:paraId="14FE9CEF" w14:textId="5DD289BD" w:rsidR="0015799A" w:rsidRPr="00413282" w:rsidRDefault="0015799A" w:rsidP="0015799A">
            <w:pPr>
              <w:pStyle w:val="StyleRight0"/>
              <w:keepNext/>
              <w:tabs>
                <w:tab w:val="decimal" w:pos="1380"/>
              </w:tabs>
              <w:rPr>
                <w:lang w:val="en-US"/>
              </w:rPr>
            </w:pPr>
            <w:r>
              <w:rPr>
                <w:rFonts w:ascii="Calibri" w:hAnsi="Calibri" w:cs="Calibri"/>
                <w:color w:val="000000"/>
                <w:szCs w:val="22"/>
              </w:rPr>
              <w:t>332</w:t>
            </w:r>
          </w:p>
        </w:tc>
      </w:tr>
      <w:tr w:rsidR="0015799A" w:rsidRPr="00413282" w14:paraId="481F7DE3" w14:textId="77777777" w:rsidTr="00B95950">
        <w:trPr>
          <w:trHeight w:val="569"/>
        </w:trPr>
        <w:tc>
          <w:tcPr>
            <w:tcW w:w="0" w:type="auto"/>
          </w:tcPr>
          <w:p w14:paraId="09A6BD2A" w14:textId="77777777" w:rsidR="0015799A" w:rsidRPr="00413282" w:rsidRDefault="0015799A" w:rsidP="0015799A">
            <w:pPr>
              <w:pStyle w:val="StyleRight0"/>
              <w:keepNext/>
              <w:rPr>
                <w:lang w:val="en-US"/>
              </w:rPr>
            </w:pPr>
            <w:r w:rsidRPr="00413282">
              <w:rPr>
                <w:lang w:val="en-US"/>
              </w:rPr>
              <w:t>Indoor</w:t>
            </w:r>
          </w:p>
        </w:tc>
        <w:tc>
          <w:tcPr>
            <w:tcW w:w="0" w:type="auto"/>
            <w:vAlign w:val="bottom"/>
          </w:tcPr>
          <w:p w14:paraId="5CB3A615" w14:textId="19FC16E6" w:rsidR="0015799A" w:rsidRPr="00413282" w:rsidRDefault="0015799A" w:rsidP="0015799A">
            <w:pPr>
              <w:pStyle w:val="StyleRight0"/>
              <w:keepNext/>
              <w:tabs>
                <w:tab w:val="decimal" w:pos="750"/>
              </w:tabs>
              <w:rPr>
                <w:lang w:val="en-US"/>
              </w:rPr>
            </w:pPr>
            <w:r>
              <w:rPr>
                <w:rFonts w:ascii="Calibri" w:hAnsi="Calibri" w:cs="Calibri"/>
                <w:color w:val="000000"/>
                <w:szCs w:val="22"/>
              </w:rPr>
              <w:t>3,869</w:t>
            </w:r>
          </w:p>
        </w:tc>
        <w:tc>
          <w:tcPr>
            <w:tcW w:w="0" w:type="auto"/>
            <w:vAlign w:val="bottom"/>
          </w:tcPr>
          <w:p w14:paraId="72F76BD0" w14:textId="2E09642D" w:rsidR="0015799A" w:rsidRPr="00413282" w:rsidRDefault="0015799A" w:rsidP="0015799A">
            <w:pPr>
              <w:pStyle w:val="StyleRight0"/>
              <w:keepNext/>
              <w:tabs>
                <w:tab w:val="decimal" w:pos="1230"/>
              </w:tabs>
              <w:rPr>
                <w:lang w:val="en-US"/>
              </w:rPr>
            </w:pPr>
            <w:r>
              <w:rPr>
                <w:rFonts w:ascii="Calibri" w:hAnsi="Calibri" w:cs="Calibri"/>
                <w:color w:val="000000"/>
                <w:szCs w:val="22"/>
              </w:rPr>
              <w:t>1,411</w:t>
            </w:r>
          </w:p>
        </w:tc>
        <w:tc>
          <w:tcPr>
            <w:tcW w:w="0" w:type="auto"/>
            <w:vAlign w:val="bottom"/>
          </w:tcPr>
          <w:p w14:paraId="18EFF1E4" w14:textId="65C64A35" w:rsidR="0015799A" w:rsidRPr="00413282" w:rsidRDefault="0015799A" w:rsidP="0015799A">
            <w:pPr>
              <w:pStyle w:val="StyleRight0"/>
              <w:keepNext/>
              <w:tabs>
                <w:tab w:val="decimal" w:pos="1380"/>
              </w:tabs>
              <w:rPr>
                <w:lang w:val="en-US"/>
              </w:rPr>
            </w:pPr>
            <w:r>
              <w:rPr>
                <w:rFonts w:ascii="Calibri" w:hAnsi="Calibri" w:cs="Calibri"/>
                <w:color w:val="000000"/>
                <w:szCs w:val="22"/>
              </w:rPr>
              <w:t>125</w:t>
            </w:r>
          </w:p>
        </w:tc>
      </w:tr>
      <w:tr w:rsidR="001C4CED" w:rsidRPr="00413282" w14:paraId="082015A6" w14:textId="77777777" w:rsidTr="00B95950">
        <w:trPr>
          <w:trHeight w:val="569"/>
        </w:trPr>
        <w:tc>
          <w:tcPr>
            <w:tcW w:w="0" w:type="auto"/>
          </w:tcPr>
          <w:p w14:paraId="65005972" w14:textId="77777777" w:rsidR="001C4CED" w:rsidRPr="0015799A" w:rsidRDefault="001C4CED" w:rsidP="001C4CED">
            <w:pPr>
              <w:pStyle w:val="StyleRight0"/>
              <w:keepNext/>
              <w:rPr>
                <w:b/>
                <w:bCs/>
                <w:lang w:val="en-US"/>
              </w:rPr>
            </w:pPr>
            <w:r w:rsidRPr="0015799A">
              <w:rPr>
                <w:b/>
                <w:bCs/>
                <w:lang w:val="en-US"/>
              </w:rPr>
              <w:t>Total</w:t>
            </w:r>
          </w:p>
        </w:tc>
        <w:tc>
          <w:tcPr>
            <w:tcW w:w="0" w:type="auto"/>
            <w:vAlign w:val="bottom"/>
          </w:tcPr>
          <w:p w14:paraId="597448F9" w14:textId="6549DA23" w:rsidR="001C4CED" w:rsidRPr="0015799A" w:rsidRDefault="001C4CED" w:rsidP="001C4CED">
            <w:pPr>
              <w:pStyle w:val="StyleRight0"/>
              <w:keepNext/>
              <w:tabs>
                <w:tab w:val="decimal" w:pos="750"/>
              </w:tabs>
              <w:rPr>
                <w:b/>
                <w:bCs/>
                <w:lang w:val="en-US"/>
              </w:rPr>
            </w:pPr>
            <w:r>
              <w:rPr>
                <w:rFonts w:ascii="Calibri" w:hAnsi="Calibri" w:cs="Calibri"/>
                <w:b/>
                <w:bCs/>
                <w:color w:val="000000"/>
                <w:szCs w:val="22"/>
              </w:rPr>
              <w:t>8,101</w:t>
            </w:r>
          </w:p>
        </w:tc>
        <w:tc>
          <w:tcPr>
            <w:tcW w:w="0" w:type="auto"/>
            <w:vAlign w:val="bottom"/>
          </w:tcPr>
          <w:p w14:paraId="5D205B23" w14:textId="7B14861A" w:rsidR="001C4CED" w:rsidRPr="0015799A" w:rsidRDefault="001C4CED" w:rsidP="001C4CED">
            <w:pPr>
              <w:pStyle w:val="StyleRight0"/>
              <w:keepNext/>
              <w:tabs>
                <w:tab w:val="decimal" w:pos="1230"/>
              </w:tabs>
              <w:rPr>
                <w:b/>
                <w:bCs/>
                <w:lang w:val="en-US"/>
              </w:rPr>
            </w:pPr>
            <w:r>
              <w:rPr>
                <w:rFonts w:ascii="Calibri" w:hAnsi="Calibri" w:cs="Calibri"/>
                <w:b/>
                <w:bCs/>
                <w:color w:val="000000"/>
                <w:szCs w:val="22"/>
              </w:rPr>
              <w:t>2462</w:t>
            </w:r>
          </w:p>
        </w:tc>
        <w:tc>
          <w:tcPr>
            <w:tcW w:w="0" w:type="auto"/>
            <w:vAlign w:val="bottom"/>
          </w:tcPr>
          <w:p w14:paraId="3D553005" w14:textId="3549A4F3" w:rsidR="001C4CED" w:rsidRPr="0015799A" w:rsidRDefault="001C4CED" w:rsidP="001C4CED">
            <w:pPr>
              <w:pStyle w:val="StyleRight0"/>
              <w:keepNext/>
              <w:tabs>
                <w:tab w:val="decimal" w:pos="1380"/>
              </w:tabs>
              <w:rPr>
                <w:b/>
                <w:bCs/>
                <w:lang w:val="en-US"/>
              </w:rPr>
            </w:pPr>
            <w:r>
              <w:rPr>
                <w:rFonts w:ascii="Calibri" w:hAnsi="Calibri" w:cs="Calibri"/>
                <w:b/>
                <w:bCs/>
                <w:color w:val="000000"/>
                <w:szCs w:val="22"/>
              </w:rPr>
              <w:t>457</w:t>
            </w:r>
          </w:p>
        </w:tc>
      </w:tr>
    </w:tbl>
    <w:p w14:paraId="791A7CDC" w14:textId="77777777" w:rsidR="004F42A7" w:rsidRPr="00413282" w:rsidRDefault="004F42A7" w:rsidP="004F42A7">
      <w:pPr>
        <w:pStyle w:val="TableFigureSource"/>
        <w:rPr>
          <w:lang w:val="en-US"/>
        </w:rPr>
      </w:pPr>
      <w:bookmarkStart w:id="294" w:name="_Toc9949967"/>
      <w:bookmarkStart w:id="295" w:name="_Toc13049751"/>
      <w:bookmarkStart w:id="296" w:name="_Ref61536278"/>
      <w:r w:rsidRPr="00413282">
        <w:rPr>
          <w:lang w:val="en-US"/>
        </w:rPr>
        <w:t xml:space="preserve">Source: </w:t>
      </w:r>
      <w:r>
        <w:rPr>
          <w:lang w:val="en-US"/>
        </w:rPr>
        <w:t>State Water Resources Control Board: CIPS (2018), Division of Water Rights (2014), Cannavision (2018)</w:t>
      </w:r>
    </w:p>
    <w:p w14:paraId="268DF6A2" w14:textId="7A7E6EC5" w:rsidR="002071CC" w:rsidRPr="00413282" w:rsidRDefault="002071CC" w:rsidP="0006405B">
      <w:pPr>
        <w:pStyle w:val="Heading3"/>
        <w:rPr>
          <w:lang w:val="en-US"/>
        </w:rPr>
      </w:pPr>
      <w:bookmarkStart w:id="297" w:name="_Ref61592574"/>
      <w:bookmarkStart w:id="298" w:name="_Toc62220809"/>
      <w:r w:rsidRPr="00413282">
        <w:rPr>
          <w:lang w:val="en-US"/>
        </w:rPr>
        <w:t>Estimating cannabis</w:t>
      </w:r>
      <w:r w:rsidR="000A4999">
        <w:rPr>
          <w:lang w:val="en-US"/>
        </w:rPr>
        <w:t xml:space="preserve"> </w:t>
      </w:r>
      <w:r w:rsidRPr="00413282">
        <w:rPr>
          <w:lang w:val="en-US"/>
        </w:rPr>
        <w:t xml:space="preserve">imagery </w:t>
      </w:r>
      <w:bookmarkEnd w:id="294"/>
      <w:bookmarkEnd w:id="295"/>
      <w:r w:rsidR="00690E02">
        <w:rPr>
          <w:lang w:val="en-US"/>
        </w:rPr>
        <w:t xml:space="preserve">annual </w:t>
      </w:r>
      <w:bookmarkEnd w:id="296"/>
      <w:bookmarkEnd w:id="297"/>
      <w:r w:rsidR="000A4999">
        <w:rPr>
          <w:lang w:val="en-US"/>
        </w:rPr>
        <w:t>diverted total</w:t>
      </w:r>
      <w:bookmarkEnd w:id="298"/>
    </w:p>
    <w:p w14:paraId="50A9AB1C" w14:textId="01972506" w:rsidR="009E5A45" w:rsidRDefault="009E5A45" w:rsidP="00F04BCD">
      <w:pPr>
        <w:rPr>
          <w:lang w:val="en-US"/>
        </w:rPr>
      </w:pPr>
      <w:r w:rsidRPr="00413282">
        <w:rPr>
          <w:lang w:val="en-US"/>
        </w:rPr>
        <w:t xml:space="preserve">Reported data on DT and </w:t>
      </w:r>
      <w:r>
        <w:rPr>
          <w:lang w:val="en-US"/>
        </w:rPr>
        <w:t>AU</w:t>
      </w:r>
      <w:r w:rsidRPr="00413282">
        <w:rPr>
          <w:lang w:val="en-US"/>
        </w:rPr>
        <w:t xml:space="preserve"> for cannabis grow sites and greenhouses in </w:t>
      </w:r>
      <w:r>
        <w:rPr>
          <w:lang w:val="en-US"/>
        </w:rPr>
        <w:t xml:space="preserve">the </w:t>
      </w:r>
      <w:r w:rsidRPr="00413282">
        <w:rPr>
          <w:lang w:val="en-US"/>
        </w:rPr>
        <w:t xml:space="preserve">North Coast Region </w:t>
      </w:r>
      <w:r>
        <w:rPr>
          <w:lang w:val="en-US"/>
        </w:rPr>
        <w:t>were</w:t>
      </w:r>
      <w:r w:rsidRPr="00413282">
        <w:rPr>
          <w:lang w:val="en-US"/>
        </w:rPr>
        <w:t xml:space="preserve"> collected by the </w:t>
      </w:r>
      <w:bookmarkStart w:id="299" w:name="_Hlk15574015"/>
      <w:r w:rsidRPr="00413282">
        <w:rPr>
          <w:lang w:val="en-US"/>
        </w:rPr>
        <w:t>North Coast Regional Water Quality Control Board (NC RWQCB</w:t>
      </w:r>
      <w:bookmarkEnd w:id="299"/>
      <w:r w:rsidRPr="00413282">
        <w:rPr>
          <w:lang w:val="en-US"/>
        </w:rPr>
        <w:t>) for the year 2017. This data</w:t>
      </w:r>
      <w:r>
        <w:rPr>
          <w:lang w:val="en-US"/>
        </w:rPr>
        <w:t>set</w:t>
      </w:r>
      <w:r w:rsidRPr="00413282">
        <w:rPr>
          <w:lang w:val="en-US"/>
        </w:rPr>
        <w:t xml:space="preserve"> was analyzed to calculate average cannabis water demand that can be applied to the cannabis imagery data, resulting in a </w:t>
      </w:r>
      <w:r w:rsidR="004F42A7">
        <w:rPr>
          <w:lang w:val="en-US"/>
        </w:rPr>
        <w:t>c</w:t>
      </w:r>
      <w:r w:rsidRPr="00413282">
        <w:rPr>
          <w:lang w:val="en-US"/>
        </w:rPr>
        <w:t xml:space="preserve">annabis </w:t>
      </w:r>
      <w:r w:rsidR="004F42A7">
        <w:rPr>
          <w:lang w:val="en-US"/>
        </w:rPr>
        <w:t>i</w:t>
      </w:r>
      <w:r w:rsidRPr="00413282">
        <w:rPr>
          <w:lang w:val="en-US"/>
        </w:rPr>
        <w:t>magery DT dataset for the SFER.</w:t>
      </w:r>
    </w:p>
    <w:p w14:paraId="103E4FFA" w14:textId="143F04D9" w:rsidR="00F04BCD" w:rsidRPr="00413282" w:rsidRDefault="00F04BCD" w:rsidP="00F04BCD">
      <w:pPr>
        <w:rPr>
          <w:lang w:val="en-US"/>
        </w:rPr>
      </w:pPr>
      <w:r w:rsidRPr="00413282">
        <w:rPr>
          <w:lang w:val="en-US"/>
        </w:rPr>
        <w:t xml:space="preserve">To estimate the DT of the cultivation sites described above, data </w:t>
      </w:r>
      <w:r w:rsidR="00E17DAC">
        <w:rPr>
          <w:lang w:val="en-US"/>
        </w:rPr>
        <w:t>were</w:t>
      </w:r>
      <w:r w:rsidR="00E17DAC" w:rsidRPr="00413282">
        <w:rPr>
          <w:lang w:val="en-US"/>
        </w:rPr>
        <w:t xml:space="preserve"> </w:t>
      </w:r>
      <w:r w:rsidRPr="00413282">
        <w:rPr>
          <w:lang w:val="en-US"/>
        </w:rPr>
        <w:t xml:space="preserve">obtained from the Cannabis Cultivation Waste Discharge Regulatory Program of the NC RWQCB. </w:t>
      </w:r>
      <w:r w:rsidR="00E17DAC">
        <w:rPr>
          <w:lang w:val="en-US"/>
        </w:rPr>
        <w:t>The</w:t>
      </w:r>
      <w:r w:rsidR="00E17DAC" w:rsidRPr="00413282">
        <w:rPr>
          <w:lang w:val="en-US"/>
        </w:rPr>
        <w:t xml:space="preserve"> </w:t>
      </w:r>
      <w:r w:rsidRPr="00413282">
        <w:rPr>
          <w:lang w:val="en-US"/>
        </w:rPr>
        <w:t>data</w:t>
      </w:r>
      <w:r w:rsidR="00E17DAC">
        <w:rPr>
          <w:lang w:val="en-US"/>
        </w:rPr>
        <w:t>set</w:t>
      </w:r>
      <w:r w:rsidRPr="00413282">
        <w:rPr>
          <w:lang w:val="en-US"/>
        </w:rPr>
        <w:t xml:space="preserve"> originates from annual reports submitted in 2018 reflecting site conditions during the 2017 cultivation year. The dataset was </w:t>
      </w:r>
      <w:r w:rsidR="00E17DAC">
        <w:rPr>
          <w:lang w:val="en-US"/>
        </w:rPr>
        <w:t>reduced</w:t>
      </w:r>
      <w:r w:rsidRPr="00413282">
        <w:rPr>
          <w:lang w:val="en-US"/>
        </w:rPr>
        <w:t xml:space="preserve"> by NC RWQCB staff to the 608 reports in Humboldt, Trinity, Mendocino, and Sonoma </w:t>
      </w:r>
      <w:r w:rsidR="00E17DAC">
        <w:rPr>
          <w:lang w:val="en-US"/>
        </w:rPr>
        <w:t>c</w:t>
      </w:r>
      <w:r w:rsidRPr="00413282">
        <w:rPr>
          <w:lang w:val="en-US"/>
        </w:rPr>
        <w:t>ount</w:t>
      </w:r>
      <w:r w:rsidR="00E17DAC">
        <w:rPr>
          <w:lang w:val="en-US"/>
        </w:rPr>
        <w:t>ies</w:t>
      </w:r>
      <w:r w:rsidRPr="00413282">
        <w:rPr>
          <w:lang w:val="en-US"/>
        </w:rPr>
        <w:t xml:space="preserve"> that were prepared by professional consultants with cultivation areas </w:t>
      </w:r>
      <w:r w:rsidR="00E17DAC">
        <w:rPr>
          <w:lang w:val="en-US"/>
        </w:rPr>
        <w:t>less than</w:t>
      </w:r>
      <w:r w:rsidR="00E17DAC" w:rsidRPr="00413282">
        <w:rPr>
          <w:lang w:val="en-US"/>
        </w:rPr>
        <w:t xml:space="preserve"> </w:t>
      </w:r>
      <w:r w:rsidRPr="00413282">
        <w:rPr>
          <w:lang w:val="en-US"/>
        </w:rPr>
        <w:t xml:space="preserve">an acre. The dataset contains monthly data on cultivation area, grow type, monthly direct diversion, and monthly diversion to storage for each </w:t>
      </w:r>
      <w:r w:rsidR="00E17DAC">
        <w:rPr>
          <w:lang w:val="en-US"/>
        </w:rPr>
        <w:t>record</w:t>
      </w:r>
      <w:r w:rsidRPr="00413282">
        <w:rPr>
          <w:lang w:val="en-US"/>
        </w:rPr>
        <w:t>.</w:t>
      </w:r>
    </w:p>
    <w:p w14:paraId="418ED966" w14:textId="64597226" w:rsidR="00F04BCD" w:rsidRPr="00413282" w:rsidRDefault="00F04BCD" w:rsidP="00F04BCD">
      <w:pPr>
        <w:rPr>
          <w:lang w:val="en-US"/>
        </w:rPr>
      </w:pPr>
      <w:r w:rsidRPr="00413282">
        <w:rPr>
          <w:lang w:val="en-US"/>
        </w:rPr>
        <w:t xml:space="preserve">To estimate the </w:t>
      </w:r>
      <w:r w:rsidR="00DE4003">
        <w:rPr>
          <w:lang w:val="en-US"/>
        </w:rPr>
        <w:t>annual</w:t>
      </w:r>
      <w:r w:rsidRPr="00413282">
        <w:rPr>
          <w:lang w:val="en-US"/>
        </w:rPr>
        <w:t xml:space="preserve"> DT of the cultivation areas, an average DT application rate was calculated for each cultivation type</w:t>
      </w:r>
      <w:r w:rsidR="00E17DAC">
        <w:rPr>
          <w:lang w:val="en-US"/>
        </w:rPr>
        <w:t xml:space="preserve"> as follows</w:t>
      </w:r>
      <w:r w:rsidRPr="00413282">
        <w:rPr>
          <w:lang w:val="en-US"/>
        </w:rPr>
        <w:t>:</w:t>
      </w:r>
    </w:p>
    <w:p w14:paraId="20370502" w14:textId="6C6A97B8" w:rsidR="00F04BCD" w:rsidRPr="00413282" w:rsidRDefault="00E17DAC" w:rsidP="00787946">
      <w:pPr>
        <w:pStyle w:val="ListParagraph"/>
        <w:numPr>
          <w:ilvl w:val="0"/>
          <w:numId w:val="7"/>
        </w:numPr>
        <w:rPr>
          <w:lang w:val="en-US"/>
        </w:rPr>
      </w:pPr>
      <w:r>
        <w:rPr>
          <w:lang w:val="en-US"/>
        </w:rPr>
        <w:t>D</w:t>
      </w:r>
      <w:r w:rsidR="00F04BCD" w:rsidRPr="00413282">
        <w:rPr>
          <w:lang w:val="en-US"/>
        </w:rPr>
        <w:t>iversions to storage and direct diversions</w:t>
      </w:r>
      <w:r>
        <w:rPr>
          <w:lang w:val="en-US"/>
        </w:rPr>
        <w:t xml:space="preserve"> were summed</w:t>
      </w:r>
      <w:r w:rsidR="00F04BCD" w:rsidRPr="00413282">
        <w:rPr>
          <w:lang w:val="en-US"/>
        </w:rPr>
        <w:t xml:space="preserve"> and divid</w:t>
      </w:r>
      <w:r>
        <w:rPr>
          <w:lang w:val="en-US"/>
        </w:rPr>
        <w:t>ed</w:t>
      </w:r>
      <w:r w:rsidR="00F04BCD" w:rsidRPr="00413282">
        <w:rPr>
          <w:lang w:val="en-US"/>
        </w:rPr>
        <w:t xml:space="preserve"> by the cultivation area to obtain an average water application rate in inches/day for each cultivation type,</w:t>
      </w:r>
    </w:p>
    <w:p w14:paraId="79C7E73A" w14:textId="7D0C528E" w:rsidR="00F04BCD" w:rsidRPr="00413282" w:rsidRDefault="00F04BCD" w:rsidP="001B5844">
      <w:pPr>
        <w:pStyle w:val="ListParagraph"/>
        <w:rPr>
          <w:lang w:val="en-US"/>
        </w:rPr>
      </w:pPr>
      <w:r w:rsidRPr="00413282">
        <w:rPr>
          <w:lang w:val="en-US"/>
        </w:rPr>
        <w:t xml:space="preserve">The highest and lowest 10% of the rates for each type were removed to eliminate outliers, </w:t>
      </w:r>
    </w:p>
    <w:p w14:paraId="04FEA38B" w14:textId="244B99A0" w:rsidR="00F04BCD" w:rsidRPr="00413282" w:rsidRDefault="00F04BCD" w:rsidP="001B5844">
      <w:pPr>
        <w:pStyle w:val="ListParagraph"/>
        <w:rPr>
          <w:lang w:val="en-US"/>
        </w:rPr>
      </w:pPr>
      <w:r w:rsidRPr="00413282">
        <w:rPr>
          <w:lang w:val="en-US"/>
        </w:rPr>
        <w:t xml:space="preserve">The mean water application rate was calculated to provide the average DT application rate. </w:t>
      </w:r>
    </w:p>
    <w:p w14:paraId="37D4CE8F" w14:textId="78F21AC2" w:rsidR="00F04BCD" w:rsidRPr="00413282" w:rsidRDefault="00E17DAC" w:rsidP="00F04BCD">
      <w:pPr>
        <w:rPr>
          <w:lang w:val="en-US"/>
        </w:rPr>
      </w:pPr>
      <w:r>
        <w:rPr>
          <w:lang w:val="en-US"/>
        </w:rPr>
        <w:t>T</w:t>
      </w:r>
      <w:r w:rsidR="00F04BCD" w:rsidRPr="00413282">
        <w:rPr>
          <w:lang w:val="en-US"/>
        </w:rPr>
        <w:t>he average DT application rates range from 0.05 inches/day for outdoor cultivation to 0.09 inches/day for indoor cultivation</w:t>
      </w:r>
      <w:r>
        <w:rPr>
          <w:lang w:val="en-US"/>
        </w:rPr>
        <w:t xml:space="preserve"> (</w:t>
      </w:r>
      <w:r w:rsidRPr="00413282">
        <w:rPr>
          <w:lang w:val="en-US"/>
        </w:rPr>
        <w:fldChar w:fldCharType="begin"/>
      </w:r>
      <w:r w:rsidRPr="00413282">
        <w:rPr>
          <w:lang w:val="en-US"/>
        </w:rPr>
        <w:instrText xml:space="preserve"> REF _Ref14859519 \h </w:instrText>
      </w:r>
      <w:r w:rsidRPr="00413282">
        <w:rPr>
          <w:lang w:val="en-US"/>
        </w:rPr>
      </w:r>
      <w:r w:rsidRPr="00413282">
        <w:rPr>
          <w:lang w:val="en-US"/>
        </w:rPr>
        <w:fldChar w:fldCharType="separate"/>
      </w:r>
      <w:r w:rsidR="0067763F" w:rsidRPr="00413282">
        <w:rPr>
          <w:lang w:val="en-US"/>
        </w:rPr>
        <w:t xml:space="preserve">Table </w:t>
      </w:r>
      <w:r w:rsidR="0067763F">
        <w:rPr>
          <w:noProof/>
          <w:lang w:val="en-US"/>
        </w:rPr>
        <w:t>7</w:t>
      </w:r>
      <w:r w:rsidR="0067763F">
        <w:rPr>
          <w:lang w:val="en-US"/>
        </w:rPr>
        <w:t>.</w:t>
      </w:r>
      <w:r w:rsidR="0067763F">
        <w:rPr>
          <w:noProof/>
          <w:lang w:val="en-US"/>
        </w:rPr>
        <w:t>14</w:t>
      </w:r>
      <w:r w:rsidRPr="00413282">
        <w:rPr>
          <w:lang w:val="en-US"/>
        </w:rPr>
        <w:fldChar w:fldCharType="end"/>
      </w:r>
      <w:r>
        <w:rPr>
          <w:lang w:val="en-US"/>
        </w:rPr>
        <w:t>)</w:t>
      </w:r>
      <w:r w:rsidR="00F04BCD" w:rsidRPr="00413282">
        <w:rPr>
          <w:lang w:val="en-US"/>
        </w:rPr>
        <w:t>. The dataset contained 191 indoor reports, 125 mixed (mixed indoor and outdoor cultivation) reports, and 131 outdoor reports.</w:t>
      </w:r>
    </w:p>
    <w:p w14:paraId="7AAF1420" w14:textId="2B23ABA4" w:rsidR="0017020E" w:rsidRDefault="001468BD" w:rsidP="004F42A7">
      <w:pPr>
        <w:pStyle w:val="StyleTableFigureTitleAfter0pt"/>
        <w:rPr>
          <w:lang w:val="en-US"/>
        </w:rPr>
      </w:pPr>
      <w:bookmarkStart w:id="300" w:name="_Ref14859519"/>
      <w:r w:rsidRPr="00413282">
        <w:rPr>
          <w:lang w:val="en-US"/>
        </w:rPr>
        <w:lastRenderedPageBreak/>
        <w:t xml:space="preserve">Table </w:t>
      </w:r>
      <w:r w:rsidR="006E011C">
        <w:rPr>
          <w:lang w:val="en-US"/>
        </w:rPr>
        <w:fldChar w:fldCharType="begin"/>
      </w:r>
      <w:r w:rsidR="006E011C">
        <w:rPr>
          <w:lang w:val="en-US"/>
        </w:rPr>
        <w:instrText xml:space="preserve"> STYLEREF 1 \s </w:instrText>
      </w:r>
      <w:r w:rsidR="006E011C">
        <w:rPr>
          <w:lang w:val="en-US"/>
        </w:rPr>
        <w:fldChar w:fldCharType="separate"/>
      </w:r>
      <w:r w:rsidR="006E011C">
        <w:rPr>
          <w:noProof/>
          <w:lang w:val="en-US"/>
        </w:rPr>
        <w:t>7</w:t>
      </w:r>
      <w:r w:rsidR="006E011C">
        <w:rPr>
          <w:lang w:val="en-US"/>
        </w:rPr>
        <w:fldChar w:fldCharType="end"/>
      </w:r>
      <w:r w:rsidR="006E011C">
        <w:rPr>
          <w:lang w:val="en-US"/>
        </w:rPr>
        <w:t>.</w:t>
      </w:r>
      <w:r w:rsidR="006E011C">
        <w:rPr>
          <w:lang w:val="en-US"/>
        </w:rPr>
        <w:fldChar w:fldCharType="begin"/>
      </w:r>
      <w:r w:rsidR="006E011C">
        <w:rPr>
          <w:lang w:val="en-US"/>
        </w:rPr>
        <w:instrText xml:space="preserve"> SEQ Table \* ARABIC \s 1 </w:instrText>
      </w:r>
      <w:r w:rsidR="006E011C">
        <w:rPr>
          <w:lang w:val="en-US"/>
        </w:rPr>
        <w:fldChar w:fldCharType="separate"/>
      </w:r>
      <w:r w:rsidR="006E011C">
        <w:rPr>
          <w:noProof/>
          <w:lang w:val="en-US"/>
        </w:rPr>
        <w:t>14</w:t>
      </w:r>
      <w:r w:rsidR="006E011C">
        <w:rPr>
          <w:lang w:val="en-US"/>
        </w:rPr>
        <w:fldChar w:fldCharType="end"/>
      </w:r>
      <w:bookmarkEnd w:id="300"/>
      <w:r w:rsidRPr="00413282">
        <w:rPr>
          <w:lang w:val="en-US"/>
        </w:rPr>
        <w:t xml:space="preserve"> </w:t>
      </w:r>
      <w:r w:rsidR="0016539C" w:rsidRPr="00413282">
        <w:rPr>
          <w:lang w:val="en-US"/>
        </w:rPr>
        <w:t>A</w:t>
      </w:r>
      <w:r w:rsidRPr="00413282">
        <w:rPr>
          <w:lang w:val="en-US"/>
        </w:rPr>
        <w:t xml:space="preserve">verage </w:t>
      </w:r>
      <w:r w:rsidR="00BE6764" w:rsidRPr="00413282">
        <w:rPr>
          <w:lang w:val="en-US"/>
        </w:rPr>
        <w:t>diverted total</w:t>
      </w:r>
      <w:r w:rsidRPr="00413282">
        <w:rPr>
          <w:lang w:val="en-US"/>
        </w:rPr>
        <w:t xml:space="preserve"> application rates for cannabis imagery areas</w:t>
      </w:r>
      <w:r w:rsidR="0016539C" w:rsidRPr="00413282">
        <w:rPr>
          <w:lang w:val="en-US"/>
        </w:rPr>
        <w:t>.</w:t>
      </w:r>
      <w:r w:rsidR="002658D8">
        <w:rPr>
          <w:lang w:val="en-US"/>
        </w:rPr>
        <w:t xml:space="preserve"> </w:t>
      </w:r>
    </w:p>
    <w:p w14:paraId="6F69BA41" w14:textId="45A07B40" w:rsidR="00E31341" w:rsidRPr="0017020E" w:rsidRDefault="0017020E" w:rsidP="004F42A7">
      <w:pPr>
        <w:pStyle w:val="StyleTableFigureTitleAfter0pt"/>
        <w:rPr>
          <w:b w:val="0"/>
          <w:bCs w:val="0"/>
          <w:i/>
          <w:iCs/>
          <w:color w:val="auto"/>
          <w:lang w:val="en-US"/>
        </w:rPr>
      </w:pPr>
      <w:r>
        <w:rPr>
          <w:b w:val="0"/>
          <w:bCs w:val="0"/>
          <w:i/>
          <w:iCs/>
          <w:color w:val="auto"/>
          <w:lang w:val="en-US"/>
        </w:rPr>
        <w:t>C</w:t>
      </w:r>
      <w:r w:rsidR="004F42A7" w:rsidRPr="0017020E">
        <w:rPr>
          <w:b w:val="0"/>
          <w:bCs w:val="0"/>
          <w:i/>
          <w:iCs/>
          <w:color w:val="auto"/>
          <w:lang w:val="en-US"/>
        </w:rPr>
        <w:t>alculated from NC RWQCB, 2017</w:t>
      </w:r>
    </w:p>
    <w:tbl>
      <w:tblPr>
        <w:tblStyle w:val="TableGrid"/>
        <w:tblW w:w="0" w:type="auto"/>
        <w:jc w:val="center"/>
        <w:tblLook w:val="04A0" w:firstRow="1" w:lastRow="0" w:firstColumn="1" w:lastColumn="0" w:noHBand="0" w:noVBand="1"/>
      </w:tblPr>
      <w:tblGrid>
        <w:gridCol w:w="1666"/>
        <w:gridCol w:w="3945"/>
      </w:tblGrid>
      <w:tr w:rsidR="002071CC" w:rsidRPr="00413282" w14:paraId="6AB09601" w14:textId="77777777" w:rsidTr="004F42A7">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44B5C04C" w14:textId="77777777" w:rsidR="002071CC" w:rsidRPr="00413282" w:rsidRDefault="002071CC" w:rsidP="0006405B">
            <w:pPr>
              <w:pStyle w:val="StyleRight0"/>
              <w:keepNext/>
              <w:rPr>
                <w:lang w:val="en-US"/>
              </w:rPr>
            </w:pPr>
            <w:r w:rsidRPr="00413282">
              <w:rPr>
                <w:lang w:val="en-US"/>
              </w:rPr>
              <w:t>Cultivation Type</w:t>
            </w:r>
          </w:p>
        </w:tc>
        <w:tc>
          <w:tcPr>
            <w:tcW w:w="0" w:type="auto"/>
          </w:tcPr>
          <w:p w14:paraId="0B9EEB2B" w14:textId="77777777" w:rsidR="002071CC" w:rsidRPr="00413282" w:rsidRDefault="002071CC" w:rsidP="0006405B">
            <w:pPr>
              <w:pStyle w:val="StyleRight0"/>
              <w:keepNext/>
              <w:rPr>
                <w:lang w:val="en-US"/>
              </w:rPr>
            </w:pPr>
            <w:r w:rsidRPr="00413282">
              <w:rPr>
                <w:lang w:val="en-US"/>
              </w:rPr>
              <w:t>Average DT Application Rate (Inches/Day)</w:t>
            </w:r>
          </w:p>
        </w:tc>
      </w:tr>
      <w:tr w:rsidR="002071CC" w:rsidRPr="00413282" w14:paraId="73AD388C" w14:textId="77777777" w:rsidTr="004F42A7">
        <w:trPr>
          <w:jc w:val="center"/>
        </w:trPr>
        <w:tc>
          <w:tcPr>
            <w:tcW w:w="0" w:type="auto"/>
          </w:tcPr>
          <w:p w14:paraId="137785D9" w14:textId="77777777" w:rsidR="002071CC" w:rsidRPr="00413282" w:rsidRDefault="002071CC" w:rsidP="0006405B">
            <w:pPr>
              <w:pStyle w:val="StyleRight0"/>
              <w:keepNext/>
              <w:rPr>
                <w:lang w:val="en-US"/>
              </w:rPr>
            </w:pPr>
            <w:r w:rsidRPr="00413282">
              <w:rPr>
                <w:lang w:val="en-US"/>
              </w:rPr>
              <w:t>Indoor</w:t>
            </w:r>
          </w:p>
        </w:tc>
        <w:tc>
          <w:tcPr>
            <w:tcW w:w="0" w:type="auto"/>
          </w:tcPr>
          <w:p w14:paraId="6B56955E" w14:textId="77777777" w:rsidR="002071CC" w:rsidRPr="00413282" w:rsidRDefault="002071CC" w:rsidP="0006405B">
            <w:pPr>
              <w:pStyle w:val="StyleRight0"/>
              <w:keepNext/>
              <w:tabs>
                <w:tab w:val="decimal" w:pos="1560"/>
              </w:tabs>
              <w:rPr>
                <w:lang w:val="en-US"/>
              </w:rPr>
            </w:pPr>
            <w:r w:rsidRPr="00413282">
              <w:rPr>
                <w:lang w:val="en-US"/>
              </w:rPr>
              <w:t>0.09</w:t>
            </w:r>
          </w:p>
        </w:tc>
      </w:tr>
      <w:tr w:rsidR="002071CC" w:rsidRPr="00413282" w14:paraId="0B588091" w14:textId="77777777" w:rsidTr="004F42A7">
        <w:trPr>
          <w:jc w:val="center"/>
        </w:trPr>
        <w:tc>
          <w:tcPr>
            <w:tcW w:w="0" w:type="auto"/>
          </w:tcPr>
          <w:p w14:paraId="25E3E553" w14:textId="77777777" w:rsidR="002071CC" w:rsidRPr="00413282" w:rsidRDefault="002071CC" w:rsidP="0006405B">
            <w:pPr>
              <w:pStyle w:val="StyleRight0"/>
              <w:rPr>
                <w:lang w:val="en-US"/>
              </w:rPr>
            </w:pPr>
            <w:r w:rsidRPr="00413282">
              <w:rPr>
                <w:lang w:val="en-US"/>
              </w:rPr>
              <w:t>Outdoor</w:t>
            </w:r>
          </w:p>
        </w:tc>
        <w:tc>
          <w:tcPr>
            <w:tcW w:w="0" w:type="auto"/>
          </w:tcPr>
          <w:p w14:paraId="32E16124" w14:textId="77777777" w:rsidR="002071CC" w:rsidRPr="00413282" w:rsidRDefault="002071CC" w:rsidP="0006405B">
            <w:pPr>
              <w:pStyle w:val="StyleRight0"/>
              <w:tabs>
                <w:tab w:val="decimal" w:pos="1560"/>
              </w:tabs>
              <w:rPr>
                <w:lang w:val="en-US"/>
              </w:rPr>
            </w:pPr>
            <w:r w:rsidRPr="00413282">
              <w:rPr>
                <w:lang w:val="en-US"/>
              </w:rPr>
              <w:t>0.05</w:t>
            </w:r>
          </w:p>
        </w:tc>
      </w:tr>
    </w:tbl>
    <w:p w14:paraId="72E78381" w14:textId="25CF27CA" w:rsidR="00690E02" w:rsidRDefault="00690E02" w:rsidP="00690E02">
      <w:pPr>
        <w:pStyle w:val="Heading3"/>
        <w:rPr>
          <w:lang w:val="en-US"/>
        </w:rPr>
      </w:pPr>
      <w:bookmarkStart w:id="301" w:name="_Ref61536288"/>
      <w:bookmarkStart w:id="302" w:name="_Toc62220810"/>
      <w:bookmarkStart w:id="303" w:name="_Hlk16265571"/>
      <w:r w:rsidRPr="00413282">
        <w:rPr>
          <w:lang w:val="en-US"/>
        </w:rPr>
        <w:t xml:space="preserve">Estimating cannabis imagery </w:t>
      </w:r>
      <w:r>
        <w:rPr>
          <w:lang w:val="en-US"/>
        </w:rPr>
        <w:t xml:space="preserve">monthly </w:t>
      </w:r>
      <w:r w:rsidR="000A4999">
        <w:rPr>
          <w:lang w:val="en-US"/>
        </w:rPr>
        <w:t>amount used</w:t>
      </w:r>
      <w:r>
        <w:rPr>
          <w:lang w:val="en-US"/>
        </w:rPr>
        <w:t xml:space="preserve"> distribution</w:t>
      </w:r>
      <w:bookmarkEnd w:id="301"/>
      <w:bookmarkEnd w:id="302"/>
    </w:p>
    <w:p w14:paraId="6F02E8CB" w14:textId="7D4EBBF9" w:rsidR="00534131" w:rsidRDefault="00534131" w:rsidP="00534131">
      <w:pPr>
        <w:rPr>
          <w:lang w:val="en-US"/>
        </w:rPr>
      </w:pPr>
      <w:r>
        <w:rPr>
          <w:lang w:val="en-US"/>
        </w:rPr>
        <w:t xml:space="preserve">Similar to the eWRIMS applications, the cannabis imagery areas were assigned a monthly distribution of the AU timing. The total annual AU is set equal to the annual DT calculated according to </w:t>
      </w:r>
      <w:r w:rsidR="00FA5321">
        <w:rPr>
          <w:lang w:val="en-US"/>
        </w:rPr>
        <w:t>section</w:t>
      </w:r>
      <w:r>
        <w:rPr>
          <w:lang w:val="en-US"/>
        </w:rPr>
        <w:t xml:space="preserve"> </w:t>
      </w:r>
      <w:r>
        <w:rPr>
          <w:lang w:val="en-US"/>
        </w:rPr>
        <w:fldChar w:fldCharType="begin"/>
      </w:r>
      <w:r>
        <w:rPr>
          <w:lang w:val="en-US"/>
        </w:rPr>
        <w:instrText xml:space="preserve"> REF _Ref61592574 \w \h </w:instrText>
      </w:r>
      <w:r>
        <w:rPr>
          <w:lang w:val="en-US"/>
        </w:rPr>
      </w:r>
      <w:r>
        <w:rPr>
          <w:lang w:val="en-US"/>
        </w:rPr>
        <w:fldChar w:fldCharType="separate"/>
      </w:r>
      <w:r w:rsidR="0067763F">
        <w:rPr>
          <w:lang w:val="en-US"/>
        </w:rPr>
        <w:t>7.4.2</w:t>
      </w:r>
      <w:r>
        <w:rPr>
          <w:lang w:val="en-US"/>
        </w:rPr>
        <w:fldChar w:fldCharType="end"/>
      </w:r>
      <w:r>
        <w:rPr>
          <w:lang w:val="en-US"/>
        </w:rPr>
        <w:t xml:space="preserve">. A pattern of average monthly AU distribution was calculated from the NC RWQCB 2017 dataset for both indoor and outdoor cultivation sites, shown in </w:t>
      </w:r>
      <w:r>
        <w:rPr>
          <w:lang w:val="en-US"/>
        </w:rPr>
        <w:fldChar w:fldCharType="begin"/>
      </w:r>
      <w:r>
        <w:rPr>
          <w:lang w:val="en-US"/>
        </w:rPr>
        <w:instrText xml:space="preserve"> REF _Ref14858237 \h </w:instrText>
      </w:r>
      <w:r>
        <w:rPr>
          <w:lang w:val="en-US"/>
        </w:rPr>
      </w:r>
      <w:r>
        <w:rPr>
          <w:lang w:val="en-US"/>
        </w:rPr>
        <w:fldChar w:fldCharType="separate"/>
      </w:r>
      <w:r w:rsidR="0067763F" w:rsidRPr="00413282">
        <w:rPr>
          <w:lang w:val="en-US"/>
        </w:rPr>
        <w:t xml:space="preserve">Figure </w:t>
      </w:r>
      <w:r w:rsidR="0067763F">
        <w:rPr>
          <w:noProof/>
          <w:lang w:val="en-US"/>
        </w:rPr>
        <w:t>7</w:t>
      </w:r>
      <w:r w:rsidR="0067763F">
        <w:rPr>
          <w:lang w:val="en-US"/>
        </w:rPr>
        <w:t>.</w:t>
      </w:r>
      <w:r w:rsidR="0067763F">
        <w:rPr>
          <w:noProof/>
          <w:lang w:val="en-US"/>
        </w:rPr>
        <w:t>33</w:t>
      </w:r>
      <w:r>
        <w:rPr>
          <w:lang w:val="en-US"/>
        </w:rPr>
        <w:fldChar w:fldCharType="end"/>
      </w:r>
      <w:r w:rsidR="00F56626">
        <w:rPr>
          <w:lang w:val="en-US"/>
        </w:rPr>
        <w:t xml:space="preserve"> and </w:t>
      </w:r>
      <w:r w:rsidR="00F56626">
        <w:rPr>
          <w:lang w:val="en-US"/>
        </w:rPr>
        <w:fldChar w:fldCharType="begin"/>
      </w:r>
      <w:r w:rsidR="00F56626">
        <w:rPr>
          <w:lang w:val="en-US"/>
        </w:rPr>
        <w:instrText xml:space="preserve"> REF _Ref61593780 \h </w:instrText>
      </w:r>
      <w:r w:rsidR="00F56626">
        <w:rPr>
          <w:lang w:val="en-US"/>
        </w:rPr>
      </w:r>
      <w:r w:rsidR="00F56626">
        <w:rPr>
          <w:lang w:val="en-US"/>
        </w:rPr>
        <w:fldChar w:fldCharType="separate"/>
      </w:r>
      <w:r w:rsidR="0067763F">
        <w:t xml:space="preserve">Table </w:t>
      </w:r>
      <w:r w:rsidR="0067763F">
        <w:rPr>
          <w:noProof/>
        </w:rPr>
        <w:t>7</w:t>
      </w:r>
      <w:r w:rsidR="0067763F">
        <w:t>.</w:t>
      </w:r>
      <w:r w:rsidR="0067763F">
        <w:rPr>
          <w:noProof/>
        </w:rPr>
        <w:t>15</w:t>
      </w:r>
      <w:r w:rsidR="00F56626">
        <w:rPr>
          <w:lang w:val="en-US"/>
        </w:rPr>
        <w:fldChar w:fldCharType="end"/>
      </w:r>
      <w:r>
        <w:rPr>
          <w:lang w:val="en-US"/>
        </w:rPr>
        <w:t>.</w:t>
      </w:r>
    </w:p>
    <w:p w14:paraId="50492CFA" w14:textId="41D44A6C" w:rsidR="00534131" w:rsidRPr="00413282" w:rsidRDefault="00534131" w:rsidP="00534131">
      <w:pPr>
        <w:rPr>
          <w:lang w:val="en-US"/>
        </w:rPr>
      </w:pPr>
      <w:r w:rsidRPr="00413282">
        <w:rPr>
          <w:lang w:val="en-US"/>
        </w:rPr>
        <w:t>T</w:t>
      </w:r>
      <w:r>
        <w:rPr>
          <w:lang w:val="en-US"/>
        </w:rPr>
        <w:t>he average monthly AU distributions were calculated as follows:</w:t>
      </w:r>
    </w:p>
    <w:p w14:paraId="3E927082" w14:textId="428ACA02" w:rsidR="00534131" w:rsidRPr="00534131" w:rsidRDefault="00534131" w:rsidP="00534131">
      <w:pPr>
        <w:pStyle w:val="ListParagraph"/>
        <w:numPr>
          <w:ilvl w:val="0"/>
          <w:numId w:val="37"/>
        </w:numPr>
        <w:rPr>
          <w:lang w:val="en-US"/>
        </w:rPr>
      </w:pPr>
      <w:r w:rsidRPr="00534131">
        <w:rPr>
          <w:lang w:val="en-US"/>
        </w:rPr>
        <w:t>Only those cultivation areas with zero diversion to storage were isolated in the dataset</w:t>
      </w:r>
      <w:r w:rsidR="00FD5280">
        <w:rPr>
          <w:lang w:val="en-US"/>
        </w:rPr>
        <w:t>.</w:t>
      </w:r>
    </w:p>
    <w:p w14:paraId="7D7E3FD3" w14:textId="7DC6B523" w:rsidR="00534131" w:rsidRDefault="00534131" w:rsidP="00534131">
      <w:pPr>
        <w:pStyle w:val="ListParagraph"/>
        <w:rPr>
          <w:lang w:val="en-US"/>
        </w:rPr>
      </w:pPr>
      <w:r>
        <w:rPr>
          <w:lang w:val="en-US"/>
        </w:rPr>
        <w:t xml:space="preserve">The highest 10% and lowest 10% of inches/day </w:t>
      </w:r>
      <w:r w:rsidR="00591A41">
        <w:rPr>
          <w:lang w:val="en-US"/>
        </w:rPr>
        <w:t>of annual AU</w:t>
      </w:r>
      <w:r>
        <w:rPr>
          <w:lang w:val="en-US"/>
        </w:rPr>
        <w:t xml:space="preserve"> were discarded from </w:t>
      </w:r>
      <w:r w:rsidR="00591A41">
        <w:rPr>
          <w:lang w:val="en-US"/>
        </w:rPr>
        <w:t xml:space="preserve">indoor and outdoor </w:t>
      </w:r>
      <w:r>
        <w:rPr>
          <w:lang w:val="en-US"/>
        </w:rPr>
        <w:t>dataset</w:t>
      </w:r>
      <w:r w:rsidR="00591A41">
        <w:rPr>
          <w:lang w:val="en-US"/>
        </w:rPr>
        <w:t>s</w:t>
      </w:r>
      <w:r>
        <w:rPr>
          <w:lang w:val="en-US"/>
        </w:rPr>
        <w:t xml:space="preserve"> to remove outliers.</w:t>
      </w:r>
    </w:p>
    <w:p w14:paraId="71151164" w14:textId="353497A8" w:rsidR="00534131" w:rsidRPr="00FD5280" w:rsidRDefault="00FD5280" w:rsidP="00534131">
      <w:pPr>
        <w:pStyle w:val="ListParagraph"/>
        <w:rPr>
          <w:lang w:val="en-US"/>
        </w:rPr>
      </w:pPr>
      <w:r>
        <w:rPr>
          <w:lang w:val="en-US"/>
        </w:rPr>
        <w:t>Across all remaining reporting sites, the mean AU for each month is divided by the mean annual AU to calculate the average monthly AU distribution (</w:t>
      </w:r>
      <w:r>
        <w:rPr>
          <w:lang w:val="en-US"/>
        </w:rPr>
        <w:fldChar w:fldCharType="begin"/>
      </w:r>
      <w:r>
        <w:rPr>
          <w:lang w:val="en-US"/>
        </w:rPr>
        <w:instrText xml:space="preserve"> REF _Ref14858237 \h </w:instrText>
      </w:r>
      <w:r>
        <w:rPr>
          <w:lang w:val="en-US"/>
        </w:rPr>
      </w:r>
      <w:r>
        <w:rPr>
          <w:lang w:val="en-US"/>
        </w:rPr>
        <w:fldChar w:fldCharType="separate"/>
      </w:r>
      <w:r w:rsidR="0067763F" w:rsidRPr="00413282">
        <w:rPr>
          <w:lang w:val="en-US"/>
        </w:rPr>
        <w:t xml:space="preserve">Figure </w:t>
      </w:r>
      <w:r w:rsidR="0067763F">
        <w:rPr>
          <w:noProof/>
          <w:lang w:val="en-US"/>
        </w:rPr>
        <w:t>7</w:t>
      </w:r>
      <w:r w:rsidR="0067763F">
        <w:rPr>
          <w:lang w:val="en-US"/>
        </w:rPr>
        <w:t>.</w:t>
      </w:r>
      <w:r w:rsidR="0067763F">
        <w:rPr>
          <w:noProof/>
          <w:lang w:val="en-US"/>
        </w:rPr>
        <w:t>33</w:t>
      </w:r>
      <w:r>
        <w:rPr>
          <w:lang w:val="en-US"/>
        </w:rPr>
        <w:fldChar w:fldCharType="end"/>
      </w:r>
      <w:r w:rsidR="00F56626">
        <w:rPr>
          <w:lang w:val="en-US"/>
        </w:rPr>
        <w:t xml:space="preserve"> and </w:t>
      </w:r>
      <w:r w:rsidR="00F56626">
        <w:rPr>
          <w:lang w:val="en-US"/>
        </w:rPr>
        <w:fldChar w:fldCharType="begin"/>
      </w:r>
      <w:r w:rsidR="00F56626">
        <w:rPr>
          <w:lang w:val="en-US"/>
        </w:rPr>
        <w:instrText xml:space="preserve"> REF _Ref61593780 \h </w:instrText>
      </w:r>
      <w:r w:rsidR="00F56626">
        <w:rPr>
          <w:lang w:val="en-US"/>
        </w:rPr>
      </w:r>
      <w:r w:rsidR="00F56626">
        <w:rPr>
          <w:lang w:val="en-US"/>
        </w:rPr>
        <w:fldChar w:fldCharType="separate"/>
      </w:r>
      <w:r w:rsidR="0067763F">
        <w:t xml:space="preserve">Table </w:t>
      </w:r>
      <w:r w:rsidR="0067763F">
        <w:rPr>
          <w:noProof/>
        </w:rPr>
        <w:t>7</w:t>
      </w:r>
      <w:r w:rsidR="0067763F">
        <w:t>.</w:t>
      </w:r>
      <w:r w:rsidR="0067763F">
        <w:rPr>
          <w:noProof/>
        </w:rPr>
        <w:t>15</w:t>
      </w:r>
      <w:r w:rsidR="00F56626">
        <w:rPr>
          <w:lang w:val="en-US"/>
        </w:rPr>
        <w:fldChar w:fldCharType="end"/>
      </w:r>
      <w:r>
        <w:rPr>
          <w:lang w:val="en-US"/>
        </w:rPr>
        <w:t xml:space="preserve">). </w:t>
      </w:r>
    </w:p>
    <w:p w14:paraId="36ACCFAB" w14:textId="589AFFC6" w:rsidR="00690E02" w:rsidRPr="00413282" w:rsidRDefault="004F42A7" w:rsidP="00690E02">
      <w:pPr>
        <w:pStyle w:val="FIgure"/>
        <w:rPr>
          <w:lang w:val="en-US"/>
        </w:rPr>
      </w:pPr>
      <w:r>
        <w:rPr>
          <w:lang w:val="en-US"/>
        </w:rPr>
        <w:drawing>
          <wp:inline distT="0" distB="0" distL="0" distR="0" wp14:anchorId="4D533D73" wp14:editId="5135C7E9">
            <wp:extent cx="4943772" cy="3335575"/>
            <wp:effectExtent l="0" t="0" r="9525" b="17780"/>
            <wp:docPr id="30" name="Chart 30">
              <a:extLst xmlns:a="http://schemas.openxmlformats.org/drawingml/2006/main">
                <a:ext uri="{FF2B5EF4-FFF2-40B4-BE49-F238E27FC236}">
                  <a16:creationId xmlns:a16="http://schemas.microsoft.com/office/drawing/2014/main" id="{00000000-0008-0000-01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4B2CE5D4" w14:textId="09B9CFAA" w:rsidR="00FD0F07" w:rsidRDefault="00690E02" w:rsidP="00FD0F07">
      <w:pPr>
        <w:pStyle w:val="TableFigureTitle"/>
        <w:spacing w:after="0"/>
        <w:rPr>
          <w:lang w:val="en-US"/>
        </w:rPr>
      </w:pPr>
      <w:bookmarkStart w:id="304" w:name="_Ref14858237"/>
      <w:r w:rsidRPr="00413282">
        <w:rPr>
          <w:lang w:val="en-US"/>
        </w:rPr>
        <w:t xml:space="preserve">Figure </w:t>
      </w:r>
      <w:r w:rsidR="00753F94">
        <w:rPr>
          <w:lang w:val="en-US"/>
        </w:rPr>
        <w:fldChar w:fldCharType="begin"/>
      </w:r>
      <w:r w:rsidR="00753F94">
        <w:rPr>
          <w:lang w:val="en-US"/>
        </w:rPr>
        <w:instrText xml:space="preserve"> STYLEREF 1 \s </w:instrText>
      </w:r>
      <w:r w:rsidR="00753F94">
        <w:rPr>
          <w:lang w:val="en-US"/>
        </w:rPr>
        <w:fldChar w:fldCharType="separate"/>
      </w:r>
      <w:r w:rsidR="00753F94">
        <w:rPr>
          <w:noProof/>
          <w:lang w:val="en-US"/>
        </w:rPr>
        <w:t>7</w:t>
      </w:r>
      <w:r w:rsidR="00753F94">
        <w:rPr>
          <w:lang w:val="en-US"/>
        </w:rPr>
        <w:fldChar w:fldCharType="end"/>
      </w:r>
      <w:r w:rsidR="00753F94">
        <w:rPr>
          <w:lang w:val="en-US"/>
        </w:rPr>
        <w:t>.</w:t>
      </w:r>
      <w:r w:rsidR="00753F94">
        <w:rPr>
          <w:lang w:val="en-US"/>
        </w:rPr>
        <w:fldChar w:fldCharType="begin"/>
      </w:r>
      <w:r w:rsidR="00753F94">
        <w:rPr>
          <w:lang w:val="en-US"/>
        </w:rPr>
        <w:instrText xml:space="preserve"> SEQ Figure \* ARABIC \s 1 </w:instrText>
      </w:r>
      <w:r w:rsidR="00753F94">
        <w:rPr>
          <w:lang w:val="en-US"/>
        </w:rPr>
        <w:fldChar w:fldCharType="separate"/>
      </w:r>
      <w:r w:rsidR="00753F94">
        <w:rPr>
          <w:noProof/>
          <w:lang w:val="en-US"/>
        </w:rPr>
        <w:t>33</w:t>
      </w:r>
      <w:r w:rsidR="00753F94">
        <w:rPr>
          <w:lang w:val="en-US"/>
        </w:rPr>
        <w:fldChar w:fldCharType="end"/>
      </w:r>
      <w:bookmarkEnd w:id="304"/>
      <w:r w:rsidRPr="00413282">
        <w:rPr>
          <w:lang w:val="en-US"/>
        </w:rPr>
        <w:t xml:space="preserve"> Monthly </w:t>
      </w:r>
      <w:r>
        <w:rPr>
          <w:lang w:val="en-US"/>
        </w:rPr>
        <w:t>amount used</w:t>
      </w:r>
      <w:r w:rsidRPr="00413282">
        <w:rPr>
          <w:lang w:val="en-US"/>
        </w:rPr>
        <w:t xml:space="preserve"> distributions for cannabis </w:t>
      </w:r>
      <w:r w:rsidR="004F42A7">
        <w:rPr>
          <w:lang w:val="en-US"/>
        </w:rPr>
        <w:t>imagery</w:t>
      </w:r>
      <w:r w:rsidR="00FD0F07">
        <w:rPr>
          <w:lang w:val="en-US"/>
        </w:rPr>
        <w:t xml:space="preserve"> areas.</w:t>
      </w:r>
    </w:p>
    <w:p w14:paraId="22752A68" w14:textId="135D438F" w:rsidR="00F56626" w:rsidRPr="00FD0F07" w:rsidRDefault="00690E02" w:rsidP="00690E02">
      <w:pPr>
        <w:pStyle w:val="TableFigureTitle"/>
        <w:rPr>
          <w:b w:val="0"/>
          <w:bCs/>
          <w:i/>
          <w:iCs/>
          <w:color w:val="auto"/>
          <w:lang w:val="en-US"/>
        </w:rPr>
      </w:pPr>
      <w:r w:rsidRPr="00FD0F07">
        <w:rPr>
          <w:b w:val="0"/>
          <w:bCs/>
          <w:i/>
          <w:iCs/>
          <w:color w:val="auto"/>
          <w:lang w:val="en-US"/>
        </w:rPr>
        <w:t xml:space="preserve"> </w:t>
      </w:r>
      <w:r w:rsidR="00FD0F07">
        <w:rPr>
          <w:b w:val="0"/>
          <w:bCs/>
          <w:i/>
          <w:iCs/>
          <w:color w:val="auto"/>
          <w:lang w:val="en-US"/>
        </w:rPr>
        <w:t>C</w:t>
      </w:r>
      <w:r w:rsidR="004F42A7" w:rsidRPr="00FD0F07">
        <w:rPr>
          <w:b w:val="0"/>
          <w:bCs/>
          <w:i/>
          <w:iCs/>
          <w:color w:val="auto"/>
          <w:lang w:val="en-US"/>
        </w:rPr>
        <w:t>alculated from NC RWQCB, 2017</w:t>
      </w:r>
      <w:r w:rsidR="00FD0F07">
        <w:rPr>
          <w:b w:val="0"/>
          <w:bCs/>
          <w:i/>
          <w:iCs/>
          <w:color w:val="auto"/>
          <w:lang w:val="en-US"/>
        </w:rPr>
        <w:t>.</w:t>
      </w:r>
    </w:p>
    <w:p w14:paraId="461A4660" w14:textId="77777777" w:rsidR="00F56626" w:rsidRDefault="00F56626" w:rsidP="00690E02">
      <w:pPr>
        <w:pStyle w:val="TableFigureTitle"/>
        <w:rPr>
          <w:lang w:val="en-US"/>
        </w:rPr>
      </w:pPr>
    </w:p>
    <w:p w14:paraId="4D2218EF" w14:textId="0381AE08" w:rsidR="0017020E" w:rsidRDefault="00F56626" w:rsidP="0017020E">
      <w:pPr>
        <w:pStyle w:val="TableFigureTitle"/>
        <w:spacing w:after="0"/>
        <w:rPr>
          <w:lang w:val="en-US"/>
        </w:rPr>
      </w:pPr>
      <w:bookmarkStart w:id="305" w:name="_Ref61593780"/>
      <w:r>
        <w:t xml:space="preserve">Table </w:t>
      </w:r>
      <w:fldSimple w:instr=" STYLEREF 1 \s ">
        <w:r w:rsidR="006E011C">
          <w:rPr>
            <w:noProof/>
          </w:rPr>
          <w:t>7</w:t>
        </w:r>
      </w:fldSimple>
      <w:r w:rsidR="006E011C">
        <w:t>.</w:t>
      </w:r>
      <w:fldSimple w:instr=" SEQ Table \* ARABIC \s 1 ">
        <w:r w:rsidR="006E011C">
          <w:rPr>
            <w:noProof/>
          </w:rPr>
          <w:t>15</w:t>
        </w:r>
      </w:fldSimple>
      <w:bookmarkEnd w:id="305"/>
      <w:r>
        <w:t xml:space="preserve"> Monthly amount used </w:t>
      </w:r>
      <w:r w:rsidRPr="00413282">
        <w:rPr>
          <w:lang w:val="en-US"/>
        </w:rPr>
        <w:t xml:space="preserve">distributions for cannabis </w:t>
      </w:r>
      <w:r>
        <w:rPr>
          <w:lang w:val="en-US"/>
        </w:rPr>
        <w:t>imagery</w:t>
      </w:r>
      <w:r w:rsidR="0017020E">
        <w:rPr>
          <w:lang w:val="en-US"/>
        </w:rPr>
        <w:t xml:space="preserve"> areas</w:t>
      </w:r>
    </w:p>
    <w:p w14:paraId="22C0AEC2" w14:textId="7DA581A9" w:rsidR="00F56626" w:rsidRPr="0017020E" w:rsidRDefault="00F56626" w:rsidP="00F56626">
      <w:pPr>
        <w:pStyle w:val="TableFigureTitle"/>
        <w:rPr>
          <w:b w:val="0"/>
          <w:bCs/>
          <w:i/>
          <w:iCs/>
        </w:rPr>
      </w:pPr>
      <w:r w:rsidRPr="0017020E">
        <w:rPr>
          <w:b w:val="0"/>
          <w:bCs/>
          <w:i/>
          <w:iCs/>
          <w:lang w:val="en-US"/>
        </w:rPr>
        <w:t xml:space="preserve"> </w:t>
      </w:r>
      <w:r w:rsidR="0017020E">
        <w:rPr>
          <w:b w:val="0"/>
          <w:bCs/>
          <w:i/>
          <w:iCs/>
          <w:lang w:val="en-US"/>
        </w:rPr>
        <w:t>C</w:t>
      </w:r>
      <w:r w:rsidRPr="0017020E">
        <w:rPr>
          <w:b w:val="0"/>
          <w:bCs/>
          <w:i/>
          <w:iCs/>
          <w:lang w:val="en-US"/>
        </w:rPr>
        <w:t>alculated from NC RWQCB, 2017</w:t>
      </w:r>
    </w:p>
    <w:tbl>
      <w:tblPr>
        <w:tblStyle w:val="TableGrid"/>
        <w:tblW w:w="0" w:type="auto"/>
        <w:jc w:val="center"/>
        <w:tblLook w:val="04A0" w:firstRow="1" w:lastRow="0" w:firstColumn="1" w:lastColumn="0" w:noHBand="0" w:noVBand="1"/>
      </w:tblPr>
      <w:tblGrid>
        <w:gridCol w:w="1196"/>
        <w:gridCol w:w="562"/>
        <w:gridCol w:w="541"/>
        <w:gridCol w:w="524"/>
        <w:gridCol w:w="481"/>
        <w:gridCol w:w="513"/>
        <w:gridCol w:w="553"/>
        <w:gridCol w:w="507"/>
        <w:gridCol w:w="574"/>
        <w:gridCol w:w="562"/>
        <w:gridCol w:w="562"/>
        <w:gridCol w:w="562"/>
        <w:gridCol w:w="562"/>
      </w:tblGrid>
      <w:tr w:rsidR="00F56626" w:rsidRPr="00413282" w14:paraId="21B3ABD5" w14:textId="77777777" w:rsidTr="006F12B6">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2CE60020" w14:textId="0AB5FF8A" w:rsidR="00F56626" w:rsidRPr="00534131" w:rsidRDefault="00F56626" w:rsidP="006F12B6">
            <w:pPr>
              <w:pStyle w:val="TableText"/>
              <w:keepNext/>
              <w:rPr>
                <w:sz w:val="20"/>
                <w:szCs w:val="18"/>
                <w:lang w:val="en-US"/>
              </w:rPr>
            </w:pPr>
          </w:p>
        </w:tc>
        <w:tc>
          <w:tcPr>
            <w:tcW w:w="0" w:type="auto"/>
          </w:tcPr>
          <w:p w14:paraId="0E9F86AC" w14:textId="77777777" w:rsidR="00F56626" w:rsidRPr="00534131" w:rsidRDefault="00F56626" w:rsidP="006F12B6">
            <w:pPr>
              <w:pStyle w:val="TableText"/>
              <w:keepNext/>
              <w:rPr>
                <w:sz w:val="20"/>
                <w:szCs w:val="18"/>
                <w:lang w:val="en-US"/>
              </w:rPr>
            </w:pPr>
            <w:r w:rsidRPr="00534131">
              <w:rPr>
                <w:sz w:val="20"/>
                <w:szCs w:val="18"/>
                <w:lang w:val="en-US"/>
              </w:rPr>
              <w:t>Oct</w:t>
            </w:r>
          </w:p>
        </w:tc>
        <w:tc>
          <w:tcPr>
            <w:tcW w:w="0" w:type="auto"/>
          </w:tcPr>
          <w:p w14:paraId="18FE2D0F" w14:textId="77777777" w:rsidR="00F56626" w:rsidRPr="00534131" w:rsidRDefault="00F56626" w:rsidP="006F12B6">
            <w:pPr>
              <w:pStyle w:val="TableText"/>
              <w:keepNext/>
              <w:rPr>
                <w:sz w:val="20"/>
                <w:szCs w:val="18"/>
                <w:lang w:val="en-US"/>
              </w:rPr>
            </w:pPr>
            <w:r w:rsidRPr="00534131">
              <w:rPr>
                <w:sz w:val="20"/>
                <w:szCs w:val="18"/>
                <w:lang w:val="en-US"/>
              </w:rPr>
              <w:t>Nov</w:t>
            </w:r>
          </w:p>
        </w:tc>
        <w:tc>
          <w:tcPr>
            <w:tcW w:w="0" w:type="auto"/>
          </w:tcPr>
          <w:p w14:paraId="6A13513E" w14:textId="77777777" w:rsidR="00F56626" w:rsidRPr="00534131" w:rsidRDefault="00F56626" w:rsidP="006F12B6">
            <w:pPr>
              <w:pStyle w:val="TableText"/>
              <w:keepNext/>
              <w:rPr>
                <w:sz w:val="20"/>
                <w:szCs w:val="18"/>
                <w:lang w:val="en-US"/>
              </w:rPr>
            </w:pPr>
            <w:r w:rsidRPr="00534131">
              <w:rPr>
                <w:sz w:val="20"/>
                <w:szCs w:val="18"/>
                <w:lang w:val="en-US"/>
              </w:rPr>
              <w:t>Dec</w:t>
            </w:r>
          </w:p>
        </w:tc>
        <w:tc>
          <w:tcPr>
            <w:tcW w:w="0" w:type="auto"/>
          </w:tcPr>
          <w:p w14:paraId="0220AB97" w14:textId="77777777" w:rsidR="00F56626" w:rsidRPr="00534131" w:rsidRDefault="00F56626" w:rsidP="006F12B6">
            <w:pPr>
              <w:pStyle w:val="TableText"/>
              <w:keepNext/>
              <w:rPr>
                <w:sz w:val="20"/>
                <w:szCs w:val="18"/>
                <w:lang w:val="en-US"/>
              </w:rPr>
            </w:pPr>
            <w:r w:rsidRPr="00534131">
              <w:rPr>
                <w:sz w:val="20"/>
                <w:szCs w:val="18"/>
                <w:lang w:val="en-US"/>
              </w:rPr>
              <w:t>Jan</w:t>
            </w:r>
          </w:p>
        </w:tc>
        <w:tc>
          <w:tcPr>
            <w:tcW w:w="0" w:type="auto"/>
          </w:tcPr>
          <w:p w14:paraId="3A638132" w14:textId="77777777" w:rsidR="00F56626" w:rsidRPr="00534131" w:rsidRDefault="00F56626" w:rsidP="006F12B6">
            <w:pPr>
              <w:pStyle w:val="TableText"/>
              <w:keepNext/>
              <w:rPr>
                <w:sz w:val="20"/>
                <w:szCs w:val="18"/>
                <w:lang w:val="en-US"/>
              </w:rPr>
            </w:pPr>
            <w:r w:rsidRPr="00534131">
              <w:rPr>
                <w:sz w:val="20"/>
                <w:szCs w:val="18"/>
                <w:lang w:val="en-US"/>
              </w:rPr>
              <w:t>Feb</w:t>
            </w:r>
          </w:p>
        </w:tc>
        <w:tc>
          <w:tcPr>
            <w:tcW w:w="0" w:type="auto"/>
          </w:tcPr>
          <w:p w14:paraId="16601DA1" w14:textId="77777777" w:rsidR="00F56626" w:rsidRPr="00534131" w:rsidRDefault="00F56626" w:rsidP="006F12B6">
            <w:pPr>
              <w:pStyle w:val="TableText"/>
              <w:keepNext/>
              <w:rPr>
                <w:sz w:val="20"/>
                <w:szCs w:val="18"/>
                <w:lang w:val="en-US"/>
              </w:rPr>
            </w:pPr>
            <w:r w:rsidRPr="00534131">
              <w:rPr>
                <w:sz w:val="20"/>
                <w:szCs w:val="18"/>
                <w:lang w:val="en-US"/>
              </w:rPr>
              <w:t>Mar</w:t>
            </w:r>
          </w:p>
        </w:tc>
        <w:tc>
          <w:tcPr>
            <w:tcW w:w="0" w:type="auto"/>
          </w:tcPr>
          <w:p w14:paraId="005D7864" w14:textId="77777777" w:rsidR="00F56626" w:rsidRPr="00534131" w:rsidRDefault="00F56626" w:rsidP="006F12B6">
            <w:pPr>
              <w:pStyle w:val="TableText"/>
              <w:keepNext/>
              <w:rPr>
                <w:sz w:val="20"/>
                <w:szCs w:val="18"/>
                <w:lang w:val="en-US"/>
              </w:rPr>
            </w:pPr>
            <w:r w:rsidRPr="00534131">
              <w:rPr>
                <w:sz w:val="20"/>
                <w:szCs w:val="18"/>
                <w:lang w:val="en-US"/>
              </w:rPr>
              <w:t>Apr</w:t>
            </w:r>
          </w:p>
        </w:tc>
        <w:tc>
          <w:tcPr>
            <w:tcW w:w="0" w:type="auto"/>
          </w:tcPr>
          <w:p w14:paraId="1CE05212" w14:textId="77777777" w:rsidR="00F56626" w:rsidRPr="00534131" w:rsidRDefault="00F56626" w:rsidP="006F12B6">
            <w:pPr>
              <w:pStyle w:val="TableText"/>
              <w:keepNext/>
              <w:rPr>
                <w:sz w:val="20"/>
                <w:szCs w:val="18"/>
                <w:lang w:val="en-US"/>
              </w:rPr>
            </w:pPr>
            <w:r w:rsidRPr="00534131">
              <w:rPr>
                <w:sz w:val="20"/>
                <w:szCs w:val="18"/>
                <w:lang w:val="en-US"/>
              </w:rPr>
              <w:t>May</w:t>
            </w:r>
          </w:p>
        </w:tc>
        <w:tc>
          <w:tcPr>
            <w:tcW w:w="0" w:type="auto"/>
          </w:tcPr>
          <w:p w14:paraId="64B949CA" w14:textId="77777777" w:rsidR="00F56626" w:rsidRPr="00534131" w:rsidRDefault="00F56626" w:rsidP="006F12B6">
            <w:pPr>
              <w:pStyle w:val="TableText"/>
              <w:keepNext/>
              <w:rPr>
                <w:sz w:val="20"/>
                <w:szCs w:val="18"/>
                <w:lang w:val="en-US"/>
              </w:rPr>
            </w:pPr>
            <w:r w:rsidRPr="00534131">
              <w:rPr>
                <w:sz w:val="20"/>
                <w:szCs w:val="18"/>
                <w:lang w:val="en-US"/>
              </w:rPr>
              <w:t>Jun</w:t>
            </w:r>
          </w:p>
        </w:tc>
        <w:tc>
          <w:tcPr>
            <w:tcW w:w="0" w:type="auto"/>
          </w:tcPr>
          <w:p w14:paraId="3350BD06" w14:textId="77777777" w:rsidR="00F56626" w:rsidRPr="00534131" w:rsidRDefault="00F56626" w:rsidP="006F12B6">
            <w:pPr>
              <w:pStyle w:val="TableText"/>
              <w:keepNext/>
              <w:rPr>
                <w:sz w:val="20"/>
                <w:szCs w:val="18"/>
                <w:lang w:val="en-US"/>
              </w:rPr>
            </w:pPr>
            <w:r w:rsidRPr="00534131">
              <w:rPr>
                <w:sz w:val="20"/>
                <w:szCs w:val="18"/>
                <w:lang w:val="en-US"/>
              </w:rPr>
              <w:t>Jul</w:t>
            </w:r>
          </w:p>
        </w:tc>
        <w:tc>
          <w:tcPr>
            <w:tcW w:w="0" w:type="auto"/>
          </w:tcPr>
          <w:p w14:paraId="3B706593" w14:textId="77777777" w:rsidR="00F56626" w:rsidRPr="00534131" w:rsidRDefault="00F56626" w:rsidP="006F12B6">
            <w:pPr>
              <w:pStyle w:val="TableText"/>
              <w:keepNext/>
              <w:rPr>
                <w:sz w:val="20"/>
                <w:szCs w:val="18"/>
                <w:lang w:val="en-US"/>
              </w:rPr>
            </w:pPr>
            <w:r w:rsidRPr="00534131">
              <w:rPr>
                <w:sz w:val="20"/>
                <w:szCs w:val="18"/>
                <w:lang w:val="en-US"/>
              </w:rPr>
              <w:t>Aug</w:t>
            </w:r>
          </w:p>
        </w:tc>
        <w:tc>
          <w:tcPr>
            <w:tcW w:w="0" w:type="auto"/>
          </w:tcPr>
          <w:p w14:paraId="61F57C6F" w14:textId="77777777" w:rsidR="00F56626" w:rsidRPr="00534131" w:rsidRDefault="00F56626" w:rsidP="006F12B6">
            <w:pPr>
              <w:pStyle w:val="TableText"/>
              <w:keepNext/>
              <w:rPr>
                <w:sz w:val="20"/>
                <w:szCs w:val="18"/>
                <w:lang w:val="en-US"/>
              </w:rPr>
            </w:pPr>
            <w:r w:rsidRPr="00534131">
              <w:rPr>
                <w:sz w:val="20"/>
                <w:szCs w:val="18"/>
                <w:lang w:val="en-US"/>
              </w:rPr>
              <w:t>Sep</w:t>
            </w:r>
          </w:p>
        </w:tc>
      </w:tr>
      <w:tr w:rsidR="00F56626" w:rsidRPr="00413282" w14:paraId="4F842F83" w14:textId="77777777" w:rsidTr="006F12B6">
        <w:trPr>
          <w:jc w:val="center"/>
        </w:trPr>
        <w:tc>
          <w:tcPr>
            <w:tcW w:w="0" w:type="auto"/>
          </w:tcPr>
          <w:p w14:paraId="04D3C760" w14:textId="1D8C3A7A" w:rsidR="00F56626" w:rsidRPr="00534131" w:rsidRDefault="00F56626" w:rsidP="00F56626">
            <w:pPr>
              <w:pStyle w:val="TableText"/>
              <w:keepNext/>
              <w:rPr>
                <w:sz w:val="20"/>
                <w:szCs w:val="18"/>
                <w:lang w:val="en-US"/>
              </w:rPr>
            </w:pPr>
            <w:r>
              <w:rPr>
                <w:sz w:val="20"/>
                <w:szCs w:val="18"/>
                <w:lang w:val="en-US"/>
              </w:rPr>
              <w:t>Indoor AU</w:t>
            </w:r>
          </w:p>
        </w:tc>
        <w:tc>
          <w:tcPr>
            <w:tcW w:w="0" w:type="auto"/>
            <w:vAlign w:val="bottom"/>
          </w:tcPr>
          <w:p w14:paraId="4B945BCE" w14:textId="03508B82" w:rsidR="00F56626" w:rsidRPr="00F56626" w:rsidRDefault="00F56626" w:rsidP="00F56626">
            <w:pPr>
              <w:pStyle w:val="TableText"/>
              <w:keepNext/>
              <w:rPr>
                <w:sz w:val="20"/>
                <w:lang w:val="en-US"/>
              </w:rPr>
            </w:pPr>
            <w:r w:rsidRPr="00F56626">
              <w:rPr>
                <w:rFonts w:ascii="Calibri" w:hAnsi="Calibri" w:cs="Calibri"/>
                <w:color w:val="000000"/>
                <w:sz w:val="20"/>
              </w:rPr>
              <w:t>9%</w:t>
            </w:r>
          </w:p>
        </w:tc>
        <w:tc>
          <w:tcPr>
            <w:tcW w:w="0" w:type="auto"/>
            <w:vAlign w:val="bottom"/>
          </w:tcPr>
          <w:p w14:paraId="1592D4F1" w14:textId="0437D0AB" w:rsidR="00F56626" w:rsidRPr="00F56626" w:rsidRDefault="00F56626" w:rsidP="00F56626">
            <w:pPr>
              <w:pStyle w:val="TableText"/>
              <w:keepNext/>
              <w:rPr>
                <w:sz w:val="20"/>
                <w:lang w:val="en-US"/>
              </w:rPr>
            </w:pPr>
            <w:r w:rsidRPr="00F56626">
              <w:rPr>
                <w:rFonts w:ascii="Calibri" w:hAnsi="Calibri" w:cs="Calibri"/>
                <w:color w:val="000000"/>
                <w:sz w:val="20"/>
              </w:rPr>
              <w:t>2%</w:t>
            </w:r>
          </w:p>
        </w:tc>
        <w:tc>
          <w:tcPr>
            <w:tcW w:w="0" w:type="auto"/>
            <w:vAlign w:val="bottom"/>
          </w:tcPr>
          <w:p w14:paraId="3CFFD2A1" w14:textId="5F7EB6D3" w:rsidR="00F56626" w:rsidRPr="00F56626" w:rsidRDefault="00F56626" w:rsidP="00F56626">
            <w:pPr>
              <w:pStyle w:val="TableText"/>
              <w:keepNext/>
              <w:rPr>
                <w:sz w:val="20"/>
                <w:lang w:val="en-US"/>
              </w:rPr>
            </w:pPr>
            <w:r w:rsidRPr="00F56626">
              <w:rPr>
                <w:rFonts w:ascii="Calibri" w:hAnsi="Calibri" w:cs="Calibri"/>
                <w:color w:val="000000"/>
                <w:sz w:val="20"/>
              </w:rPr>
              <w:t>2%</w:t>
            </w:r>
          </w:p>
        </w:tc>
        <w:tc>
          <w:tcPr>
            <w:tcW w:w="0" w:type="auto"/>
            <w:vAlign w:val="bottom"/>
          </w:tcPr>
          <w:p w14:paraId="3D40435B" w14:textId="24F270D5" w:rsidR="00F56626" w:rsidRPr="00F56626" w:rsidRDefault="00F56626" w:rsidP="00F56626">
            <w:pPr>
              <w:pStyle w:val="TableText"/>
              <w:keepNext/>
              <w:rPr>
                <w:sz w:val="20"/>
                <w:lang w:val="en-US"/>
              </w:rPr>
            </w:pPr>
            <w:r w:rsidRPr="00F56626">
              <w:rPr>
                <w:rFonts w:ascii="Calibri" w:hAnsi="Calibri" w:cs="Calibri"/>
                <w:color w:val="000000"/>
                <w:sz w:val="20"/>
              </w:rPr>
              <w:t>2%</w:t>
            </w:r>
          </w:p>
        </w:tc>
        <w:tc>
          <w:tcPr>
            <w:tcW w:w="0" w:type="auto"/>
            <w:vAlign w:val="bottom"/>
          </w:tcPr>
          <w:p w14:paraId="6564BDDE" w14:textId="2E0B3DBE" w:rsidR="00F56626" w:rsidRPr="00F56626" w:rsidRDefault="00F56626" w:rsidP="00F56626">
            <w:pPr>
              <w:pStyle w:val="TableText"/>
              <w:keepNext/>
              <w:rPr>
                <w:sz w:val="20"/>
                <w:lang w:val="en-US"/>
              </w:rPr>
            </w:pPr>
            <w:r w:rsidRPr="00F56626">
              <w:rPr>
                <w:rFonts w:ascii="Calibri" w:hAnsi="Calibri" w:cs="Calibri"/>
                <w:color w:val="000000"/>
                <w:sz w:val="20"/>
              </w:rPr>
              <w:t>2%</w:t>
            </w:r>
          </w:p>
        </w:tc>
        <w:tc>
          <w:tcPr>
            <w:tcW w:w="0" w:type="auto"/>
            <w:vAlign w:val="bottom"/>
          </w:tcPr>
          <w:p w14:paraId="64D4D63F" w14:textId="0EC5FB27" w:rsidR="00F56626" w:rsidRPr="00F56626" w:rsidRDefault="00F56626" w:rsidP="00F56626">
            <w:pPr>
              <w:pStyle w:val="TableText"/>
              <w:keepNext/>
              <w:rPr>
                <w:sz w:val="20"/>
                <w:lang w:val="en-US"/>
              </w:rPr>
            </w:pPr>
            <w:r w:rsidRPr="00F56626">
              <w:rPr>
                <w:rFonts w:ascii="Calibri" w:hAnsi="Calibri" w:cs="Calibri"/>
                <w:color w:val="000000"/>
                <w:sz w:val="20"/>
              </w:rPr>
              <w:t>3%</w:t>
            </w:r>
          </w:p>
        </w:tc>
        <w:tc>
          <w:tcPr>
            <w:tcW w:w="0" w:type="auto"/>
            <w:vAlign w:val="bottom"/>
          </w:tcPr>
          <w:p w14:paraId="542C1E9B" w14:textId="3C9B1115" w:rsidR="00F56626" w:rsidRPr="00F56626" w:rsidRDefault="00F56626" w:rsidP="00F56626">
            <w:pPr>
              <w:pStyle w:val="TableText"/>
              <w:keepNext/>
              <w:rPr>
                <w:sz w:val="20"/>
                <w:lang w:val="en-US"/>
              </w:rPr>
            </w:pPr>
            <w:r w:rsidRPr="00F56626">
              <w:rPr>
                <w:rFonts w:ascii="Calibri" w:hAnsi="Calibri" w:cs="Calibri"/>
                <w:color w:val="000000"/>
                <w:sz w:val="20"/>
              </w:rPr>
              <w:t>5%</w:t>
            </w:r>
          </w:p>
        </w:tc>
        <w:tc>
          <w:tcPr>
            <w:tcW w:w="0" w:type="auto"/>
            <w:vAlign w:val="bottom"/>
          </w:tcPr>
          <w:p w14:paraId="3B9EF37B" w14:textId="0E807B81" w:rsidR="00F56626" w:rsidRPr="00F56626" w:rsidRDefault="00F56626" w:rsidP="00F56626">
            <w:pPr>
              <w:pStyle w:val="TableText"/>
              <w:keepNext/>
              <w:rPr>
                <w:sz w:val="20"/>
                <w:lang w:val="en-US"/>
              </w:rPr>
            </w:pPr>
            <w:r w:rsidRPr="00F56626">
              <w:rPr>
                <w:rFonts w:ascii="Calibri" w:hAnsi="Calibri" w:cs="Calibri"/>
                <w:color w:val="000000"/>
                <w:sz w:val="20"/>
              </w:rPr>
              <w:t>10%</w:t>
            </w:r>
          </w:p>
        </w:tc>
        <w:tc>
          <w:tcPr>
            <w:tcW w:w="0" w:type="auto"/>
            <w:vAlign w:val="bottom"/>
          </w:tcPr>
          <w:p w14:paraId="5BEF80FC" w14:textId="3A62AD5B" w:rsidR="00F56626" w:rsidRPr="00F56626" w:rsidRDefault="00F56626" w:rsidP="00F56626">
            <w:pPr>
              <w:pStyle w:val="TableText"/>
              <w:keepNext/>
              <w:rPr>
                <w:sz w:val="20"/>
                <w:lang w:val="en-US"/>
              </w:rPr>
            </w:pPr>
            <w:r w:rsidRPr="00F56626">
              <w:rPr>
                <w:rFonts w:ascii="Calibri" w:hAnsi="Calibri" w:cs="Calibri"/>
                <w:color w:val="000000"/>
                <w:sz w:val="20"/>
              </w:rPr>
              <w:t>16%</w:t>
            </w:r>
          </w:p>
        </w:tc>
        <w:tc>
          <w:tcPr>
            <w:tcW w:w="0" w:type="auto"/>
            <w:vAlign w:val="bottom"/>
          </w:tcPr>
          <w:p w14:paraId="0E343272" w14:textId="23FC462A" w:rsidR="00F56626" w:rsidRPr="00F56626" w:rsidRDefault="00F56626" w:rsidP="00F56626">
            <w:pPr>
              <w:pStyle w:val="TableText"/>
              <w:keepNext/>
              <w:rPr>
                <w:sz w:val="20"/>
                <w:lang w:val="en-US"/>
              </w:rPr>
            </w:pPr>
            <w:r w:rsidRPr="00F56626">
              <w:rPr>
                <w:rFonts w:ascii="Calibri" w:hAnsi="Calibri" w:cs="Calibri"/>
                <w:color w:val="000000"/>
                <w:sz w:val="20"/>
              </w:rPr>
              <w:t>16%</w:t>
            </w:r>
          </w:p>
        </w:tc>
        <w:tc>
          <w:tcPr>
            <w:tcW w:w="0" w:type="auto"/>
            <w:vAlign w:val="bottom"/>
          </w:tcPr>
          <w:p w14:paraId="037FEC4D" w14:textId="7EA3AD08" w:rsidR="00F56626" w:rsidRPr="00F56626" w:rsidRDefault="00F56626" w:rsidP="00F56626">
            <w:pPr>
              <w:pStyle w:val="TableText"/>
              <w:keepNext/>
              <w:rPr>
                <w:sz w:val="20"/>
                <w:lang w:val="en-US"/>
              </w:rPr>
            </w:pPr>
            <w:r w:rsidRPr="00F56626">
              <w:rPr>
                <w:rFonts w:ascii="Calibri" w:hAnsi="Calibri" w:cs="Calibri"/>
                <w:color w:val="000000"/>
                <w:sz w:val="20"/>
              </w:rPr>
              <w:t>18%</w:t>
            </w:r>
          </w:p>
        </w:tc>
        <w:tc>
          <w:tcPr>
            <w:tcW w:w="0" w:type="auto"/>
            <w:vAlign w:val="bottom"/>
          </w:tcPr>
          <w:p w14:paraId="5D98F1E1" w14:textId="64718F9F" w:rsidR="00F56626" w:rsidRPr="00F56626" w:rsidRDefault="00F56626" w:rsidP="00F56626">
            <w:pPr>
              <w:pStyle w:val="TableText"/>
              <w:keepNext/>
              <w:rPr>
                <w:sz w:val="20"/>
                <w:lang w:val="en-US"/>
              </w:rPr>
            </w:pPr>
            <w:r w:rsidRPr="00F56626">
              <w:rPr>
                <w:rFonts w:ascii="Calibri" w:hAnsi="Calibri" w:cs="Calibri"/>
                <w:color w:val="000000"/>
                <w:sz w:val="20"/>
              </w:rPr>
              <w:t>15%</w:t>
            </w:r>
          </w:p>
        </w:tc>
      </w:tr>
      <w:tr w:rsidR="00F56626" w:rsidRPr="00413282" w14:paraId="7B64EB26" w14:textId="77777777" w:rsidTr="006F12B6">
        <w:trPr>
          <w:jc w:val="center"/>
        </w:trPr>
        <w:tc>
          <w:tcPr>
            <w:tcW w:w="0" w:type="auto"/>
          </w:tcPr>
          <w:p w14:paraId="1D1F8836" w14:textId="41654414" w:rsidR="00F56626" w:rsidRPr="00534131" w:rsidRDefault="00F56626" w:rsidP="00F56626">
            <w:pPr>
              <w:pStyle w:val="TableText"/>
              <w:rPr>
                <w:sz w:val="20"/>
                <w:szCs w:val="18"/>
                <w:lang w:val="en-US"/>
              </w:rPr>
            </w:pPr>
            <w:r>
              <w:rPr>
                <w:sz w:val="20"/>
                <w:szCs w:val="18"/>
                <w:lang w:val="en-US"/>
              </w:rPr>
              <w:t>Outdoor AU</w:t>
            </w:r>
          </w:p>
        </w:tc>
        <w:tc>
          <w:tcPr>
            <w:tcW w:w="0" w:type="auto"/>
            <w:vAlign w:val="bottom"/>
          </w:tcPr>
          <w:p w14:paraId="5DB94E5E" w14:textId="67E3A938" w:rsidR="00F56626" w:rsidRPr="00F56626" w:rsidRDefault="00F56626" w:rsidP="00F56626">
            <w:pPr>
              <w:pStyle w:val="TableText"/>
              <w:rPr>
                <w:sz w:val="20"/>
                <w:lang w:val="en-US"/>
              </w:rPr>
            </w:pPr>
            <w:r w:rsidRPr="00F56626">
              <w:rPr>
                <w:rFonts w:ascii="Calibri" w:hAnsi="Calibri" w:cs="Calibri"/>
                <w:color w:val="000000"/>
                <w:sz w:val="20"/>
              </w:rPr>
              <w:t>11%</w:t>
            </w:r>
          </w:p>
        </w:tc>
        <w:tc>
          <w:tcPr>
            <w:tcW w:w="0" w:type="auto"/>
            <w:vAlign w:val="bottom"/>
          </w:tcPr>
          <w:p w14:paraId="29004251" w14:textId="58BD0EA1" w:rsidR="00F56626" w:rsidRPr="00F56626" w:rsidRDefault="00F56626" w:rsidP="00F56626">
            <w:pPr>
              <w:pStyle w:val="TableText"/>
              <w:rPr>
                <w:sz w:val="20"/>
                <w:lang w:val="en-US"/>
              </w:rPr>
            </w:pPr>
            <w:r w:rsidRPr="00F56626">
              <w:rPr>
                <w:rFonts w:ascii="Calibri" w:hAnsi="Calibri" w:cs="Calibri"/>
                <w:color w:val="000000"/>
                <w:sz w:val="20"/>
              </w:rPr>
              <w:t>2%</w:t>
            </w:r>
          </w:p>
        </w:tc>
        <w:tc>
          <w:tcPr>
            <w:tcW w:w="0" w:type="auto"/>
            <w:vAlign w:val="bottom"/>
          </w:tcPr>
          <w:p w14:paraId="09FCF2EC" w14:textId="27530DB7" w:rsidR="00F56626" w:rsidRPr="00F56626" w:rsidRDefault="00F56626" w:rsidP="00F56626">
            <w:pPr>
              <w:pStyle w:val="TableText"/>
              <w:rPr>
                <w:sz w:val="20"/>
                <w:lang w:val="en-US"/>
              </w:rPr>
            </w:pPr>
            <w:r w:rsidRPr="00F56626">
              <w:rPr>
                <w:rFonts w:ascii="Calibri" w:hAnsi="Calibri" w:cs="Calibri"/>
                <w:color w:val="000000"/>
                <w:sz w:val="20"/>
              </w:rPr>
              <w:t>0%</w:t>
            </w:r>
          </w:p>
        </w:tc>
        <w:tc>
          <w:tcPr>
            <w:tcW w:w="0" w:type="auto"/>
            <w:vAlign w:val="bottom"/>
          </w:tcPr>
          <w:p w14:paraId="480004E0" w14:textId="06FEBBA0" w:rsidR="00F56626" w:rsidRPr="00F56626" w:rsidRDefault="00F56626" w:rsidP="00F56626">
            <w:pPr>
              <w:pStyle w:val="TableText"/>
              <w:rPr>
                <w:sz w:val="20"/>
                <w:lang w:val="en-US"/>
              </w:rPr>
            </w:pPr>
            <w:r w:rsidRPr="00F56626">
              <w:rPr>
                <w:rFonts w:ascii="Calibri" w:hAnsi="Calibri" w:cs="Calibri"/>
                <w:color w:val="000000"/>
                <w:sz w:val="20"/>
              </w:rPr>
              <w:t>0%</w:t>
            </w:r>
          </w:p>
        </w:tc>
        <w:tc>
          <w:tcPr>
            <w:tcW w:w="0" w:type="auto"/>
            <w:vAlign w:val="bottom"/>
          </w:tcPr>
          <w:p w14:paraId="43C7E79B" w14:textId="7F0BD0E5" w:rsidR="00F56626" w:rsidRPr="00F56626" w:rsidRDefault="00F56626" w:rsidP="00F56626">
            <w:pPr>
              <w:pStyle w:val="TableText"/>
              <w:rPr>
                <w:sz w:val="20"/>
                <w:lang w:val="en-US"/>
              </w:rPr>
            </w:pPr>
            <w:r w:rsidRPr="00F56626">
              <w:rPr>
                <w:rFonts w:ascii="Calibri" w:hAnsi="Calibri" w:cs="Calibri"/>
                <w:color w:val="000000"/>
                <w:sz w:val="20"/>
              </w:rPr>
              <w:t>0%</w:t>
            </w:r>
          </w:p>
        </w:tc>
        <w:tc>
          <w:tcPr>
            <w:tcW w:w="0" w:type="auto"/>
            <w:vAlign w:val="bottom"/>
          </w:tcPr>
          <w:p w14:paraId="670D042A" w14:textId="2914BDDB" w:rsidR="00F56626" w:rsidRPr="00F56626" w:rsidRDefault="00F56626" w:rsidP="00F56626">
            <w:pPr>
              <w:pStyle w:val="TableText"/>
              <w:rPr>
                <w:sz w:val="20"/>
                <w:lang w:val="en-US"/>
              </w:rPr>
            </w:pPr>
            <w:r w:rsidRPr="00F56626">
              <w:rPr>
                <w:rFonts w:ascii="Calibri" w:hAnsi="Calibri" w:cs="Calibri"/>
                <w:color w:val="000000"/>
                <w:sz w:val="20"/>
              </w:rPr>
              <w:t>0%</w:t>
            </w:r>
          </w:p>
        </w:tc>
        <w:tc>
          <w:tcPr>
            <w:tcW w:w="0" w:type="auto"/>
            <w:vAlign w:val="bottom"/>
          </w:tcPr>
          <w:p w14:paraId="7965BDCF" w14:textId="52ECE0FF" w:rsidR="00F56626" w:rsidRPr="00F56626" w:rsidRDefault="00F56626" w:rsidP="00F56626">
            <w:pPr>
              <w:pStyle w:val="TableText"/>
              <w:rPr>
                <w:sz w:val="20"/>
                <w:lang w:val="en-US"/>
              </w:rPr>
            </w:pPr>
            <w:r w:rsidRPr="00F56626">
              <w:rPr>
                <w:rFonts w:ascii="Calibri" w:hAnsi="Calibri" w:cs="Calibri"/>
                <w:color w:val="000000"/>
                <w:sz w:val="20"/>
              </w:rPr>
              <w:t>1%</w:t>
            </w:r>
          </w:p>
        </w:tc>
        <w:tc>
          <w:tcPr>
            <w:tcW w:w="0" w:type="auto"/>
            <w:vAlign w:val="bottom"/>
          </w:tcPr>
          <w:p w14:paraId="4F2FA662" w14:textId="31058BDC" w:rsidR="00F56626" w:rsidRPr="00F56626" w:rsidRDefault="00F56626" w:rsidP="00F56626">
            <w:pPr>
              <w:pStyle w:val="TableText"/>
              <w:rPr>
                <w:sz w:val="20"/>
                <w:lang w:val="en-US"/>
              </w:rPr>
            </w:pPr>
            <w:r w:rsidRPr="00F56626">
              <w:rPr>
                <w:rFonts w:ascii="Calibri" w:hAnsi="Calibri" w:cs="Calibri"/>
                <w:color w:val="000000"/>
                <w:sz w:val="20"/>
              </w:rPr>
              <w:t>6%</w:t>
            </w:r>
          </w:p>
        </w:tc>
        <w:tc>
          <w:tcPr>
            <w:tcW w:w="0" w:type="auto"/>
            <w:vAlign w:val="bottom"/>
          </w:tcPr>
          <w:p w14:paraId="720EE4ED" w14:textId="1191BD3B" w:rsidR="00F56626" w:rsidRPr="00F56626" w:rsidRDefault="00F56626" w:rsidP="00F56626">
            <w:pPr>
              <w:pStyle w:val="TableText"/>
              <w:rPr>
                <w:sz w:val="20"/>
                <w:lang w:val="en-US"/>
              </w:rPr>
            </w:pPr>
            <w:r w:rsidRPr="00F56626">
              <w:rPr>
                <w:rFonts w:ascii="Calibri" w:hAnsi="Calibri" w:cs="Calibri"/>
                <w:color w:val="000000"/>
                <w:sz w:val="20"/>
              </w:rPr>
              <w:t>15%</w:t>
            </w:r>
          </w:p>
        </w:tc>
        <w:tc>
          <w:tcPr>
            <w:tcW w:w="0" w:type="auto"/>
            <w:vAlign w:val="bottom"/>
          </w:tcPr>
          <w:p w14:paraId="40714472" w14:textId="0CDC9327" w:rsidR="00F56626" w:rsidRPr="00F56626" w:rsidRDefault="00F56626" w:rsidP="00F56626">
            <w:pPr>
              <w:pStyle w:val="TableText"/>
              <w:rPr>
                <w:sz w:val="20"/>
                <w:lang w:val="en-US"/>
              </w:rPr>
            </w:pPr>
            <w:r w:rsidRPr="00F56626">
              <w:rPr>
                <w:rFonts w:ascii="Calibri" w:hAnsi="Calibri" w:cs="Calibri"/>
                <w:color w:val="000000"/>
                <w:sz w:val="20"/>
              </w:rPr>
              <w:t>21%</w:t>
            </w:r>
          </w:p>
        </w:tc>
        <w:tc>
          <w:tcPr>
            <w:tcW w:w="0" w:type="auto"/>
            <w:vAlign w:val="bottom"/>
          </w:tcPr>
          <w:p w14:paraId="545B9611" w14:textId="5373707F" w:rsidR="00F56626" w:rsidRPr="00F56626" w:rsidRDefault="00F56626" w:rsidP="00F56626">
            <w:pPr>
              <w:pStyle w:val="TableText"/>
              <w:rPr>
                <w:sz w:val="20"/>
                <w:lang w:val="en-US"/>
              </w:rPr>
            </w:pPr>
            <w:r w:rsidRPr="00F56626">
              <w:rPr>
                <w:rFonts w:ascii="Calibri" w:hAnsi="Calibri" w:cs="Calibri"/>
                <w:color w:val="000000"/>
                <w:sz w:val="20"/>
              </w:rPr>
              <w:t>25%</w:t>
            </w:r>
          </w:p>
        </w:tc>
        <w:tc>
          <w:tcPr>
            <w:tcW w:w="0" w:type="auto"/>
            <w:vAlign w:val="bottom"/>
          </w:tcPr>
          <w:p w14:paraId="5898DD0C" w14:textId="0168CB05" w:rsidR="00F56626" w:rsidRPr="00F56626" w:rsidRDefault="00F56626" w:rsidP="00F56626">
            <w:pPr>
              <w:pStyle w:val="TableText"/>
              <w:rPr>
                <w:sz w:val="20"/>
                <w:lang w:val="en-US"/>
              </w:rPr>
            </w:pPr>
            <w:r w:rsidRPr="00F56626">
              <w:rPr>
                <w:rFonts w:ascii="Calibri" w:hAnsi="Calibri" w:cs="Calibri"/>
                <w:color w:val="000000"/>
                <w:sz w:val="20"/>
              </w:rPr>
              <w:t>19%</w:t>
            </w:r>
          </w:p>
        </w:tc>
      </w:tr>
    </w:tbl>
    <w:p w14:paraId="44035217" w14:textId="77777777" w:rsidR="00F56626" w:rsidRPr="00413282" w:rsidRDefault="00F56626" w:rsidP="00690E02">
      <w:pPr>
        <w:pStyle w:val="TableFigureTitle"/>
        <w:rPr>
          <w:lang w:val="en-US"/>
        </w:rPr>
      </w:pPr>
    </w:p>
    <w:p w14:paraId="52CBE39B" w14:textId="03834A87" w:rsidR="00690E02" w:rsidRPr="007E0C51" w:rsidRDefault="00690E02" w:rsidP="00F04BCD">
      <w:pPr>
        <w:pStyle w:val="Heading3"/>
        <w:rPr>
          <w:highlight w:val="green"/>
          <w:lang w:val="en-US"/>
        </w:rPr>
      </w:pPr>
      <w:bookmarkStart w:id="306" w:name="_Ref61536535"/>
      <w:bookmarkStart w:id="307" w:name="_Ref61951345"/>
      <w:bookmarkStart w:id="308" w:name="_Toc62220811"/>
      <w:bookmarkEnd w:id="303"/>
      <w:r w:rsidRPr="007E0C51">
        <w:rPr>
          <w:highlight w:val="green"/>
          <w:lang w:val="en-US"/>
        </w:rPr>
        <w:t>Estimating cannabis imagery</w:t>
      </w:r>
      <w:r w:rsidR="000A4999">
        <w:rPr>
          <w:highlight w:val="green"/>
          <w:lang w:val="en-US"/>
        </w:rPr>
        <w:t xml:space="preserve"> monthly</w:t>
      </w:r>
      <w:r w:rsidRPr="007E0C51">
        <w:rPr>
          <w:highlight w:val="green"/>
          <w:lang w:val="en-US"/>
        </w:rPr>
        <w:t xml:space="preserve"> </w:t>
      </w:r>
      <w:bookmarkEnd w:id="306"/>
      <w:bookmarkEnd w:id="307"/>
      <w:r w:rsidR="000A4999">
        <w:rPr>
          <w:highlight w:val="green"/>
          <w:lang w:val="en-US"/>
        </w:rPr>
        <w:t>diverted total distribution</w:t>
      </w:r>
      <w:bookmarkEnd w:id="308"/>
    </w:p>
    <w:p w14:paraId="05048C01" w14:textId="2BEB9C09" w:rsidR="00534131" w:rsidRDefault="00534131" w:rsidP="00F04BCD">
      <w:pPr>
        <w:rPr>
          <w:lang w:val="en-US"/>
        </w:rPr>
      </w:pPr>
      <w:r>
        <w:rPr>
          <w:lang w:val="en-US"/>
        </w:rPr>
        <w:t xml:space="preserve">In SEWAM, the cannabis imagery areas were simulated </w:t>
      </w:r>
      <w:r w:rsidR="00261D41">
        <w:rPr>
          <w:lang w:val="en-US"/>
        </w:rPr>
        <w:t>under several</w:t>
      </w:r>
      <w:r>
        <w:rPr>
          <w:lang w:val="en-US"/>
        </w:rPr>
        <w:t xml:space="preserve"> sensitivity scenarios, </w:t>
      </w:r>
      <w:r w:rsidR="00261D41">
        <w:rPr>
          <w:lang w:val="en-US"/>
        </w:rPr>
        <w:t xml:space="preserve">with </w:t>
      </w:r>
      <w:r>
        <w:rPr>
          <w:lang w:val="en-US"/>
        </w:rPr>
        <w:t xml:space="preserve">differing assumptions regarding on-site water storage. </w:t>
      </w:r>
      <w:r w:rsidR="00261D41">
        <w:rPr>
          <w:lang w:val="en-US"/>
        </w:rPr>
        <w:t>While the monthly AU distribution remained constant under each sensitivity scenario, the monthly DT distribution varied to reflect the storage assumptions. The monthly DT distribution associated with each storage assumption are detailed below:</w:t>
      </w:r>
    </w:p>
    <w:p w14:paraId="10FA8981" w14:textId="124EEAA0" w:rsidR="00261D41" w:rsidRDefault="00261D41" w:rsidP="00261D41">
      <w:pPr>
        <w:pStyle w:val="ListParagraph"/>
        <w:numPr>
          <w:ilvl w:val="0"/>
          <w:numId w:val="39"/>
        </w:numPr>
        <w:rPr>
          <w:lang w:val="en-US"/>
        </w:rPr>
      </w:pPr>
      <w:r>
        <w:rPr>
          <w:lang w:val="en-US"/>
        </w:rPr>
        <w:t>No storage. Monthly DT = Monthly AU</w:t>
      </w:r>
    </w:p>
    <w:p w14:paraId="42BC8947" w14:textId="1ED59373" w:rsidR="00261D41" w:rsidRDefault="00261D41" w:rsidP="00261D41">
      <w:pPr>
        <w:pStyle w:val="ListParagraph"/>
        <w:numPr>
          <w:ilvl w:val="0"/>
          <w:numId w:val="39"/>
        </w:numPr>
        <w:rPr>
          <w:lang w:val="en-US"/>
        </w:rPr>
      </w:pPr>
      <w:r>
        <w:rPr>
          <w:lang w:val="en-US"/>
        </w:rPr>
        <w:t>1-month max storage. Monthly DT = 78% * Monthly AU + 22% * Legal DT pattern. Percentages were calculated so that a representative site (with average portions of indoor and outdoor areas) would store, at a maximum, a volume equal to the highest 1 month of AU.</w:t>
      </w:r>
    </w:p>
    <w:p w14:paraId="4BB2CD3D" w14:textId="02865309" w:rsidR="00261D41" w:rsidRDefault="00261D41" w:rsidP="00261D41">
      <w:pPr>
        <w:pStyle w:val="ListParagraph"/>
        <w:numPr>
          <w:ilvl w:val="0"/>
          <w:numId w:val="39"/>
        </w:numPr>
        <w:rPr>
          <w:lang w:val="en-US"/>
        </w:rPr>
      </w:pPr>
      <w:r>
        <w:rPr>
          <w:lang w:val="en-US"/>
        </w:rPr>
        <w:t>3-month max storage. Monthly DT = 40% * Monthly AU + 60% * Legal DT pattern. Percentages were calculated so that a representative site (with average portions of indoor and outdoor areas) would store, at a maximum, a volume equal to the highest 3 months of AU.</w:t>
      </w:r>
    </w:p>
    <w:p w14:paraId="47AF7802" w14:textId="7FF0159E" w:rsidR="00261D41" w:rsidRDefault="00261D41" w:rsidP="00261D41">
      <w:pPr>
        <w:pStyle w:val="ListParagraph"/>
        <w:numPr>
          <w:ilvl w:val="0"/>
          <w:numId w:val="39"/>
        </w:numPr>
        <w:rPr>
          <w:lang w:val="en-US"/>
        </w:rPr>
      </w:pPr>
      <w:r>
        <w:rPr>
          <w:lang w:val="en-US"/>
        </w:rPr>
        <w:t>Legal DT pattern. Assumes a constant 20% DT for each month from Nov-Mar, the period when cannabis sites permitted under eWRIMS are allowed to divert.</w:t>
      </w:r>
    </w:p>
    <w:p w14:paraId="0A2BC1B4" w14:textId="689394D0" w:rsidR="00261D41" w:rsidRPr="00261D41" w:rsidRDefault="00261D41" w:rsidP="00261D41">
      <w:pPr>
        <w:rPr>
          <w:lang w:val="en-US"/>
        </w:rPr>
      </w:pPr>
      <w:r>
        <w:rPr>
          <w:lang w:val="en-US"/>
        </w:rPr>
        <w:t xml:space="preserve">The monthly DT distributions are summarized in </w:t>
      </w:r>
      <w:r>
        <w:rPr>
          <w:lang w:val="en-US"/>
        </w:rPr>
        <w:fldChar w:fldCharType="begin"/>
      </w:r>
      <w:r>
        <w:rPr>
          <w:lang w:val="en-US"/>
        </w:rPr>
        <w:instrText xml:space="preserve"> REF _Ref14859650 \h </w:instrText>
      </w:r>
      <w:r>
        <w:rPr>
          <w:lang w:val="en-US"/>
        </w:rPr>
      </w:r>
      <w:r>
        <w:rPr>
          <w:lang w:val="en-US"/>
        </w:rPr>
        <w:fldChar w:fldCharType="separate"/>
      </w:r>
      <w:r w:rsidR="0067763F" w:rsidRPr="00413282">
        <w:rPr>
          <w:lang w:val="en-US"/>
        </w:rPr>
        <w:t xml:space="preserve">Table </w:t>
      </w:r>
      <w:r w:rsidR="0067763F">
        <w:rPr>
          <w:noProof/>
          <w:lang w:val="en-US"/>
        </w:rPr>
        <w:t>7</w:t>
      </w:r>
      <w:r w:rsidR="0067763F">
        <w:rPr>
          <w:lang w:val="en-US"/>
        </w:rPr>
        <w:t>.</w:t>
      </w:r>
      <w:r w:rsidR="0067763F">
        <w:rPr>
          <w:noProof/>
          <w:lang w:val="en-US"/>
        </w:rPr>
        <w:t>16</w:t>
      </w:r>
      <w:r>
        <w:rPr>
          <w:lang w:val="en-US"/>
        </w:rPr>
        <w:fldChar w:fldCharType="end"/>
      </w:r>
      <w:r>
        <w:rPr>
          <w:lang w:val="en-US"/>
        </w:rPr>
        <w:t xml:space="preserve"> below. The monthly DT distributions are calculated in </w:t>
      </w:r>
      <w:r>
        <w:rPr>
          <w:lang w:val="en-US"/>
        </w:rPr>
        <w:fldChar w:fldCharType="begin"/>
      </w:r>
      <w:r>
        <w:rPr>
          <w:lang w:val="en-US"/>
        </w:rPr>
        <w:instrText xml:space="preserve"> REF _Ref14858196 \h </w:instrText>
      </w:r>
      <w:r>
        <w:rPr>
          <w:lang w:val="en-US"/>
        </w:rPr>
      </w:r>
      <w:r>
        <w:rPr>
          <w:lang w:val="en-US"/>
        </w:rPr>
        <w:fldChar w:fldCharType="separate"/>
      </w:r>
      <w:r w:rsidR="0067763F" w:rsidRPr="00413282">
        <w:rPr>
          <w:lang w:val="en-US"/>
        </w:rPr>
        <w:t xml:space="preserve">Figure </w:t>
      </w:r>
      <w:r w:rsidR="0067763F">
        <w:rPr>
          <w:noProof/>
          <w:lang w:val="en-US"/>
        </w:rPr>
        <w:t>7</w:t>
      </w:r>
      <w:r w:rsidR="0067763F">
        <w:rPr>
          <w:lang w:val="en-US"/>
        </w:rPr>
        <w:t>.</w:t>
      </w:r>
      <w:r w:rsidR="0067763F">
        <w:rPr>
          <w:noProof/>
          <w:lang w:val="en-US"/>
        </w:rPr>
        <w:t>34</w:t>
      </w:r>
      <w:r>
        <w:rPr>
          <w:lang w:val="en-US"/>
        </w:rPr>
        <w:fldChar w:fldCharType="end"/>
      </w:r>
      <w:r>
        <w:rPr>
          <w:lang w:val="en-US"/>
        </w:rPr>
        <w:t xml:space="preserve"> for a representative site (with average portions of indoor and outdoor areas). Note that an individual cannabis site’s DT </w:t>
      </w:r>
      <w:r w:rsidR="002A17BB">
        <w:rPr>
          <w:lang w:val="en-US"/>
        </w:rPr>
        <w:t>distribution</w:t>
      </w:r>
      <w:r>
        <w:rPr>
          <w:lang w:val="en-US"/>
        </w:rPr>
        <w:t xml:space="preserve"> may differ slightly from that in </w:t>
      </w:r>
      <w:r>
        <w:rPr>
          <w:lang w:val="en-US"/>
        </w:rPr>
        <w:fldChar w:fldCharType="begin"/>
      </w:r>
      <w:r>
        <w:rPr>
          <w:lang w:val="en-US"/>
        </w:rPr>
        <w:instrText xml:space="preserve"> REF _Ref14858196 \h </w:instrText>
      </w:r>
      <w:r>
        <w:rPr>
          <w:lang w:val="en-US"/>
        </w:rPr>
      </w:r>
      <w:r>
        <w:rPr>
          <w:lang w:val="en-US"/>
        </w:rPr>
        <w:fldChar w:fldCharType="separate"/>
      </w:r>
      <w:r w:rsidR="0067763F" w:rsidRPr="00413282">
        <w:rPr>
          <w:lang w:val="en-US"/>
        </w:rPr>
        <w:t xml:space="preserve">Figure </w:t>
      </w:r>
      <w:r w:rsidR="0067763F">
        <w:rPr>
          <w:noProof/>
          <w:lang w:val="en-US"/>
        </w:rPr>
        <w:t>7</w:t>
      </w:r>
      <w:r w:rsidR="0067763F">
        <w:rPr>
          <w:lang w:val="en-US"/>
        </w:rPr>
        <w:t>.</w:t>
      </w:r>
      <w:r w:rsidR="0067763F">
        <w:rPr>
          <w:noProof/>
          <w:lang w:val="en-US"/>
        </w:rPr>
        <w:t>34</w:t>
      </w:r>
      <w:r>
        <w:rPr>
          <w:lang w:val="en-US"/>
        </w:rPr>
        <w:fldChar w:fldCharType="end"/>
      </w:r>
      <w:r>
        <w:rPr>
          <w:lang w:val="en-US"/>
        </w:rPr>
        <w:t xml:space="preserve"> depending on its portion of indoor and outdoor areas.</w:t>
      </w:r>
      <w:r w:rsidR="002A17BB">
        <w:rPr>
          <w:lang w:val="en-US"/>
        </w:rPr>
        <w:t xml:space="preserve"> </w:t>
      </w:r>
    </w:p>
    <w:p w14:paraId="7357B287" w14:textId="02592788" w:rsidR="00E31341" w:rsidRPr="00413282" w:rsidRDefault="001468BD" w:rsidP="0006405B">
      <w:pPr>
        <w:pStyle w:val="TableFigureTitle"/>
        <w:rPr>
          <w:lang w:val="en-US"/>
        </w:rPr>
      </w:pPr>
      <w:bookmarkStart w:id="309" w:name="_Ref14859650"/>
      <w:r w:rsidRPr="00413282">
        <w:rPr>
          <w:lang w:val="en-US"/>
        </w:rPr>
        <w:t xml:space="preserve">Table </w:t>
      </w:r>
      <w:r w:rsidR="006E011C">
        <w:rPr>
          <w:lang w:val="en-US"/>
        </w:rPr>
        <w:fldChar w:fldCharType="begin"/>
      </w:r>
      <w:r w:rsidR="006E011C">
        <w:rPr>
          <w:lang w:val="en-US"/>
        </w:rPr>
        <w:instrText xml:space="preserve"> STYLEREF 1 \s </w:instrText>
      </w:r>
      <w:r w:rsidR="006E011C">
        <w:rPr>
          <w:lang w:val="en-US"/>
        </w:rPr>
        <w:fldChar w:fldCharType="separate"/>
      </w:r>
      <w:r w:rsidR="006E011C">
        <w:rPr>
          <w:noProof/>
          <w:lang w:val="en-US"/>
        </w:rPr>
        <w:t>7</w:t>
      </w:r>
      <w:r w:rsidR="006E011C">
        <w:rPr>
          <w:lang w:val="en-US"/>
        </w:rPr>
        <w:fldChar w:fldCharType="end"/>
      </w:r>
      <w:r w:rsidR="006E011C">
        <w:rPr>
          <w:lang w:val="en-US"/>
        </w:rPr>
        <w:t>.</w:t>
      </w:r>
      <w:r w:rsidR="006E011C">
        <w:rPr>
          <w:lang w:val="en-US"/>
        </w:rPr>
        <w:fldChar w:fldCharType="begin"/>
      </w:r>
      <w:r w:rsidR="006E011C">
        <w:rPr>
          <w:lang w:val="en-US"/>
        </w:rPr>
        <w:instrText xml:space="preserve"> SEQ Table \* ARABIC \s 1 </w:instrText>
      </w:r>
      <w:r w:rsidR="006E011C">
        <w:rPr>
          <w:lang w:val="en-US"/>
        </w:rPr>
        <w:fldChar w:fldCharType="separate"/>
      </w:r>
      <w:r w:rsidR="006E011C">
        <w:rPr>
          <w:noProof/>
          <w:lang w:val="en-US"/>
        </w:rPr>
        <w:t>16</w:t>
      </w:r>
      <w:r w:rsidR="006E011C">
        <w:rPr>
          <w:lang w:val="en-US"/>
        </w:rPr>
        <w:fldChar w:fldCharType="end"/>
      </w:r>
      <w:bookmarkEnd w:id="309"/>
      <w:r w:rsidRPr="00413282">
        <w:rPr>
          <w:lang w:val="en-US"/>
        </w:rPr>
        <w:t xml:space="preserve"> </w:t>
      </w:r>
      <w:r w:rsidR="00195FEA">
        <w:rPr>
          <w:lang w:val="en-US"/>
        </w:rPr>
        <w:t>M</w:t>
      </w:r>
      <w:r w:rsidRPr="00413282">
        <w:rPr>
          <w:lang w:val="en-US"/>
        </w:rPr>
        <w:t xml:space="preserve">onthly </w:t>
      </w:r>
      <w:r w:rsidR="00BE6764" w:rsidRPr="00413282">
        <w:rPr>
          <w:lang w:val="en-US"/>
        </w:rPr>
        <w:t>diverted total</w:t>
      </w:r>
      <w:r w:rsidRPr="00413282">
        <w:rPr>
          <w:lang w:val="en-US"/>
        </w:rPr>
        <w:t xml:space="preserve"> distributions </w:t>
      </w:r>
      <w:r w:rsidR="00195FEA">
        <w:rPr>
          <w:lang w:val="en-US"/>
        </w:rPr>
        <w:t xml:space="preserve">based on storage assumptions </w:t>
      </w:r>
      <w:r w:rsidRPr="00413282">
        <w:rPr>
          <w:lang w:val="en-US"/>
        </w:rPr>
        <w:t>for cannabis imagery areas</w:t>
      </w:r>
      <w:r w:rsidR="00AD74F2" w:rsidRPr="00413282">
        <w:rPr>
          <w:lang w:val="en-US"/>
        </w:rPr>
        <w:t>.</w:t>
      </w:r>
      <w:r w:rsidR="002658D8">
        <w:rPr>
          <w:lang w:val="en-US"/>
        </w:rPr>
        <w:t xml:space="preserve">  </w:t>
      </w:r>
    </w:p>
    <w:tbl>
      <w:tblPr>
        <w:tblStyle w:val="TableGrid"/>
        <w:tblW w:w="0" w:type="auto"/>
        <w:jc w:val="center"/>
        <w:tblLook w:val="04A0" w:firstRow="1" w:lastRow="0" w:firstColumn="1" w:lastColumn="0" w:noHBand="0" w:noVBand="1"/>
      </w:tblPr>
      <w:tblGrid>
        <w:gridCol w:w="2042"/>
        <w:gridCol w:w="1394"/>
        <w:gridCol w:w="1260"/>
      </w:tblGrid>
      <w:tr w:rsidR="00195FEA" w:rsidRPr="00413282" w14:paraId="00B16E3A" w14:textId="3F7927D9" w:rsidTr="00195FEA">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10EA3DC6" w14:textId="049D3851" w:rsidR="00195FEA" w:rsidRPr="00534131" w:rsidRDefault="00BF2D9A" w:rsidP="0006405B">
            <w:pPr>
              <w:pStyle w:val="TableText"/>
              <w:keepNext/>
              <w:rPr>
                <w:sz w:val="20"/>
                <w:szCs w:val="18"/>
                <w:lang w:val="en-US"/>
              </w:rPr>
            </w:pPr>
            <w:r>
              <w:rPr>
                <w:sz w:val="20"/>
                <w:szCs w:val="18"/>
                <w:lang w:val="en-US"/>
              </w:rPr>
              <w:t>Storage assumption</w:t>
            </w:r>
          </w:p>
        </w:tc>
        <w:tc>
          <w:tcPr>
            <w:tcW w:w="1394" w:type="dxa"/>
          </w:tcPr>
          <w:p w14:paraId="0550A183" w14:textId="59E546DE" w:rsidR="00195FEA" w:rsidRPr="00534131" w:rsidRDefault="00195FEA" w:rsidP="0006405B">
            <w:pPr>
              <w:pStyle w:val="TableText"/>
              <w:keepNext/>
              <w:rPr>
                <w:sz w:val="20"/>
                <w:szCs w:val="18"/>
                <w:lang w:val="en-US"/>
              </w:rPr>
            </w:pPr>
            <w:r>
              <w:rPr>
                <w:sz w:val="20"/>
                <w:szCs w:val="18"/>
                <w:lang w:val="en-US"/>
              </w:rPr>
              <w:t>% AU monthly distribution</w:t>
            </w:r>
          </w:p>
        </w:tc>
        <w:tc>
          <w:tcPr>
            <w:tcW w:w="1260" w:type="dxa"/>
          </w:tcPr>
          <w:p w14:paraId="25FA81E1" w14:textId="674323B5" w:rsidR="00195FEA" w:rsidRDefault="00195FEA" w:rsidP="0006405B">
            <w:pPr>
              <w:pStyle w:val="TableText"/>
              <w:keepNext/>
              <w:rPr>
                <w:sz w:val="20"/>
                <w:szCs w:val="18"/>
                <w:lang w:val="en-US"/>
              </w:rPr>
            </w:pPr>
            <w:r>
              <w:rPr>
                <w:sz w:val="20"/>
                <w:szCs w:val="18"/>
                <w:lang w:val="en-US"/>
              </w:rPr>
              <w:t>% legal DT  monthly distribution</w:t>
            </w:r>
          </w:p>
        </w:tc>
      </w:tr>
      <w:tr w:rsidR="00195FEA" w:rsidRPr="00413282" w14:paraId="3346BC51" w14:textId="16556A9C" w:rsidTr="00195FEA">
        <w:trPr>
          <w:jc w:val="center"/>
        </w:trPr>
        <w:tc>
          <w:tcPr>
            <w:tcW w:w="0" w:type="auto"/>
          </w:tcPr>
          <w:p w14:paraId="31DE682F" w14:textId="43CC790B" w:rsidR="00195FEA" w:rsidRPr="00534131" w:rsidRDefault="00195FEA" w:rsidP="0006405B">
            <w:pPr>
              <w:pStyle w:val="TableText"/>
              <w:keepNext/>
              <w:rPr>
                <w:sz w:val="20"/>
                <w:szCs w:val="18"/>
                <w:lang w:val="en-US"/>
              </w:rPr>
            </w:pPr>
            <w:r w:rsidRPr="00534131">
              <w:rPr>
                <w:sz w:val="20"/>
                <w:szCs w:val="18"/>
                <w:lang w:val="en-US"/>
              </w:rPr>
              <w:t>AU</w:t>
            </w:r>
            <w:r>
              <w:rPr>
                <w:sz w:val="20"/>
                <w:szCs w:val="18"/>
                <w:lang w:val="en-US"/>
              </w:rPr>
              <w:t xml:space="preserve"> (no storage)</w:t>
            </w:r>
          </w:p>
        </w:tc>
        <w:tc>
          <w:tcPr>
            <w:tcW w:w="1394" w:type="dxa"/>
          </w:tcPr>
          <w:p w14:paraId="3C4FA6FF" w14:textId="4B234B3A" w:rsidR="00195FEA" w:rsidRPr="00534131" w:rsidRDefault="00195FEA" w:rsidP="00195FEA">
            <w:pPr>
              <w:pStyle w:val="TableText"/>
              <w:keepNext/>
              <w:jc w:val="center"/>
              <w:rPr>
                <w:sz w:val="20"/>
                <w:szCs w:val="18"/>
                <w:lang w:val="en-US"/>
              </w:rPr>
            </w:pPr>
            <w:r>
              <w:rPr>
                <w:sz w:val="20"/>
                <w:szCs w:val="18"/>
                <w:lang w:val="en-US"/>
              </w:rPr>
              <w:t>100%</w:t>
            </w:r>
          </w:p>
        </w:tc>
        <w:tc>
          <w:tcPr>
            <w:tcW w:w="1260" w:type="dxa"/>
          </w:tcPr>
          <w:p w14:paraId="65E79C4A" w14:textId="24605AAB" w:rsidR="00195FEA" w:rsidRPr="00534131" w:rsidRDefault="00195FEA" w:rsidP="00195FEA">
            <w:pPr>
              <w:pStyle w:val="TableText"/>
              <w:keepNext/>
              <w:jc w:val="center"/>
              <w:rPr>
                <w:sz w:val="20"/>
                <w:szCs w:val="18"/>
                <w:lang w:val="en-US"/>
              </w:rPr>
            </w:pPr>
            <w:r>
              <w:rPr>
                <w:sz w:val="20"/>
                <w:szCs w:val="18"/>
                <w:lang w:val="en-US"/>
              </w:rPr>
              <w:t>0%</w:t>
            </w:r>
          </w:p>
        </w:tc>
      </w:tr>
      <w:tr w:rsidR="00195FEA" w:rsidRPr="00413282" w14:paraId="14D893FA" w14:textId="0163B6E0" w:rsidTr="00195FEA">
        <w:trPr>
          <w:jc w:val="center"/>
        </w:trPr>
        <w:tc>
          <w:tcPr>
            <w:tcW w:w="0" w:type="auto"/>
          </w:tcPr>
          <w:p w14:paraId="77D03390" w14:textId="189E1785" w:rsidR="00195FEA" w:rsidRPr="00534131" w:rsidRDefault="00195FEA" w:rsidP="00195FEA">
            <w:pPr>
              <w:pStyle w:val="TableText"/>
              <w:rPr>
                <w:sz w:val="20"/>
                <w:szCs w:val="18"/>
                <w:lang w:val="en-US"/>
              </w:rPr>
            </w:pPr>
            <w:r>
              <w:rPr>
                <w:sz w:val="20"/>
                <w:szCs w:val="18"/>
                <w:lang w:val="en-US"/>
              </w:rPr>
              <w:t>1</w:t>
            </w:r>
            <w:r w:rsidR="002A17BB">
              <w:rPr>
                <w:sz w:val="20"/>
                <w:szCs w:val="18"/>
                <w:lang w:val="en-US"/>
              </w:rPr>
              <w:t>-</w:t>
            </w:r>
            <w:r>
              <w:rPr>
                <w:sz w:val="20"/>
                <w:szCs w:val="18"/>
                <w:lang w:val="en-US"/>
              </w:rPr>
              <w:t>month max storage</w:t>
            </w:r>
          </w:p>
        </w:tc>
        <w:tc>
          <w:tcPr>
            <w:tcW w:w="1394" w:type="dxa"/>
          </w:tcPr>
          <w:p w14:paraId="09571467" w14:textId="06C41A96" w:rsidR="00195FEA" w:rsidRPr="00534131" w:rsidRDefault="00195FEA" w:rsidP="00195FEA">
            <w:pPr>
              <w:pStyle w:val="TableText"/>
              <w:jc w:val="center"/>
              <w:rPr>
                <w:sz w:val="20"/>
                <w:szCs w:val="18"/>
                <w:lang w:val="en-US"/>
              </w:rPr>
            </w:pPr>
            <w:r>
              <w:rPr>
                <w:sz w:val="20"/>
                <w:szCs w:val="18"/>
                <w:lang w:val="en-US"/>
              </w:rPr>
              <w:t>78%</w:t>
            </w:r>
          </w:p>
        </w:tc>
        <w:tc>
          <w:tcPr>
            <w:tcW w:w="1260" w:type="dxa"/>
          </w:tcPr>
          <w:p w14:paraId="696B69BE" w14:textId="58E088DE" w:rsidR="00195FEA" w:rsidRPr="00534131" w:rsidRDefault="00195FEA" w:rsidP="00195FEA">
            <w:pPr>
              <w:pStyle w:val="TableText"/>
              <w:jc w:val="center"/>
              <w:rPr>
                <w:sz w:val="20"/>
                <w:szCs w:val="18"/>
                <w:lang w:val="en-US"/>
              </w:rPr>
            </w:pPr>
            <w:r>
              <w:rPr>
                <w:sz w:val="20"/>
                <w:szCs w:val="18"/>
                <w:lang w:val="en-US"/>
              </w:rPr>
              <w:t>22%</w:t>
            </w:r>
          </w:p>
        </w:tc>
      </w:tr>
      <w:tr w:rsidR="00195FEA" w:rsidRPr="00413282" w14:paraId="79BF438F" w14:textId="58C48AF8" w:rsidTr="00195FEA">
        <w:trPr>
          <w:jc w:val="center"/>
        </w:trPr>
        <w:tc>
          <w:tcPr>
            <w:tcW w:w="0" w:type="auto"/>
          </w:tcPr>
          <w:p w14:paraId="71BADC4D" w14:textId="06175A9B" w:rsidR="00195FEA" w:rsidRDefault="00195FEA" w:rsidP="00195FEA">
            <w:pPr>
              <w:pStyle w:val="TableText"/>
              <w:rPr>
                <w:sz w:val="20"/>
                <w:szCs w:val="18"/>
                <w:lang w:val="en-US"/>
              </w:rPr>
            </w:pPr>
            <w:r>
              <w:rPr>
                <w:sz w:val="20"/>
                <w:szCs w:val="18"/>
                <w:lang w:val="en-US"/>
              </w:rPr>
              <w:t>3</w:t>
            </w:r>
            <w:r w:rsidR="002A17BB">
              <w:rPr>
                <w:sz w:val="20"/>
                <w:szCs w:val="18"/>
                <w:lang w:val="en-US"/>
              </w:rPr>
              <w:t>-</w:t>
            </w:r>
            <w:r>
              <w:rPr>
                <w:sz w:val="20"/>
                <w:szCs w:val="18"/>
                <w:lang w:val="en-US"/>
              </w:rPr>
              <w:t>months max storage</w:t>
            </w:r>
          </w:p>
        </w:tc>
        <w:tc>
          <w:tcPr>
            <w:tcW w:w="1394" w:type="dxa"/>
          </w:tcPr>
          <w:p w14:paraId="28A269BD" w14:textId="66674EED" w:rsidR="00195FEA" w:rsidRPr="00534131" w:rsidRDefault="00195FEA" w:rsidP="00195FEA">
            <w:pPr>
              <w:pStyle w:val="TableText"/>
              <w:jc w:val="center"/>
              <w:rPr>
                <w:sz w:val="20"/>
                <w:szCs w:val="18"/>
                <w:lang w:val="en-US"/>
              </w:rPr>
            </w:pPr>
            <w:r>
              <w:rPr>
                <w:sz w:val="20"/>
                <w:szCs w:val="18"/>
                <w:lang w:val="en-US"/>
              </w:rPr>
              <w:t>40%</w:t>
            </w:r>
          </w:p>
        </w:tc>
        <w:tc>
          <w:tcPr>
            <w:tcW w:w="1260" w:type="dxa"/>
          </w:tcPr>
          <w:p w14:paraId="07143572" w14:textId="6F3990FF" w:rsidR="00195FEA" w:rsidRPr="00534131" w:rsidRDefault="00195FEA" w:rsidP="00195FEA">
            <w:pPr>
              <w:pStyle w:val="TableText"/>
              <w:jc w:val="center"/>
              <w:rPr>
                <w:sz w:val="20"/>
                <w:szCs w:val="18"/>
                <w:lang w:val="en-US"/>
              </w:rPr>
            </w:pPr>
            <w:r>
              <w:rPr>
                <w:sz w:val="20"/>
                <w:szCs w:val="18"/>
                <w:lang w:val="en-US"/>
              </w:rPr>
              <w:t>60%</w:t>
            </w:r>
          </w:p>
        </w:tc>
      </w:tr>
      <w:tr w:rsidR="00195FEA" w:rsidRPr="00413282" w14:paraId="5E07CBFB" w14:textId="2D5318BA" w:rsidTr="00195FEA">
        <w:trPr>
          <w:jc w:val="center"/>
        </w:trPr>
        <w:tc>
          <w:tcPr>
            <w:tcW w:w="0" w:type="auto"/>
          </w:tcPr>
          <w:p w14:paraId="75A38D62" w14:textId="4F1944CA" w:rsidR="00195FEA" w:rsidRDefault="00195FEA" w:rsidP="00195FEA">
            <w:pPr>
              <w:pStyle w:val="TableText"/>
              <w:rPr>
                <w:sz w:val="20"/>
                <w:szCs w:val="18"/>
                <w:lang w:val="en-US"/>
              </w:rPr>
            </w:pPr>
            <w:r>
              <w:rPr>
                <w:sz w:val="20"/>
                <w:szCs w:val="18"/>
                <w:lang w:val="en-US"/>
              </w:rPr>
              <w:t>Legal DT</w:t>
            </w:r>
          </w:p>
        </w:tc>
        <w:tc>
          <w:tcPr>
            <w:tcW w:w="1394" w:type="dxa"/>
          </w:tcPr>
          <w:p w14:paraId="1E73DD91" w14:textId="43CE5420" w:rsidR="00195FEA" w:rsidRPr="00534131" w:rsidRDefault="00195FEA" w:rsidP="00195FEA">
            <w:pPr>
              <w:pStyle w:val="TableText"/>
              <w:jc w:val="center"/>
              <w:rPr>
                <w:sz w:val="20"/>
                <w:szCs w:val="18"/>
                <w:lang w:val="en-US"/>
              </w:rPr>
            </w:pPr>
            <w:r>
              <w:rPr>
                <w:sz w:val="20"/>
                <w:szCs w:val="18"/>
                <w:lang w:val="en-US"/>
              </w:rPr>
              <w:t>0%</w:t>
            </w:r>
          </w:p>
        </w:tc>
        <w:tc>
          <w:tcPr>
            <w:tcW w:w="1260" w:type="dxa"/>
          </w:tcPr>
          <w:p w14:paraId="67E867E4" w14:textId="6DDB2E2D" w:rsidR="00195FEA" w:rsidRPr="00534131" w:rsidRDefault="00195FEA" w:rsidP="00195FEA">
            <w:pPr>
              <w:pStyle w:val="TableText"/>
              <w:jc w:val="center"/>
              <w:rPr>
                <w:sz w:val="20"/>
                <w:szCs w:val="18"/>
                <w:lang w:val="en-US"/>
              </w:rPr>
            </w:pPr>
            <w:r>
              <w:rPr>
                <w:sz w:val="20"/>
                <w:szCs w:val="18"/>
                <w:lang w:val="en-US"/>
              </w:rPr>
              <w:t>100%</w:t>
            </w:r>
          </w:p>
        </w:tc>
      </w:tr>
    </w:tbl>
    <w:p w14:paraId="56CD53D8" w14:textId="3355C482" w:rsidR="00E31341" w:rsidRPr="00413282" w:rsidRDefault="00A775E0" w:rsidP="00E31341">
      <w:pPr>
        <w:pStyle w:val="FIgure"/>
        <w:rPr>
          <w:lang w:val="en-US"/>
        </w:rPr>
      </w:pPr>
      <w:bookmarkStart w:id="310" w:name="_Hlk16265564"/>
      <w:r>
        <w:rPr>
          <w:lang w:val="en-US"/>
        </w:rPr>
        <w:lastRenderedPageBreak/>
        <w:drawing>
          <wp:inline distT="0" distB="0" distL="0" distR="0" wp14:anchorId="7C6089BD" wp14:editId="7DA2A79C">
            <wp:extent cx="5105400" cy="2956560"/>
            <wp:effectExtent l="0" t="0" r="0" b="15240"/>
            <wp:docPr id="66" name="Chart 66">
              <a:extLst xmlns:a="http://schemas.openxmlformats.org/drawingml/2006/main">
                <a:ext uri="{FF2B5EF4-FFF2-40B4-BE49-F238E27FC236}">
                  <a16:creationId xmlns:a16="http://schemas.microsoft.com/office/drawing/2014/main" id="{B85D7D57-6B45-48DB-B24A-E093D13C60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3B800ABB" w14:textId="76B3A4E9" w:rsidR="00F04BCD" w:rsidRPr="00413282" w:rsidRDefault="001468BD" w:rsidP="0006405B">
      <w:pPr>
        <w:pStyle w:val="TableFigureTitle"/>
        <w:rPr>
          <w:lang w:val="en-US"/>
        </w:rPr>
      </w:pPr>
      <w:bookmarkStart w:id="311" w:name="_Ref14858196"/>
      <w:r w:rsidRPr="00413282">
        <w:rPr>
          <w:lang w:val="en-US"/>
        </w:rPr>
        <w:t xml:space="preserve">Figure </w:t>
      </w:r>
      <w:r w:rsidR="00753F94">
        <w:rPr>
          <w:lang w:val="en-US"/>
        </w:rPr>
        <w:fldChar w:fldCharType="begin"/>
      </w:r>
      <w:r w:rsidR="00753F94">
        <w:rPr>
          <w:lang w:val="en-US"/>
        </w:rPr>
        <w:instrText xml:space="preserve"> STYLEREF 1 \s </w:instrText>
      </w:r>
      <w:r w:rsidR="00753F94">
        <w:rPr>
          <w:lang w:val="en-US"/>
        </w:rPr>
        <w:fldChar w:fldCharType="separate"/>
      </w:r>
      <w:r w:rsidR="00753F94">
        <w:rPr>
          <w:noProof/>
          <w:lang w:val="en-US"/>
        </w:rPr>
        <w:t>7</w:t>
      </w:r>
      <w:r w:rsidR="00753F94">
        <w:rPr>
          <w:lang w:val="en-US"/>
        </w:rPr>
        <w:fldChar w:fldCharType="end"/>
      </w:r>
      <w:r w:rsidR="00753F94">
        <w:rPr>
          <w:lang w:val="en-US"/>
        </w:rPr>
        <w:t>.</w:t>
      </w:r>
      <w:r w:rsidR="00753F94">
        <w:rPr>
          <w:lang w:val="en-US"/>
        </w:rPr>
        <w:fldChar w:fldCharType="begin"/>
      </w:r>
      <w:r w:rsidR="00753F94">
        <w:rPr>
          <w:lang w:val="en-US"/>
        </w:rPr>
        <w:instrText xml:space="preserve"> SEQ Figure \* ARABIC \s 1 </w:instrText>
      </w:r>
      <w:r w:rsidR="00753F94">
        <w:rPr>
          <w:lang w:val="en-US"/>
        </w:rPr>
        <w:fldChar w:fldCharType="separate"/>
      </w:r>
      <w:r w:rsidR="00753F94">
        <w:rPr>
          <w:noProof/>
          <w:lang w:val="en-US"/>
        </w:rPr>
        <w:t>34</w:t>
      </w:r>
      <w:r w:rsidR="00753F94">
        <w:rPr>
          <w:lang w:val="en-US"/>
        </w:rPr>
        <w:fldChar w:fldCharType="end"/>
      </w:r>
      <w:bookmarkEnd w:id="311"/>
      <w:r w:rsidRPr="00413282">
        <w:rPr>
          <w:lang w:val="en-US"/>
        </w:rPr>
        <w:t xml:space="preserve"> </w:t>
      </w:r>
      <w:r w:rsidR="00AD74F2" w:rsidRPr="00413282">
        <w:rPr>
          <w:lang w:val="en-US"/>
        </w:rPr>
        <w:t>A</w:t>
      </w:r>
      <w:r w:rsidRPr="00413282">
        <w:rPr>
          <w:lang w:val="en-US"/>
        </w:rPr>
        <w:t xml:space="preserve">verage monthly </w:t>
      </w:r>
      <w:r w:rsidR="000A4999">
        <w:rPr>
          <w:lang w:val="en-US"/>
        </w:rPr>
        <w:t>diverted total</w:t>
      </w:r>
      <w:r w:rsidRPr="00413282">
        <w:rPr>
          <w:lang w:val="en-US"/>
        </w:rPr>
        <w:t xml:space="preserve"> distributions for cannabis imagery areas</w:t>
      </w:r>
      <w:r w:rsidR="00A775E0">
        <w:rPr>
          <w:lang w:val="en-US"/>
        </w:rPr>
        <w:t>.</w:t>
      </w:r>
    </w:p>
    <w:bookmarkEnd w:id="310"/>
    <w:p w14:paraId="22FC0E63" w14:textId="77777777" w:rsidR="002A17BB" w:rsidRDefault="002A17BB">
      <w:pPr>
        <w:spacing w:before="0" w:after="0" w:line="240" w:lineRule="auto"/>
        <w:ind w:right="0"/>
        <w:rPr>
          <w:lang w:val="en-US"/>
        </w:rPr>
      </w:pPr>
      <w:r>
        <w:rPr>
          <w:lang w:val="en-US"/>
        </w:rPr>
        <w:t xml:space="preserve">The no storage DT distribution sets the DT equal to the AU for each timestep, so that no on-site storage is accumulated. For the no storage DT distribution, the DT peaks in the summer, and low in the winter. Compared to no storage, the 1-month max storage DT distribution is more spread out, with relatively lower diversions in the summer and higher diversions in the winter. The 3-month max storage DT distribution more closely approximates the legal DT distribution, with higher winter diversions than summer diversions. The legal DT pattern only allows diversion from the wetter months of Nov-Mar. </w:t>
      </w:r>
    </w:p>
    <w:p w14:paraId="0A9A84C3" w14:textId="52D479F8" w:rsidR="002A17BB" w:rsidRDefault="002A17BB">
      <w:pPr>
        <w:spacing w:before="0" w:after="0" w:line="240" w:lineRule="auto"/>
        <w:ind w:right="0"/>
        <w:rPr>
          <w:lang w:val="en-US"/>
        </w:rPr>
      </w:pPr>
    </w:p>
    <w:p w14:paraId="449E5AA3" w14:textId="64CD65BB" w:rsidR="004F42A7" w:rsidRDefault="00BF2D9A">
      <w:pPr>
        <w:spacing w:before="0" w:after="0" w:line="240" w:lineRule="auto"/>
        <w:ind w:right="0"/>
        <w:rPr>
          <w:lang w:val="en-US"/>
        </w:rPr>
      </w:pPr>
      <w:r>
        <w:rPr>
          <w:lang w:val="en-US"/>
        </w:rPr>
        <w:t xml:space="preserve">The total estimated AU and DT demands for each set of storage assumptions is shown below in </w:t>
      </w:r>
      <w:r w:rsidR="00F15EC6">
        <w:rPr>
          <w:lang w:val="en-US"/>
        </w:rPr>
        <w:fldChar w:fldCharType="begin"/>
      </w:r>
      <w:r w:rsidR="00F15EC6">
        <w:rPr>
          <w:lang w:val="en-US"/>
        </w:rPr>
        <w:instrText xml:space="preserve"> REF _Ref61615133 \h </w:instrText>
      </w:r>
      <w:r w:rsidR="00F15EC6">
        <w:rPr>
          <w:lang w:val="en-US"/>
        </w:rPr>
      </w:r>
      <w:r w:rsidR="00F15EC6">
        <w:rPr>
          <w:lang w:val="en-US"/>
        </w:rPr>
        <w:fldChar w:fldCharType="separate"/>
      </w:r>
      <w:r w:rsidR="0067763F">
        <w:t xml:space="preserve">Figure </w:t>
      </w:r>
      <w:r w:rsidR="0067763F">
        <w:rPr>
          <w:noProof/>
        </w:rPr>
        <w:t>7</w:t>
      </w:r>
      <w:r w:rsidR="0067763F">
        <w:t>.</w:t>
      </w:r>
      <w:r w:rsidR="0067763F">
        <w:rPr>
          <w:noProof/>
        </w:rPr>
        <w:t>35</w:t>
      </w:r>
      <w:r w:rsidR="00F15EC6">
        <w:rPr>
          <w:lang w:val="en-US"/>
        </w:rPr>
        <w:fldChar w:fldCharType="end"/>
      </w:r>
      <w:r w:rsidR="00F15EC6">
        <w:rPr>
          <w:lang w:val="en-US"/>
        </w:rPr>
        <w:t xml:space="preserve"> and </w:t>
      </w:r>
      <w:r w:rsidR="00F15EC6">
        <w:rPr>
          <w:lang w:val="en-US"/>
        </w:rPr>
        <w:fldChar w:fldCharType="begin"/>
      </w:r>
      <w:r w:rsidR="00F15EC6">
        <w:rPr>
          <w:lang w:val="en-US"/>
        </w:rPr>
        <w:instrText xml:space="preserve"> REF _Ref61615141 \h </w:instrText>
      </w:r>
      <w:r w:rsidR="00F15EC6">
        <w:rPr>
          <w:lang w:val="en-US"/>
        </w:rPr>
      </w:r>
      <w:r w:rsidR="00F15EC6">
        <w:rPr>
          <w:lang w:val="en-US"/>
        </w:rPr>
        <w:fldChar w:fldCharType="separate"/>
      </w:r>
      <w:r w:rsidR="0067763F">
        <w:t xml:space="preserve">Table </w:t>
      </w:r>
      <w:r w:rsidR="0067763F">
        <w:rPr>
          <w:noProof/>
        </w:rPr>
        <w:t>7</w:t>
      </w:r>
      <w:r w:rsidR="0067763F">
        <w:t>.</w:t>
      </w:r>
      <w:r w:rsidR="0067763F">
        <w:rPr>
          <w:noProof/>
        </w:rPr>
        <w:t>17</w:t>
      </w:r>
      <w:r w:rsidR="00F15EC6">
        <w:rPr>
          <w:lang w:val="en-US"/>
        </w:rPr>
        <w:fldChar w:fldCharType="end"/>
      </w:r>
      <w:r>
        <w:rPr>
          <w:lang w:val="en-US"/>
        </w:rPr>
        <w:t xml:space="preserve">. </w:t>
      </w:r>
      <w:r w:rsidR="002A17BB">
        <w:rPr>
          <w:lang w:val="en-US"/>
        </w:rPr>
        <w:t xml:space="preserve">In the basin-wide results calculated in </w:t>
      </w:r>
      <w:r w:rsidR="00FA5321">
        <w:rPr>
          <w:lang w:val="en-US"/>
        </w:rPr>
        <w:t>section</w:t>
      </w:r>
      <w:r w:rsidR="002A17BB">
        <w:rPr>
          <w:lang w:val="en-US"/>
        </w:rPr>
        <w:t xml:space="preserve"> </w:t>
      </w:r>
      <w:r w:rsidR="002A17BB">
        <w:rPr>
          <w:lang w:val="en-US"/>
        </w:rPr>
        <w:fldChar w:fldCharType="begin"/>
      </w:r>
      <w:r w:rsidR="002A17BB">
        <w:rPr>
          <w:lang w:val="en-US"/>
        </w:rPr>
        <w:instrText xml:space="preserve"> REF _Ref61595750 \w \h </w:instrText>
      </w:r>
      <w:r w:rsidR="002A17BB">
        <w:rPr>
          <w:lang w:val="en-US"/>
        </w:rPr>
      </w:r>
      <w:r w:rsidR="002A17BB">
        <w:rPr>
          <w:lang w:val="en-US"/>
        </w:rPr>
        <w:fldChar w:fldCharType="separate"/>
      </w:r>
      <w:r w:rsidR="0067763F">
        <w:rPr>
          <w:lang w:val="en-US"/>
        </w:rPr>
        <w:t>7.2</w:t>
      </w:r>
      <w:r w:rsidR="002A17BB">
        <w:rPr>
          <w:lang w:val="en-US"/>
        </w:rPr>
        <w:fldChar w:fldCharType="end"/>
      </w:r>
      <w:r w:rsidR="002A17BB">
        <w:rPr>
          <w:lang w:val="en-US"/>
        </w:rPr>
        <w:t xml:space="preserve"> for the reported and permitted water use scenarios, the DT from the 1-month max storage DT distribution is used for cannabis imagery, as it most closely approximates the expected conditions in the SFER, as estimated by the State Water Board.</w:t>
      </w:r>
    </w:p>
    <w:p w14:paraId="08BD3371" w14:textId="1E8629CF" w:rsidR="00BF2D9A" w:rsidRDefault="00BF2D9A">
      <w:pPr>
        <w:spacing w:before="0" w:after="0" w:line="240" w:lineRule="auto"/>
        <w:ind w:right="0"/>
        <w:rPr>
          <w:lang w:val="en-US"/>
        </w:rPr>
      </w:pPr>
    </w:p>
    <w:p w14:paraId="25BA16E5" w14:textId="77777777" w:rsidR="00F15EC6" w:rsidRDefault="00F15EC6" w:rsidP="00F15EC6">
      <w:pPr>
        <w:keepNext/>
        <w:spacing w:before="0" w:after="0" w:line="240" w:lineRule="auto"/>
        <w:ind w:right="0"/>
      </w:pPr>
      <w:r>
        <w:rPr>
          <w:noProof/>
          <w:lang w:val="en-US"/>
        </w:rPr>
        <w:lastRenderedPageBreak/>
        <w:drawing>
          <wp:inline distT="0" distB="0" distL="0" distR="0" wp14:anchorId="2D03E825" wp14:editId="0B3F5A92">
            <wp:extent cx="5541010" cy="3042285"/>
            <wp:effectExtent l="0" t="0" r="2540" b="5715"/>
            <wp:docPr id="64" name="Chart 64">
              <a:extLst xmlns:a="http://schemas.openxmlformats.org/drawingml/2006/main">
                <a:ext uri="{FF2B5EF4-FFF2-40B4-BE49-F238E27FC236}">
                  <a16:creationId xmlns:a16="http://schemas.microsoft.com/office/drawing/2014/main" id="{BF7B2917-C1A3-410B-8C4F-ADF9169513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1BFEAE63" w14:textId="00019496" w:rsidR="00BF2D9A" w:rsidRDefault="00F15EC6" w:rsidP="00F15EC6">
      <w:pPr>
        <w:pStyle w:val="TableFigureTitle"/>
        <w:rPr>
          <w:lang w:val="en-US"/>
        </w:rPr>
      </w:pPr>
      <w:bookmarkStart w:id="312" w:name="_Ref61615133"/>
      <w:r>
        <w:t xml:space="preserve">Figure </w:t>
      </w:r>
      <w:fldSimple w:instr=" STYLEREF 1 \s ">
        <w:r w:rsidR="00753F94">
          <w:rPr>
            <w:noProof/>
          </w:rPr>
          <w:t>7</w:t>
        </w:r>
      </w:fldSimple>
      <w:r w:rsidR="00753F94">
        <w:t>.</w:t>
      </w:r>
      <w:fldSimple w:instr=" SEQ Figure \* ARABIC \s 1 ">
        <w:r w:rsidR="00753F94">
          <w:rPr>
            <w:noProof/>
          </w:rPr>
          <w:t>35</w:t>
        </w:r>
      </w:fldSimple>
      <w:bookmarkEnd w:id="312"/>
      <w:r>
        <w:t xml:space="preserve"> Cannabis imagery </w:t>
      </w:r>
      <w:r w:rsidR="00FD0F07">
        <w:t>diverted total</w:t>
      </w:r>
      <w:r>
        <w:t xml:space="preserve"> and </w:t>
      </w:r>
      <w:r w:rsidR="00FD0F07">
        <w:t>amount used</w:t>
      </w:r>
      <w:r>
        <w:t xml:space="preserve"> totals for </w:t>
      </w:r>
      <w:r w:rsidR="00FD0F07">
        <w:t>South Fork Eel River.</w:t>
      </w:r>
    </w:p>
    <w:p w14:paraId="72D47555" w14:textId="77777777" w:rsidR="00BF2D9A" w:rsidRDefault="00BF2D9A">
      <w:pPr>
        <w:spacing w:before="0" w:after="0" w:line="240" w:lineRule="auto"/>
        <w:ind w:right="0"/>
        <w:rPr>
          <w:lang w:val="en-US"/>
        </w:rPr>
      </w:pPr>
    </w:p>
    <w:p w14:paraId="2551E7CC" w14:textId="778335F8" w:rsidR="00F15EC6" w:rsidRDefault="00F15EC6" w:rsidP="00F15EC6">
      <w:pPr>
        <w:pStyle w:val="TableFigureTitle"/>
      </w:pPr>
      <w:bookmarkStart w:id="313" w:name="_Ref61615141"/>
      <w:r>
        <w:t xml:space="preserve">Table </w:t>
      </w:r>
      <w:fldSimple w:instr=" STYLEREF 1 \s ">
        <w:r w:rsidR="006E011C">
          <w:rPr>
            <w:noProof/>
          </w:rPr>
          <w:t>7</w:t>
        </w:r>
      </w:fldSimple>
      <w:r w:rsidR="006E011C">
        <w:t>.</w:t>
      </w:r>
      <w:fldSimple w:instr=" SEQ Table \* ARABIC \s 1 ">
        <w:r w:rsidR="006E011C">
          <w:rPr>
            <w:noProof/>
          </w:rPr>
          <w:t>17</w:t>
        </w:r>
      </w:fldSimple>
      <w:bookmarkEnd w:id="313"/>
      <w:r>
        <w:t xml:space="preserve"> Cannabis imagery </w:t>
      </w:r>
      <w:r w:rsidR="0017020E">
        <w:t>diverted total</w:t>
      </w:r>
      <w:r>
        <w:t xml:space="preserve"> and </w:t>
      </w:r>
      <w:r w:rsidR="0017020E">
        <w:t>amount used</w:t>
      </w:r>
      <w:r>
        <w:t xml:space="preserve"> totals for S</w:t>
      </w:r>
      <w:r w:rsidR="0017020E">
        <w:t>outh Fork Eel River.</w:t>
      </w:r>
    </w:p>
    <w:tbl>
      <w:tblPr>
        <w:tblStyle w:val="TableGrid"/>
        <w:tblW w:w="0" w:type="auto"/>
        <w:jc w:val="center"/>
        <w:tblLayout w:type="fixed"/>
        <w:tblLook w:val="04A0" w:firstRow="1" w:lastRow="0" w:firstColumn="1" w:lastColumn="0" w:noHBand="0" w:noVBand="1"/>
      </w:tblPr>
      <w:tblGrid>
        <w:gridCol w:w="1530"/>
        <w:gridCol w:w="855"/>
        <w:gridCol w:w="500"/>
        <w:gridCol w:w="541"/>
        <w:gridCol w:w="524"/>
        <w:gridCol w:w="521"/>
        <w:gridCol w:w="521"/>
        <w:gridCol w:w="553"/>
        <w:gridCol w:w="507"/>
        <w:gridCol w:w="574"/>
        <w:gridCol w:w="521"/>
        <w:gridCol w:w="521"/>
        <w:gridCol w:w="531"/>
        <w:gridCol w:w="521"/>
      </w:tblGrid>
      <w:tr w:rsidR="00F15EC6" w:rsidRPr="00F15EC6" w14:paraId="46E0A58F" w14:textId="77777777" w:rsidTr="00F15EC6">
        <w:trPr>
          <w:cnfStyle w:val="100000000000" w:firstRow="1" w:lastRow="0" w:firstColumn="0" w:lastColumn="0" w:oddVBand="0" w:evenVBand="0" w:oddHBand="0" w:evenHBand="0" w:firstRowFirstColumn="0" w:firstRowLastColumn="0" w:lastRowFirstColumn="0" w:lastRowLastColumn="0"/>
          <w:jc w:val="center"/>
        </w:trPr>
        <w:tc>
          <w:tcPr>
            <w:tcW w:w="1530" w:type="dxa"/>
          </w:tcPr>
          <w:p w14:paraId="7F0CDD2C" w14:textId="0CE67623" w:rsidR="00F15EC6" w:rsidRPr="00F15EC6" w:rsidRDefault="00F15EC6" w:rsidP="00BF2D9A">
            <w:pPr>
              <w:pStyle w:val="StyleRight0"/>
              <w:rPr>
                <w:rFonts w:cstheme="minorHAnsi"/>
                <w:sz w:val="20"/>
                <w:lang w:val="en-US"/>
              </w:rPr>
            </w:pPr>
            <w:r w:rsidRPr="00F15EC6">
              <w:rPr>
                <w:rFonts w:cstheme="minorHAnsi"/>
                <w:sz w:val="20"/>
                <w:lang w:val="en-US"/>
              </w:rPr>
              <w:t>Storage assumption</w:t>
            </w:r>
          </w:p>
        </w:tc>
        <w:tc>
          <w:tcPr>
            <w:tcW w:w="855" w:type="dxa"/>
            <w:vAlign w:val="bottom"/>
          </w:tcPr>
          <w:p w14:paraId="5BF021C4" w14:textId="078FEBC3" w:rsidR="00F15EC6" w:rsidRPr="00F15EC6" w:rsidRDefault="00F15EC6" w:rsidP="00F15EC6">
            <w:pPr>
              <w:pStyle w:val="StyleRight0"/>
              <w:jc w:val="center"/>
              <w:rPr>
                <w:rFonts w:cstheme="minorHAnsi"/>
                <w:b/>
                <w:bCs/>
                <w:sz w:val="20"/>
                <w:lang w:val="en-US"/>
              </w:rPr>
            </w:pPr>
            <w:r w:rsidRPr="00F15EC6">
              <w:rPr>
                <w:rFonts w:cstheme="minorHAnsi"/>
                <w:b/>
                <w:bCs/>
                <w:sz w:val="20"/>
                <w:lang w:val="en-US"/>
              </w:rPr>
              <w:t>Annual</w:t>
            </w:r>
          </w:p>
        </w:tc>
        <w:tc>
          <w:tcPr>
            <w:tcW w:w="500" w:type="dxa"/>
            <w:vAlign w:val="bottom"/>
          </w:tcPr>
          <w:p w14:paraId="2B8DE4A3" w14:textId="65392292" w:rsidR="00F15EC6" w:rsidRPr="00F15EC6" w:rsidRDefault="00F15EC6" w:rsidP="00F15EC6">
            <w:pPr>
              <w:pStyle w:val="StyleRight0"/>
              <w:jc w:val="center"/>
              <w:rPr>
                <w:rFonts w:cstheme="minorHAnsi"/>
                <w:sz w:val="20"/>
                <w:lang w:val="en-US"/>
              </w:rPr>
            </w:pPr>
            <w:r w:rsidRPr="00F15EC6">
              <w:rPr>
                <w:rFonts w:cstheme="minorHAnsi"/>
                <w:sz w:val="20"/>
                <w:lang w:val="en-US"/>
              </w:rPr>
              <w:t>Oct</w:t>
            </w:r>
          </w:p>
        </w:tc>
        <w:tc>
          <w:tcPr>
            <w:tcW w:w="541" w:type="dxa"/>
            <w:vAlign w:val="bottom"/>
          </w:tcPr>
          <w:p w14:paraId="7D88FA3B" w14:textId="77777777" w:rsidR="00F15EC6" w:rsidRPr="00F15EC6" w:rsidRDefault="00F15EC6" w:rsidP="00F15EC6">
            <w:pPr>
              <w:pStyle w:val="StyleRight0"/>
              <w:jc w:val="center"/>
              <w:rPr>
                <w:rFonts w:cstheme="minorHAnsi"/>
                <w:sz w:val="20"/>
                <w:lang w:val="en-US"/>
              </w:rPr>
            </w:pPr>
            <w:r w:rsidRPr="00F15EC6">
              <w:rPr>
                <w:rFonts w:cstheme="minorHAnsi"/>
                <w:sz w:val="20"/>
                <w:lang w:val="en-US"/>
              </w:rPr>
              <w:t>Nov</w:t>
            </w:r>
          </w:p>
        </w:tc>
        <w:tc>
          <w:tcPr>
            <w:tcW w:w="524" w:type="dxa"/>
            <w:vAlign w:val="bottom"/>
          </w:tcPr>
          <w:p w14:paraId="0AF4B268" w14:textId="77777777" w:rsidR="00F15EC6" w:rsidRPr="00F15EC6" w:rsidRDefault="00F15EC6" w:rsidP="00F15EC6">
            <w:pPr>
              <w:pStyle w:val="StyleRight0"/>
              <w:jc w:val="center"/>
              <w:rPr>
                <w:rFonts w:cstheme="minorHAnsi"/>
                <w:sz w:val="20"/>
                <w:lang w:val="en-US"/>
              </w:rPr>
            </w:pPr>
            <w:r w:rsidRPr="00F15EC6">
              <w:rPr>
                <w:rFonts w:cstheme="minorHAnsi"/>
                <w:sz w:val="20"/>
                <w:lang w:val="en-US"/>
              </w:rPr>
              <w:t>Dec</w:t>
            </w:r>
          </w:p>
        </w:tc>
        <w:tc>
          <w:tcPr>
            <w:tcW w:w="521" w:type="dxa"/>
            <w:vAlign w:val="bottom"/>
          </w:tcPr>
          <w:p w14:paraId="686CF4C1" w14:textId="77777777" w:rsidR="00F15EC6" w:rsidRPr="00F15EC6" w:rsidRDefault="00F15EC6" w:rsidP="00F15EC6">
            <w:pPr>
              <w:pStyle w:val="StyleRight0"/>
              <w:jc w:val="center"/>
              <w:rPr>
                <w:rFonts w:cstheme="minorHAnsi"/>
                <w:sz w:val="20"/>
                <w:lang w:val="en-US"/>
              </w:rPr>
            </w:pPr>
            <w:r w:rsidRPr="00F15EC6">
              <w:rPr>
                <w:rFonts w:cstheme="minorHAnsi"/>
                <w:sz w:val="20"/>
                <w:lang w:val="en-US"/>
              </w:rPr>
              <w:t>Jan</w:t>
            </w:r>
          </w:p>
        </w:tc>
        <w:tc>
          <w:tcPr>
            <w:tcW w:w="521" w:type="dxa"/>
            <w:vAlign w:val="bottom"/>
          </w:tcPr>
          <w:p w14:paraId="36F67A10" w14:textId="77777777" w:rsidR="00F15EC6" w:rsidRPr="00F15EC6" w:rsidRDefault="00F15EC6" w:rsidP="00F15EC6">
            <w:pPr>
              <w:pStyle w:val="StyleRight0"/>
              <w:jc w:val="center"/>
              <w:rPr>
                <w:rFonts w:cstheme="minorHAnsi"/>
                <w:sz w:val="20"/>
                <w:lang w:val="en-US"/>
              </w:rPr>
            </w:pPr>
            <w:r w:rsidRPr="00F15EC6">
              <w:rPr>
                <w:rFonts w:cstheme="minorHAnsi"/>
                <w:sz w:val="20"/>
                <w:lang w:val="en-US"/>
              </w:rPr>
              <w:t>Feb</w:t>
            </w:r>
          </w:p>
        </w:tc>
        <w:tc>
          <w:tcPr>
            <w:tcW w:w="553" w:type="dxa"/>
            <w:vAlign w:val="bottom"/>
          </w:tcPr>
          <w:p w14:paraId="28B58B82" w14:textId="77777777" w:rsidR="00F15EC6" w:rsidRPr="00F15EC6" w:rsidRDefault="00F15EC6" w:rsidP="00F15EC6">
            <w:pPr>
              <w:pStyle w:val="StyleRight0"/>
              <w:jc w:val="center"/>
              <w:rPr>
                <w:rFonts w:cstheme="minorHAnsi"/>
                <w:sz w:val="20"/>
                <w:lang w:val="en-US"/>
              </w:rPr>
            </w:pPr>
            <w:r w:rsidRPr="00F15EC6">
              <w:rPr>
                <w:rFonts w:cstheme="minorHAnsi"/>
                <w:sz w:val="20"/>
                <w:lang w:val="en-US"/>
              </w:rPr>
              <w:t>Mar</w:t>
            </w:r>
          </w:p>
        </w:tc>
        <w:tc>
          <w:tcPr>
            <w:tcW w:w="507" w:type="dxa"/>
            <w:vAlign w:val="bottom"/>
          </w:tcPr>
          <w:p w14:paraId="57B5CFF2" w14:textId="77777777" w:rsidR="00F15EC6" w:rsidRPr="00F15EC6" w:rsidRDefault="00F15EC6" w:rsidP="00F15EC6">
            <w:pPr>
              <w:pStyle w:val="StyleRight0"/>
              <w:jc w:val="center"/>
              <w:rPr>
                <w:rFonts w:cstheme="minorHAnsi"/>
                <w:sz w:val="20"/>
                <w:lang w:val="en-US"/>
              </w:rPr>
            </w:pPr>
            <w:r w:rsidRPr="00F15EC6">
              <w:rPr>
                <w:rFonts w:cstheme="minorHAnsi"/>
                <w:sz w:val="20"/>
                <w:lang w:val="en-US"/>
              </w:rPr>
              <w:t>Apr</w:t>
            </w:r>
          </w:p>
        </w:tc>
        <w:tc>
          <w:tcPr>
            <w:tcW w:w="574" w:type="dxa"/>
            <w:vAlign w:val="bottom"/>
          </w:tcPr>
          <w:p w14:paraId="74F748F5" w14:textId="77777777" w:rsidR="00F15EC6" w:rsidRPr="00F15EC6" w:rsidRDefault="00F15EC6" w:rsidP="00F15EC6">
            <w:pPr>
              <w:pStyle w:val="StyleRight0"/>
              <w:jc w:val="center"/>
              <w:rPr>
                <w:rFonts w:cstheme="minorHAnsi"/>
                <w:sz w:val="20"/>
                <w:lang w:val="en-US"/>
              </w:rPr>
            </w:pPr>
            <w:r w:rsidRPr="00F15EC6">
              <w:rPr>
                <w:rFonts w:cstheme="minorHAnsi"/>
                <w:sz w:val="20"/>
                <w:lang w:val="en-US"/>
              </w:rPr>
              <w:t>May</w:t>
            </w:r>
          </w:p>
        </w:tc>
        <w:tc>
          <w:tcPr>
            <w:tcW w:w="521" w:type="dxa"/>
            <w:vAlign w:val="bottom"/>
          </w:tcPr>
          <w:p w14:paraId="4DB6DB3C" w14:textId="77777777" w:rsidR="00F15EC6" w:rsidRPr="00F15EC6" w:rsidRDefault="00F15EC6" w:rsidP="00F15EC6">
            <w:pPr>
              <w:pStyle w:val="StyleRight0"/>
              <w:jc w:val="center"/>
              <w:rPr>
                <w:rFonts w:cstheme="minorHAnsi"/>
                <w:sz w:val="20"/>
                <w:lang w:val="en-US"/>
              </w:rPr>
            </w:pPr>
            <w:r w:rsidRPr="00F15EC6">
              <w:rPr>
                <w:rFonts w:cstheme="minorHAnsi"/>
                <w:sz w:val="20"/>
                <w:lang w:val="en-US"/>
              </w:rPr>
              <w:t>Jun</w:t>
            </w:r>
          </w:p>
        </w:tc>
        <w:tc>
          <w:tcPr>
            <w:tcW w:w="521" w:type="dxa"/>
            <w:vAlign w:val="bottom"/>
          </w:tcPr>
          <w:p w14:paraId="7B056CED" w14:textId="77777777" w:rsidR="00F15EC6" w:rsidRPr="00F15EC6" w:rsidRDefault="00F15EC6" w:rsidP="00F15EC6">
            <w:pPr>
              <w:pStyle w:val="StyleRight0"/>
              <w:jc w:val="center"/>
              <w:rPr>
                <w:rFonts w:cstheme="minorHAnsi"/>
                <w:sz w:val="20"/>
                <w:lang w:val="en-US"/>
              </w:rPr>
            </w:pPr>
            <w:r w:rsidRPr="00F15EC6">
              <w:rPr>
                <w:rFonts w:cstheme="minorHAnsi"/>
                <w:sz w:val="20"/>
                <w:lang w:val="en-US"/>
              </w:rPr>
              <w:t>Jul</w:t>
            </w:r>
          </w:p>
        </w:tc>
        <w:tc>
          <w:tcPr>
            <w:tcW w:w="531" w:type="dxa"/>
            <w:vAlign w:val="bottom"/>
          </w:tcPr>
          <w:p w14:paraId="1A30C207" w14:textId="77777777" w:rsidR="00F15EC6" w:rsidRPr="00F15EC6" w:rsidRDefault="00F15EC6" w:rsidP="00F15EC6">
            <w:pPr>
              <w:pStyle w:val="StyleRight0"/>
              <w:jc w:val="center"/>
              <w:rPr>
                <w:rFonts w:cstheme="minorHAnsi"/>
                <w:sz w:val="20"/>
                <w:lang w:val="en-US"/>
              </w:rPr>
            </w:pPr>
            <w:r w:rsidRPr="00F15EC6">
              <w:rPr>
                <w:rFonts w:cstheme="minorHAnsi"/>
                <w:sz w:val="20"/>
                <w:lang w:val="en-US"/>
              </w:rPr>
              <w:t>Aug</w:t>
            </w:r>
          </w:p>
        </w:tc>
        <w:tc>
          <w:tcPr>
            <w:tcW w:w="521" w:type="dxa"/>
            <w:vAlign w:val="bottom"/>
          </w:tcPr>
          <w:p w14:paraId="5B9038D2" w14:textId="77777777" w:rsidR="00F15EC6" w:rsidRPr="00F15EC6" w:rsidRDefault="00F15EC6" w:rsidP="00F15EC6">
            <w:pPr>
              <w:pStyle w:val="StyleRight0"/>
              <w:jc w:val="center"/>
              <w:rPr>
                <w:rFonts w:cstheme="minorHAnsi"/>
                <w:sz w:val="20"/>
                <w:lang w:val="en-US"/>
              </w:rPr>
            </w:pPr>
            <w:r w:rsidRPr="00F15EC6">
              <w:rPr>
                <w:rFonts w:cstheme="minorHAnsi"/>
                <w:sz w:val="20"/>
                <w:lang w:val="en-US"/>
              </w:rPr>
              <w:t>Sep</w:t>
            </w:r>
          </w:p>
        </w:tc>
      </w:tr>
      <w:tr w:rsidR="00F15EC6" w:rsidRPr="00F15EC6" w14:paraId="745D192F" w14:textId="77777777" w:rsidTr="00F15EC6">
        <w:trPr>
          <w:jc w:val="center"/>
        </w:trPr>
        <w:tc>
          <w:tcPr>
            <w:tcW w:w="1530" w:type="dxa"/>
            <w:vAlign w:val="bottom"/>
          </w:tcPr>
          <w:p w14:paraId="333C2D8D" w14:textId="09EEB2C1" w:rsidR="00F15EC6" w:rsidRPr="00F15EC6" w:rsidRDefault="00F15EC6" w:rsidP="00F15EC6">
            <w:pPr>
              <w:pStyle w:val="StyleRight0"/>
              <w:rPr>
                <w:rFonts w:cstheme="minorHAnsi"/>
                <w:sz w:val="20"/>
                <w:lang w:val="en-US"/>
              </w:rPr>
            </w:pPr>
            <w:r w:rsidRPr="00F15EC6">
              <w:rPr>
                <w:rFonts w:cstheme="minorHAnsi"/>
                <w:color w:val="000000"/>
                <w:sz w:val="20"/>
              </w:rPr>
              <w:t>AU (no storage)</w:t>
            </w:r>
          </w:p>
        </w:tc>
        <w:tc>
          <w:tcPr>
            <w:tcW w:w="855" w:type="dxa"/>
            <w:vAlign w:val="bottom"/>
          </w:tcPr>
          <w:p w14:paraId="54ED33BA" w14:textId="1B882E0E" w:rsidR="00F15EC6" w:rsidRPr="00F15EC6" w:rsidRDefault="00B04881" w:rsidP="00F15EC6">
            <w:pPr>
              <w:pStyle w:val="StyleRight0"/>
              <w:jc w:val="center"/>
              <w:rPr>
                <w:rFonts w:cstheme="minorHAnsi"/>
                <w:b/>
                <w:bCs/>
                <w:sz w:val="20"/>
                <w:lang w:val="en-US"/>
              </w:rPr>
            </w:pPr>
            <w:r>
              <w:rPr>
                <w:rFonts w:cstheme="minorHAnsi"/>
                <w:b/>
                <w:bCs/>
                <w:color w:val="000000"/>
                <w:sz w:val="20"/>
              </w:rPr>
              <w:t>849</w:t>
            </w:r>
          </w:p>
        </w:tc>
        <w:tc>
          <w:tcPr>
            <w:tcW w:w="500" w:type="dxa"/>
            <w:vAlign w:val="bottom"/>
          </w:tcPr>
          <w:p w14:paraId="26AC4275" w14:textId="5068D705" w:rsidR="00F15EC6" w:rsidRPr="00F15EC6" w:rsidRDefault="00F15EC6" w:rsidP="00F15EC6">
            <w:pPr>
              <w:pStyle w:val="StyleRight0"/>
              <w:jc w:val="center"/>
              <w:rPr>
                <w:rFonts w:cstheme="minorHAnsi"/>
                <w:sz w:val="20"/>
                <w:lang w:val="en-US"/>
              </w:rPr>
            </w:pPr>
            <w:r w:rsidRPr="00F15EC6">
              <w:rPr>
                <w:rFonts w:cstheme="minorHAnsi"/>
                <w:color w:val="000000"/>
                <w:sz w:val="20"/>
              </w:rPr>
              <w:t>87</w:t>
            </w:r>
          </w:p>
        </w:tc>
        <w:tc>
          <w:tcPr>
            <w:tcW w:w="541" w:type="dxa"/>
            <w:vAlign w:val="bottom"/>
          </w:tcPr>
          <w:p w14:paraId="397E39E0" w14:textId="67B58D3C" w:rsidR="00F15EC6" w:rsidRPr="00F15EC6" w:rsidRDefault="00F15EC6" w:rsidP="00F15EC6">
            <w:pPr>
              <w:pStyle w:val="StyleRight0"/>
              <w:jc w:val="center"/>
              <w:rPr>
                <w:rFonts w:cstheme="minorHAnsi"/>
                <w:sz w:val="20"/>
                <w:lang w:val="en-US"/>
              </w:rPr>
            </w:pPr>
            <w:r w:rsidRPr="00F15EC6">
              <w:rPr>
                <w:rFonts w:cstheme="minorHAnsi"/>
                <w:color w:val="000000"/>
                <w:sz w:val="20"/>
              </w:rPr>
              <w:t>17</w:t>
            </w:r>
          </w:p>
        </w:tc>
        <w:tc>
          <w:tcPr>
            <w:tcW w:w="524" w:type="dxa"/>
            <w:vAlign w:val="bottom"/>
          </w:tcPr>
          <w:p w14:paraId="3A7F2922" w14:textId="5A89048A" w:rsidR="00F15EC6" w:rsidRPr="00F15EC6" w:rsidRDefault="00F15EC6" w:rsidP="00F15EC6">
            <w:pPr>
              <w:pStyle w:val="StyleRight0"/>
              <w:jc w:val="center"/>
              <w:rPr>
                <w:rFonts w:cstheme="minorHAnsi"/>
                <w:sz w:val="20"/>
                <w:lang w:val="en-US"/>
              </w:rPr>
            </w:pPr>
            <w:r w:rsidRPr="00F15EC6">
              <w:rPr>
                <w:rFonts w:cstheme="minorHAnsi"/>
                <w:color w:val="000000"/>
                <w:sz w:val="20"/>
              </w:rPr>
              <w:t>7</w:t>
            </w:r>
          </w:p>
        </w:tc>
        <w:tc>
          <w:tcPr>
            <w:tcW w:w="521" w:type="dxa"/>
            <w:vAlign w:val="bottom"/>
          </w:tcPr>
          <w:p w14:paraId="3B59C043" w14:textId="2C36F702" w:rsidR="00F15EC6" w:rsidRPr="00F15EC6" w:rsidRDefault="00F15EC6" w:rsidP="00F15EC6">
            <w:pPr>
              <w:pStyle w:val="StyleRight0"/>
              <w:jc w:val="center"/>
              <w:rPr>
                <w:rFonts w:cstheme="minorHAnsi"/>
                <w:sz w:val="20"/>
                <w:lang w:val="en-US"/>
              </w:rPr>
            </w:pPr>
            <w:r w:rsidRPr="00F15EC6">
              <w:rPr>
                <w:rFonts w:cstheme="minorHAnsi"/>
                <w:color w:val="000000"/>
                <w:sz w:val="20"/>
              </w:rPr>
              <w:t>7</w:t>
            </w:r>
          </w:p>
        </w:tc>
        <w:tc>
          <w:tcPr>
            <w:tcW w:w="521" w:type="dxa"/>
            <w:vAlign w:val="bottom"/>
          </w:tcPr>
          <w:p w14:paraId="7D31AC0B" w14:textId="72F9F86B" w:rsidR="00F15EC6" w:rsidRPr="00F15EC6" w:rsidRDefault="00F15EC6" w:rsidP="00F15EC6">
            <w:pPr>
              <w:pStyle w:val="StyleRight0"/>
              <w:jc w:val="center"/>
              <w:rPr>
                <w:rFonts w:cstheme="minorHAnsi"/>
                <w:sz w:val="20"/>
                <w:lang w:val="en-US"/>
              </w:rPr>
            </w:pPr>
            <w:r w:rsidRPr="00F15EC6">
              <w:rPr>
                <w:rFonts w:cstheme="minorHAnsi"/>
                <w:color w:val="000000"/>
                <w:sz w:val="20"/>
              </w:rPr>
              <w:t>7</w:t>
            </w:r>
          </w:p>
        </w:tc>
        <w:tc>
          <w:tcPr>
            <w:tcW w:w="553" w:type="dxa"/>
            <w:vAlign w:val="bottom"/>
          </w:tcPr>
          <w:p w14:paraId="75A21CCD" w14:textId="1ED1E1B4" w:rsidR="00F15EC6" w:rsidRPr="00F15EC6" w:rsidRDefault="00F15EC6" w:rsidP="00F15EC6">
            <w:pPr>
              <w:pStyle w:val="StyleRight0"/>
              <w:jc w:val="center"/>
              <w:rPr>
                <w:rFonts w:cstheme="minorHAnsi"/>
                <w:sz w:val="20"/>
                <w:lang w:val="en-US"/>
              </w:rPr>
            </w:pPr>
            <w:r w:rsidRPr="00F15EC6">
              <w:rPr>
                <w:rFonts w:cstheme="minorHAnsi"/>
                <w:color w:val="000000"/>
                <w:sz w:val="20"/>
              </w:rPr>
              <w:t>10</w:t>
            </w:r>
          </w:p>
        </w:tc>
        <w:tc>
          <w:tcPr>
            <w:tcW w:w="507" w:type="dxa"/>
            <w:vAlign w:val="bottom"/>
          </w:tcPr>
          <w:p w14:paraId="6737D995" w14:textId="62596C0F" w:rsidR="00F15EC6" w:rsidRPr="00F15EC6" w:rsidRDefault="00F15EC6" w:rsidP="00F15EC6">
            <w:pPr>
              <w:pStyle w:val="StyleRight0"/>
              <w:jc w:val="center"/>
              <w:rPr>
                <w:rFonts w:cstheme="minorHAnsi"/>
                <w:sz w:val="20"/>
                <w:lang w:val="en-US"/>
              </w:rPr>
            </w:pPr>
            <w:r w:rsidRPr="00F15EC6">
              <w:rPr>
                <w:rFonts w:cstheme="minorHAnsi"/>
                <w:color w:val="000000"/>
                <w:sz w:val="20"/>
              </w:rPr>
              <w:t>22</w:t>
            </w:r>
          </w:p>
        </w:tc>
        <w:tc>
          <w:tcPr>
            <w:tcW w:w="574" w:type="dxa"/>
            <w:vAlign w:val="bottom"/>
          </w:tcPr>
          <w:p w14:paraId="64A325BC" w14:textId="0007B4DE" w:rsidR="00F15EC6" w:rsidRPr="00F15EC6" w:rsidRDefault="00F15EC6" w:rsidP="00F15EC6">
            <w:pPr>
              <w:pStyle w:val="StyleRight0"/>
              <w:jc w:val="center"/>
              <w:rPr>
                <w:rFonts w:cstheme="minorHAnsi"/>
                <w:sz w:val="20"/>
                <w:lang w:val="en-US"/>
              </w:rPr>
            </w:pPr>
            <w:r w:rsidRPr="00F15EC6">
              <w:rPr>
                <w:rFonts w:cstheme="minorHAnsi"/>
                <w:color w:val="000000"/>
                <w:sz w:val="20"/>
              </w:rPr>
              <w:t>65</w:t>
            </w:r>
          </w:p>
        </w:tc>
        <w:tc>
          <w:tcPr>
            <w:tcW w:w="521" w:type="dxa"/>
            <w:vAlign w:val="bottom"/>
          </w:tcPr>
          <w:p w14:paraId="61EB79C2" w14:textId="4E5FD67D" w:rsidR="00F15EC6" w:rsidRPr="00F15EC6" w:rsidRDefault="00F15EC6" w:rsidP="00F15EC6">
            <w:pPr>
              <w:pStyle w:val="StyleRight0"/>
              <w:jc w:val="center"/>
              <w:rPr>
                <w:rFonts w:cstheme="minorHAnsi"/>
                <w:sz w:val="20"/>
                <w:lang w:val="en-US"/>
              </w:rPr>
            </w:pPr>
            <w:r w:rsidRPr="00F15EC6">
              <w:rPr>
                <w:rFonts w:cstheme="minorHAnsi"/>
                <w:color w:val="000000"/>
                <w:sz w:val="20"/>
              </w:rPr>
              <w:t>131</w:t>
            </w:r>
          </w:p>
        </w:tc>
        <w:tc>
          <w:tcPr>
            <w:tcW w:w="521" w:type="dxa"/>
            <w:vAlign w:val="bottom"/>
          </w:tcPr>
          <w:p w14:paraId="21AAE6DD" w14:textId="1BA53C02" w:rsidR="00F15EC6" w:rsidRPr="00F15EC6" w:rsidRDefault="00F15EC6" w:rsidP="00F15EC6">
            <w:pPr>
              <w:pStyle w:val="StyleRight0"/>
              <w:jc w:val="center"/>
              <w:rPr>
                <w:rFonts w:cstheme="minorHAnsi"/>
                <w:sz w:val="20"/>
                <w:lang w:val="en-US"/>
              </w:rPr>
            </w:pPr>
            <w:r w:rsidRPr="00F15EC6">
              <w:rPr>
                <w:rFonts w:cstheme="minorHAnsi"/>
                <w:color w:val="000000"/>
                <w:sz w:val="20"/>
              </w:rPr>
              <w:t>161</w:t>
            </w:r>
          </w:p>
        </w:tc>
        <w:tc>
          <w:tcPr>
            <w:tcW w:w="531" w:type="dxa"/>
            <w:vAlign w:val="bottom"/>
          </w:tcPr>
          <w:p w14:paraId="34676887" w14:textId="55651B13" w:rsidR="00F15EC6" w:rsidRPr="00F15EC6" w:rsidRDefault="00F15EC6" w:rsidP="00F15EC6">
            <w:pPr>
              <w:pStyle w:val="StyleRight0"/>
              <w:jc w:val="center"/>
              <w:rPr>
                <w:rFonts w:cstheme="minorHAnsi"/>
                <w:sz w:val="20"/>
                <w:lang w:val="en-US"/>
              </w:rPr>
            </w:pPr>
            <w:r w:rsidRPr="00F15EC6">
              <w:rPr>
                <w:rFonts w:cstheme="minorHAnsi"/>
                <w:color w:val="000000"/>
                <w:sz w:val="20"/>
              </w:rPr>
              <w:t>188</w:t>
            </w:r>
          </w:p>
        </w:tc>
        <w:tc>
          <w:tcPr>
            <w:tcW w:w="521" w:type="dxa"/>
            <w:vAlign w:val="bottom"/>
          </w:tcPr>
          <w:p w14:paraId="7E21DE61" w14:textId="1D7446D9" w:rsidR="00F15EC6" w:rsidRPr="00F15EC6" w:rsidRDefault="00F15EC6" w:rsidP="00F15EC6">
            <w:pPr>
              <w:pStyle w:val="StyleRight0"/>
              <w:jc w:val="center"/>
              <w:rPr>
                <w:rFonts w:cstheme="minorHAnsi"/>
                <w:sz w:val="20"/>
                <w:lang w:val="en-US"/>
              </w:rPr>
            </w:pPr>
            <w:r w:rsidRPr="00F15EC6">
              <w:rPr>
                <w:rFonts w:cstheme="minorHAnsi"/>
                <w:color w:val="000000"/>
                <w:sz w:val="20"/>
              </w:rPr>
              <w:t>148</w:t>
            </w:r>
          </w:p>
        </w:tc>
      </w:tr>
      <w:tr w:rsidR="00F15EC6" w:rsidRPr="00F15EC6" w14:paraId="45EF2E71" w14:textId="77777777" w:rsidTr="00F15EC6">
        <w:trPr>
          <w:jc w:val="center"/>
        </w:trPr>
        <w:tc>
          <w:tcPr>
            <w:tcW w:w="1530" w:type="dxa"/>
            <w:vAlign w:val="bottom"/>
          </w:tcPr>
          <w:p w14:paraId="329C1A49" w14:textId="7D9B55E6" w:rsidR="00F15EC6" w:rsidRPr="00F15EC6" w:rsidRDefault="00F15EC6" w:rsidP="00F15EC6">
            <w:pPr>
              <w:pStyle w:val="StyleRight0"/>
              <w:rPr>
                <w:rFonts w:cstheme="minorHAnsi"/>
                <w:sz w:val="20"/>
                <w:lang w:val="en-US"/>
              </w:rPr>
            </w:pPr>
            <w:r w:rsidRPr="00F15EC6">
              <w:rPr>
                <w:rFonts w:cstheme="minorHAnsi"/>
                <w:color w:val="000000"/>
                <w:sz w:val="20"/>
              </w:rPr>
              <w:t>1-month max storage</w:t>
            </w:r>
          </w:p>
        </w:tc>
        <w:tc>
          <w:tcPr>
            <w:tcW w:w="855" w:type="dxa"/>
            <w:vAlign w:val="bottom"/>
          </w:tcPr>
          <w:p w14:paraId="606C94DB" w14:textId="15592272" w:rsidR="00F15EC6" w:rsidRPr="00F15EC6" w:rsidRDefault="00B04881" w:rsidP="00F15EC6">
            <w:pPr>
              <w:pStyle w:val="StyleRight0"/>
              <w:jc w:val="center"/>
              <w:rPr>
                <w:rFonts w:cstheme="minorHAnsi"/>
                <w:b/>
                <w:bCs/>
                <w:sz w:val="20"/>
                <w:lang w:val="en-US"/>
              </w:rPr>
            </w:pPr>
            <w:r>
              <w:rPr>
                <w:rFonts w:cstheme="minorHAnsi"/>
                <w:b/>
                <w:bCs/>
                <w:color w:val="000000"/>
                <w:sz w:val="20"/>
              </w:rPr>
              <w:t>849</w:t>
            </w:r>
          </w:p>
        </w:tc>
        <w:tc>
          <w:tcPr>
            <w:tcW w:w="500" w:type="dxa"/>
            <w:vAlign w:val="bottom"/>
          </w:tcPr>
          <w:p w14:paraId="29A91FE3" w14:textId="0691FC25" w:rsidR="00F15EC6" w:rsidRPr="00F15EC6" w:rsidRDefault="00F15EC6" w:rsidP="00F15EC6">
            <w:pPr>
              <w:pStyle w:val="StyleRight0"/>
              <w:jc w:val="center"/>
              <w:rPr>
                <w:rFonts w:cstheme="minorHAnsi"/>
                <w:sz w:val="20"/>
                <w:lang w:val="en-US"/>
              </w:rPr>
            </w:pPr>
            <w:r w:rsidRPr="00F15EC6">
              <w:rPr>
                <w:rFonts w:cstheme="minorHAnsi"/>
                <w:color w:val="000000"/>
                <w:sz w:val="20"/>
              </w:rPr>
              <w:t>67</w:t>
            </w:r>
          </w:p>
        </w:tc>
        <w:tc>
          <w:tcPr>
            <w:tcW w:w="541" w:type="dxa"/>
            <w:vAlign w:val="bottom"/>
          </w:tcPr>
          <w:p w14:paraId="5839183D" w14:textId="174E0676" w:rsidR="00F15EC6" w:rsidRPr="00F15EC6" w:rsidRDefault="00F15EC6" w:rsidP="00F15EC6">
            <w:pPr>
              <w:pStyle w:val="StyleRight0"/>
              <w:jc w:val="center"/>
              <w:rPr>
                <w:rFonts w:cstheme="minorHAnsi"/>
                <w:sz w:val="20"/>
                <w:lang w:val="en-US"/>
              </w:rPr>
            </w:pPr>
            <w:r w:rsidRPr="00F15EC6">
              <w:rPr>
                <w:rFonts w:cstheme="minorHAnsi"/>
                <w:color w:val="000000"/>
                <w:sz w:val="20"/>
              </w:rPr>
              <w:t>51</w:t>
            </w:r>
          </w:p>
        </w:tc>
        <w:tc>
          <w:tcPr>
            <w:tcW w:w="524" w:type="dxa"/>
            <w:vAlign w:val="bottom"/>
          </w:tcPr>
          <w:p w14:paraId="2163AEA9" w14:textId="5CC15F34" w:rsidR="00F15EC6" w:rsidRPr="00F15EC6" w:rsidRDefault="00F15EC6" w:rsidP="00F15EC6">
            <w:pPr>
              <w:pStyle w:val="StyleRight0"/>
              <w:jc w:val="center"/>
              <w:rPr>
                <w:rFonts w:cstheme="minorHAnsi"/>
                <w:sz w:val="20"/>
                <w:lang w:val="en-US"/>
              </w:rPr>
            </w:pPr>
            <w:r w:rsidRPr="00F15EC6">
              <w:rPr>
                <w:rFonts w:cstheme="minorHAnsi"/>
                <w:color w:val="000000"/>
                <w:sz w:val="20"/>
              </w:rPr>
              <w:t>43</w:t>
            </w:r>
          </w:p>
        </w:tc>
        <w:tc>
          <w:tcPr>
            <w:tcW w:w="521" w:type="dxa"/>
            <w:vAlign w:val="bottom"/>
          </w:tcPr>
          <w:p w14:paraId="08303C59" w14:textId="7A80FC65" w:rsidR="00F15EC6" w:rsidRPr="00F15EC6" w:rsidRDefault="00F15EC6" w:rsidP="00F15EC6">
            <w:pPr>
              <w:pStyle w:val="StyleRight0"/>
              <w:jc w:val="center"/>
              <w:rPr>
                <w:rFonts w:cstheme="minorHAnsi"/>
                <w:sz w:val="20"/>
                <w:lang w:val="en-US"/>
              </w:rPr>
            </w:pPr>
            <w:r w:rsidRPr="00F15EC6">
              <w:rPr>
                <w:rFonts w:cstheme="minorHAnsi"/>
                <w:color w:val="000000"/>
                <w:sz w:val="20"/>
              </w:rPr>
              <w:t>43</w:t>
            </w:r>
          </w:p>
        </w:tc>
        <w:tc>
          <w:tcPr>
            <w:tcW w:w="521" w:type="dxa"/>
            <w:vAlign w:val="bottom"/>
          </w:tcPr>
          <w:p w14:paraId="3D87E997" w14:textId="0DCE2F9A" w:rsidR="00F15EC6" w:rsidRPr="00F15EC6" w:rsidRDefault="00F15EC6" w:rsidP="00F15EC6">
            <w:pPr>
              <w:pStyle w:val="StyleRight0"/>
              <w:jc w:val="center"/>
              <w:rPr>
                <w:rFonts w:cstheme="minorHAnsi"/>
                <w:sz w:val="20"/>
                <w:lang w:val="en-US"/>
              </w:rPr>
            </w:pPr>
            <w:r w:rsidRPr="00F15EC6">
              <w:rPr>
                <w:rFonts w:cstheme="minorHAnsi"/>
                <w:color w:val="000000"/>
                <w:sz w:val="20"/>
              </w:rPr>
              <w:t>43</w:t>
            </w:r>
          </w:p>
        </w:tc>
        <w:tc>
          <w:tcPr>
            <w:tcW w:w="553" w:type="dxa"/>
            <w:vAlign w:val="bottom"/>
          </w:tcPr>
          <w:p w14:paraId="221915BB" w14:textId="696CB9AF" w:rsidR="00F15EC6" w:rsidRPr="00F15EC6" w:rsidRDefault="00F15EC6" w:rsidP="00F15EC6">
            <w:pPr>
              <w:pStyle w:val="StyleRight0"/>
              <w:jc w:val="center"/>
              <w:rPr>
                <w:rFonts w:cstheme="minorHAnsi"/>
                <w:sz w:val="20"/>
                <w:lang w:val="en-US"/>
              </w:rPr>
            </w:pPr>
            <w:r w:rsidRPr="00F15EC6">
              <w:rPr>
                <w:rFonts w:cstheme="minorHAnsi"/>
                <w:color w:val="000000"/>
                <w:sz w:val="20"/>
              </w:rPr>
              <w:t>45</w:t>
            </w:r>
          </w:p>
        </w:tc>
        <w:tc>
          <w:tcPr>
            <w:tcW w:w="507" w:type="dxa"/>
            <w:vAlign w:val="bottom"/>
          </w:tcPr>
          <w:p w14:paraId="37637289" w14:textId="5D0EF73F" w:rsidR="00F15EC6" w:rsidRPr="00F15EC6" w:rsidRDefault="00F15EC6" w:rsidP="00F15EC6">
            <w:pPr>
              <w:pStyle w:val="StyleRight0"/>
              <w:jc w:val="center"/>
              <w:rPr>
                <w:rFonts w:cstheme="minorHAnsi"/>
                <w:sz w:val="20"/>
                <w:lang w:val="en-US"/>
              </w:rPr>
            </w:pPr>
            <w:r w:rsidRPr="00F15EC6">
              <w:rPr>
                <w:rFonts w:cstheme="minorHAnsi"/>
                <w:color w:val="000000"/>
                <w:sz w:val="20"/>
              </w:rPr>
              <w:t>17</w:t>
            </w:r>
          </w:p>
        </w:tc>
        <w:tc>
          <w:tcPr>
            <w:tcW w:w="574" w:type="dxa"/>
            <w:vAlign w:val="bottom"/>
          </w:tcPr>
          <w:p w14:paraId="7D2DD62C" w14:textId="2B8E71BF" w:rsidR="00F15EC6" w:rsidRPr="00F15EC6" w:rsidRDefault="00F15EC6" w:rsidP="00F15EC6">
            <w:pPr>
              <w:pStyle w:val="StyleRight0"/>
              <w:jc w:val="center"/>
              <w:rPr>
                <w:rFonts w:cstheme="minorHAnsi"/>
                <w:sz w:val="20"/>
                <w:lang w:val="en-US"/>
              </w:rPr>
            </w:pPr>
            <w:r w:rsidRPr="00F15EC6">
              <w:rPr>
                <w:rFonts w:cstheme="minorHAnsi"/>
                <w:color w:val="000000"/>
                <w:sz w:val="20"/>
              </w:rPr>
              <w:t>50</w:t>
            </w:r>
          </w:p>
        </w:tc>
        <w:tc>
          <w:tcPr>
            <w:tcW w:w="521" w:type="dxa"/>
            <w:vAlign w:val="bottom"/>
          </w:tcPr>
          <w:p w14:paraId="627E3F1B" w14:textId="4AAE2445" w:rsidR="00F15EC6" w:rsidRPr="00F15EC6" w:rsidRDefault="00F15EC6" w:rsidP="00F15EC6">
            <w:pPr>
              <w:pStyle w:val="StyleRight0"/>
              <w:jc w:val="center"/>
              <w:rPr>
                <w:rFonts w:cstheme="minorHAnsi"/>
                <w:sz w:val="20"/>
                <w:lang w:val="en-US"/>
              </w:rPr>
            </w:pPr>
            <w:r w:rsidRPr="00F15EC6">
              <w:rPr>
                <w:rFonts w:cstheme="minorHAnsi"/>
                <w:color w:val="000000"/>
                <w:sz w:val="20"/>
              </w:rPr>
              <w:t>102</w:t>
            </w:r>
          </w:p>
        </w:tc>
        <w:tc>
          <w:tcPr>
            <w:tcW w:w="521" w:type="dxa"/>
            <w:vAlign w:val="bottom"/>
          </w:tcPr>
          <w:p w14:paraId="2047E905" w14:textId="743DDC1D" w:rsidR="00F15EC6" w:rsidRPr="00F15EC6" w:rsidRDefault="00F15EC6" w:rsidP="00F15EC6">
            <w:pPr>
              <w:pStyle w:val="StyleRight0"/>
              <w:jc w:val="center"/>
              <w:rPr>
                <w:rFonts w:cstheme="minorHAnsi"/>
                <w:sz w:val="20"/>
                <w:lang w:val="en-US"/>
              </w:rPr>
            </w:pPr>
            <w:r w:rsidRPr="00F15EC6">
              <w:rPr>
                <w:rFonts w:cstheme="minorHAnsi"/>
                <w:color w:val="000000"/>
                <w:sz w:val="20"/>
              </w:rPr>
              <w:t>126</w:t>
            </w:r>
          </w:p>
        </w:tc>
        <w:tc>
          <w:tcPr>
            <w:tcW w:w="531" w:type="dxa"/>
            <w:vAlign w:val="bottom"/>
          </w:tcPr>
          <w:p w14:paraId="01C3221D" w14:textId="149B59D5" w:rsidR="00F15EC6" w:rsidRPr="00F15EC6" w:rsidRDefault="00F15EC6" w:rsidP="00F15EC6">
            <w:pPr>
              <w:pStyle w:val="StyleRight0"/>
              <w:jc w:val="center"/>
              <w:rPr>
                <w:rFonts w:cstheme="minorHAnsi"/>
                <w:sz w:val="20"/>
                <w:lang w:val="en-US"/>
              </w:rPr>
            </w:pPr>
            <w:r w:rsidRPr="00F15EC6">
              <w:rPr>
                <w:rFonts w:cstheme="minorHAnsi"/>
                <w:color w:val="000000"/>
                <w:sz w:val="20"/>
              </w:rPr>
              <w:t>147</w:t>
            </w:r>
          </w:p>
        </w:tc>
        <w:tc>
          <w:tcPr>
            <w:tcW w:w="521" w:type="dxa"/>
            <w:vAlign w:val="bottom"/>
          </w:tcPr>
          <w:p w14:paraId="360055FA" w14:textId="5E6E16C6" w:rsidR="00F15EC6" w:rsidRPr="00F15EC6" w:rsidRDefault="00F15EC6" w:rsidP="00F15EC6">
            <w:pPr>
              <w:pStyle w:val="StyleRight0"/>
              <w:jc w:val="center"/>
              <w:rPr>
                <w:rFonts w:cstheme="minorHAnsi"/>
                <w:sz w:val="20"/>
                <w:lang w:val="en-US"/>
              </w:rPr>
            </w:pPr>
            <w:r w:rsidRPr="00F15EC6">
              <w:rPr>
                <w:rFonts w:cstheme="minorHAnsi"/>
                <w:color w:val="000000"/>
                <w:sz w:val="20"/>
              </w:rPr>
              <w:t>115</w:t>
            </w:r>
          </w:p>
        </w:tc>
      </w:tr>
      <w:tr w:rsidR="00F15EC6" w:rsidRPr="00F15EC6" w14:paraId="41E62B88" w14:textId="77777777" w:rsidTr="00F15EC6">
        <w:trPr>
          <w:jc w:val="center"/>
        </w:trPr>
        <w:tc>
          <w:tcPr>
            <w:tcW w:w="1530" w:type="dxa"/>
            <w:vAlign w:val="bottom"/>
          </w:tcPr>
          <w:p w14:paraId="03D56EA2" w14:textId="3F1F1858" w:rsidR="00F15EC6" w:rsidRPr="00F15EC6" w:rsidRDefault="00F15EC6" w:rsidP="00F15EC6">
            <w:pPr>
              <w:pStyle w:val="StyleRight0"/>
              <w:rPr>
                <w:rFonts w:cstheme="minorHAnsi"/>
                <w:sz w:val="20"/>
                <w:lang w:val="en-US"/>
              </w:rPr>
            </w:pPr>
            <w:r w:rsidRPr="00F15EC6">
              <w:rPr>
                <w:rFonts w:cstheme="minorHAnsi"/>
                <w:color w:val="000000"/>
                <w:sz w:val="20"/>
              </w:rPr>
              <w:t>3-months max storage</w:t>
            </w:r>
          </w:p>
        </w:tc>
        <w:tc>
          <w:tcPr>
            <w:tcW w:w="855" w:type="dxa"/>
            <w:vAlign w:val="bottom"/>
          </w:tcPr>
          <w:p w14:paraId="0E11FCCA" w14:textId="4EF9A39C" w:rsidR="00F15EC6" w:rsidRPr="00F15EC6" w:rsidRDefault="00B04881" w:rsidP="00F15EC6">
            <w:pPr>
              <w:pStyle w:val="StyleRight0"/>
              <w:jc w:val="center"/>
              <w:rPr>
                <w:rFonts w:cstheme="minorHAnsi"/>
                <w:b/>
                <w:bCs/>
                <w:sz w:val="20"/>
                <w:lang w:val="en-US"/>
              </w:rPr>
            </w:pPr>
            <w:r>
              <w:rPr>
                <w:rFonts w:cstheme="minorHAnsi"/>
                <w:b/>
                <w:bCs/>
                <w:color w:val="000000"/>
                <w:sz w:val="20"/>
              </w:rPr>
              <w:t>849</w:t>
            </w:r>
          </w:p>
        </w:tc>
        <w:tc>
          <w:tcPr>
            <w:tcW w:w="500" w:type="dxa"/>
            <w:vAlign w:val="bottom"/>
          </w:tcPr>
          <w:p w14:paraId="2E01FE91" w14:textId="67EA30D3" w:rsidR="00F15EC6" w:rsidRPr="00F15EC6" w:rsidRDefault="00F15EC6" w:rsidP="00F15EC6">
            <w:pPr>
              <w:pStyle w:val="StyleRight0"/>
              <w:jc w:val="center"/>
              <w:rPr>
                <w:rFonts w:cstheme="minorHAnsi"/>
                <w:sz w:val="20"/>
                <w:lang w:val="en-US"/>
              </w:rPr>
            </w:pPr>
            <w:r w:rsidRPr="00F15EC6">
              <w:rPr>
                <w:rFonts w:cstheme="minorHAnsi"/>
                <w:color w:val="000000"/>
                <w:sz w:val="20"/>
              </w:rPr>
              <w:t>35</w:t>
            </w:r>
          </w:p>
        </w:tc>
        <w:tc>
          <w:tcPr>
            <w:tcW w:w="541" w:type="dxa"/>
            <w:vAlign w:val="bottom"/>
          </w:tcPr>
          <w:p w14:paraId="1D8FBF9E" w14:textId="62F93DD4" w:rsidR="00F15EC6" w:rsidRPr="00F15EC6" w:rsidRDefault="00F15EC6" w:rsidP="00F15EC6">
            <w:pPr>
              <w:pStyle w:val="StyleRight0"/>
              <w:jc w:val="center"/>
              <w:rPr>
                <w:rFonts w:cstheme="minorHAnsi"/>
                <w:sz w:val="20"/>
                <w:lang w:val="en-US"/>
              </w:rPr>
            </w:pPr>
            <w:r w:rsidRPr="00F15EC6">
              <w:rPr>
                <w:rFonts w:cstheme="minorHAnsi"/>
                <w:color w:val="000000"/>
                <w:sz w:val="20"/>
              </w:rPr>
              <w:t>109</w:t>
            </w:r>
          </w:p>
        </w:tc>
        <w:tc>
          <w:tcPr>
            <w:tcW w:w="524" w:type="dxa"/>
            <w:vAlign w:val="bottom"/>
          </w:tcPr>
          <w:p w14:paraId="2EB6DA0E" w14:textId="56CCF47E" w:rsidR="00F15EC6" w:rsidRPr="00F15EC6" w:rsidRDefault="00F15EC6" w:rsidP="00F15EC6">
            <w:pPr>
              <w:pStyle w:val="StyleRight0"/>
              <w:jc w:val="center"/>
              <w:rPr>
                <w:rFonts w:cstheme="minorHAnsi"/>
                <w:sz w:val="20"/>
                <w:lang w:val="en-US"/>
              </w:rPr>
            </w:pPr>
            <w:r w:rsidRPr="00F15EC6">
              <w:rPr>
                <w:rFonts w:cstheme="minorHAnsi"/>
                <w:color w:val="000000"/>
                <w:sz w:val="20"/>
              </w:rPr>
              <w:t>105</w:t>
            </w:r>
          </w:p>
        </w:tc>
        <w:tc>
          <w:tcPr>
            <w:tcW w:w="521" w:type="dxa"/>
            <w:vAlign w:val="bottom"/>
          </w:tcPr>
          <w:p w14:paraId="37D813C4" w14:textId="3200933B" w:rsidR="00F15EC6" w:rsidRPr="00F15EC6" w:rsidRDefault="00F15EC6" w:rsidP="00F15EC6">
            <w:pPr>
              <w:pStyle w:val="StyleRight0"/>
              <w:jc w:val="center"/>
              <w:rPr>
                <w:rFonts w:cstheme="minorHAnsi"/>
                <w:sz w:val="20"/>
                <w:lang w:val="en-US"/>
              </w:rPr>
            </w:pPr>
            <w:r w:rsidRPr="00F15EC6">
              <w:rPr>
                <w:rFonts w:cstheme="minorHAnsi"/>
                <w:color w:val="000000"/>
                <w:sz w:val="20"/>
              </w:rPr>
              <w:t>105</w:t>
            </w:r>
          </w:p>
        </w:tc>
        <w:tc>
          <w:tcPr>
            <w:tcW w:w="521" w:type="dxa"/>
            <w:vAlign w:val="bottom"/>
          </w:tcPr>
          <w:p w14:paraId="777B2762" w14:textId="0292D123" w:rsidR="00F15EC6" w:rsidRPr="00F15EC6" w:rsidRDefault="00F15EC6" w:rsidP="00F15EC6">
            <w:pPr>
              <w:pStyle w:val="StyleRight0"/>
              <w:jc w:val="center"/>
              <w:rPr>
                <w:rFonts w:cstheme="minorHAnsi"/>
                <w:sz w:val="20"/>
                <w:lang w:val="en-US"/>
              </w:rPr>
            </w:pPr>
            <w:r w:rsidRPr="00F15EC6">
              <w:rPr>
                <w:rFonts w:cstheme="minorHAnsi"/>
                <w:color w:val="000000"/>
                <w:sz w:val="20"/>
              </w:rPr>
              <w:t>105</w:t>
            </w:r>
          </w:p>
        </w:tc>
        <w:tc>
          <w:tcPr>
            <w:tcW w:w="553" w:type="dxa"/>
            <w:vAlign w:val="bottom"/>
          </w:tcPr>
          <w:p w14:paraId="4AA2CAFE" w14:textId="72859311" w:rsidR="00F15EC6" w:rsidRPr="00F15EC6" w:rsidRDefault="00F15EC6" w:rsidP="00F15EC6">
            <w:pPr>
              <w:pStyle w:val="StyleRight0"/>
              <w:jc w:val="center"/>
              <w:rPr>
                <w:rFonts w:cstheme="minorHAnsi"/>
                <w:sz w:val="20"/>
                <w:lang w:val="en-US"/>
              </w:rPr>
            </w:pPr>
            <w:r w:rsidRPr="00F15EC6">
              <w:rPr>
                <w:rFonts w:cstheme="minorHAnsi"/>
                <w:color w:val="000000"/>
                <w:sz w:val="20"/>
              </w:rPr>
              <w:t>106</w:t>
            </w:r>
          </w:p>
        </w:tc>
        <w:tc>
          <w:tcPr>
            <w:tcW w:w="507" w:type="dxa"/>
            <w:vAlign w:val="bottom"/>
          </w:tcPr>
          <w:p w14:paraId="62525DCB" w14:textId="74525D96" w:rsidR="00F15EC6" w:rsidRPr="00F15EC6" w:rsidRDefault="00F15EC6" w:rsidP="00F15EC6">
            <w:pPr>
              <w:pStyle w:val="StyleRight0"/>
              <w:jc w:val="center"/>
              <w:rPr>
                <w:rFonts w:cstheme="minorHAnsi"/>
                <w:sz w:val="20"/>
                <w:lang w:val="en-US"/>
              </w:rPr>
            </w:pPr>
            <w:r w:rsidRPr="00F15EC6">
              <w:rPr>
                <w:rFonts w:cstheme="minorHAnsi"/>
                <w:color w:val="000000"/>
                <w:sz w:val="20"/>
              </w:rPr>
              <w:t>9</w:t>
            </w:r>
          </w:p>
        </w:tc>
        <w:tc>
          <w:tcPr>
            <w:tcW w:w="574" w:type="dxa"/>
            <w:vAlign w:val="bottom"/>
          </w:tcPr>
          <w:p w14:paraId="0CE527B1" w14:textId="3EB4D548" w:rsidR="00F15EC6" w:rsidRPr="00F15EC6" w:rsidRDefault="00F15EC6" w:rsidP="00F15EC6">
            <w:pPr>
              <w:pStyle w:val="StyleRight0"/>
              <w:jc w:val="center"/>
              <w:rPr>
                <w:rFonts w:cstheme="minorHAnsi"/>
                <w:sz w:val="20"/>
                <w:lang w:val="en-US"/>
              </w:rPr>
            </w:pPr>
            <w:r w:rsidRPr="00F15EC6">
              <w:rPr>
                <w:rFonts w:cstheme="minorHAnsi"/>
                <w:color w:val="000000"/>
                <w:sz w:val="20"/>
              </w:rPr>
              <w:t>26</w:t>
            </w:r>
          </w:p>
        </w:tc>
        <w:tc>
          <w:tcPr>
            <w:tcW w:w="521" w:type="dxa"/>
            <w:vAlign w:val="bottom"/>
          </w:tcPr>
          <w:p w14:paraId="4E3056D7" w14:textId="1A773BFF" w:rsidR="00F15EC6" w:rsidRPr="00F15EC6" w:rsidRDefault="00F15EC6" w:rsidP="00F15EC6">
            <w:pPr>
              <w:pStyle w:val="StyleRight0"/>
              <w:jc w:val="center"/>
              <w:rPr>
                <w:rFonts w:cstheme="minorHAnsi"/>
                <w:sz w:val="20"/>
                <w:lang w:val="en-US"/>
              </w:rPr>
            </w:pPr>
            <w:r w:rsidRPr="00F15EC6">
              <w:rPr>
                <w:rFonts w:cstheme="minorHAnsi"/>
                <w:color w:val="000000"/>
                <w:sz w:val="20"/>
              </w:rPr>
              <w:t>52</w:t>
            </w:r>
          </w:p>
        </w:tc>
        <w:tc>
          <w:tcPr>
            <w:tcW w:w="521" w:type="dxa"/>
            <w:vAlign w:val="bottom"/>
          </w:tcPr>
          <w:p w14:paraId="2F805005" w14:textId="603BCAE7" w:rsidR="00F15EC6" w:rsidRPr="00F15EC6" w:rsidRDefault="00F15EC6" w:rsidP="00F15EC6">
            <w:pPr>
              <w:pStyle w:val="StyleRight0"/>
              <w:jc w:val="center"/>
              <w:rPr>
                <w:rFonts w:cstheme="minorHAnsi"/>
                <w:sz w:val="20"/>
                <w:lang w:val="en-US"/>
              </w:rPr>
            </w:pPr>
            <w:r w:rsidRPr="00F15EC6">
              <w:rPr>
                <w:rFonts w:cstheme="minorHAnsi"/>
                <w:color w:val="000000"/>
                <w:sz w:val="20"/>
              </w:rPr>
              <w:t>64</w:t>
            </w:r>
          </w:p>
        </w:tc>
        <w:tc>
          <w:tcPr>
            <w:tcW w:w="531" w:type="dxa"/>
            <w:vAlign w:val="bottom"/>
          </w:tcPr>
          <w:p w14:paraId="688AA874" w14:textId="70DDB0DE" w:rsidR="00F15EC6" w:rsidRPr="00F15EC6" w:rsidRDefault="00F15EC6" w:rsidP="00F15EC6">
            <w:pPr>
              <w:pStyle w:val="StyleRight0"/>
              <w:jc w:val="center"/>
              <w:rPr>
                <w:rFonts w:cstheme="minorHAnsi"/>
                <w:sz w:val="20"/>
                <w:lang w:val="en-US"/>
              </w:rPr>
            </w:pPr>
            <w:r w:rsidRPr="00F15EC6">
              <w:rPr>
                <w:rFonts w:cstheme="minorHAnsi"/>
                <w:color w:val="000000"/>
                <w:sz w:val="20"/>
              </w:rPr>
              <w:t>75</w:t>
            </w:r>
          </w:p>
        </w:tc>
        <w:tc>
          <w:tcPr>
            <w:tcW w:w="521" w:type="dxa"/>
            <w:vAlign w:val="bottom"/>
          </w:tcPr>
          <w:p w14:paraId="2A6D65C6" w14:textId="72BFD92E" w:rsidR="00F15EC6" w:rsidRPr="00F15EC6" w:rsidRDefault="00F15EC6" w:rsidP="00F15EC6">
            <w:pPr>
              <w:pStyle w:val="StyleRight0"/>
              <w:jc w:val="center"/>
              <w:rPr>
                <w:rFonts w:cstheme="minorHAnsi"/>
                <w:sz w:val="20"/>
                <w:lang w:val="en-US"/>
              </w:rPr>
            </w:pPr>
            <w:r w:rsidRPr="00F15EC6">
              <w:rPr>
                <w:rFonts w:cstheme="minorHAnsi"/>
                <w:color w:val="000000"/>
                <w:sz w:val="20"/>
              </w:rPr>
              <w:t>59</w:t>
            </w:r>
          </w:p>
        </w:tc>
      </w:tr>
      <w:tr w:rsidR="00F15EC6" w:rsidRPr="00F15EC6" w14:paraId="4AE4BD49" w14:textId="77777777" w:rsidTr="00F15EC6">
        <w:trPr>
          <w:jc w:val="center"/>
        </w:trPr>
        <w:tc>
          <w:tcPr>
            <w:tcW w:w="1530" w:type="dxa"/>
            <w:vAlign w:val="bottom"/>
          </w:tcPr>
          <w:p w14:paraId="3620C8A3" w14:textId="3CCB575D" w:rsidR="00F15EC6" w:rsidRPr="00F15EC6" w:rsidRDefault="00F15EC6" w:rsidP="00F15EC6">
            <w:pPr>
              <w:pStyle w:val="StyleRight0"/>
              <w:rPr>
                <w:rFonts w:cstheme="minorHAnsi"/>
                <w:sz w:val="20"/>
                <w:lang w:val="en-US"/>
              </w:rPr>
            </w:pPr>
            <w:r w:rsidRPr="00F15EC6">
              <w:rPr>
                <w:rFonts w:cstheme="minorHAnsi"/>
                <w:color w:val="000000"/>
                <w:sz w:val="20"/>
              </w:rPr>
              <w:t>Legal DT</w:t>
            </w:r>
          </w:p>
        </w:tc>
        <w:tc>
          <w:tcPr>
            <w:tcW w:w="855" w:type="dxa"/>
            <w:vAlign w:val="bottom"/>
          </w:tcPr>
          <w:p w14:paraId="31492328" w14:textId="0682CA11" w:rsidR="00F15EC6" w:rsidRPr="00F15EC6" w:rsidRDefault="00F15EC6" w:rsidP="00F15EC6">
            <w:pPr>
              <w:pStyle w:val="StyleRight0"/>
              <w:jc w:val="center"/>
              <w:rPr>
                <w:rFonts w:cstheme="minorHAnsi"/>
                <w:b/>
                <w:bCs/>
                <w:sz w:val="20"/>
                <w:lang w:val="en-US"/>
              </w:rPr>
            </w:pPr>
            <w:r w:rsidRPr="00F15EC6">
              <w:rPr>
                <w:rFonts w:cstheme="minorHAnsi"/>
                <w:b/>
                <w:bCs/>
                <w:color w:val="000000"/>
                <w:sz w:val="20"/>
              </w:rPr>
              <w:t>849</w:t>
            </w:r>
          </w:p>
        </w:tc>
        <w:tc>
          <w:tcPr>
            <w:tcW w:w="500" w:type="dxa"/>
            <w:vAlign w:val="bottom"/>
          </w:tcPr>
          <w:p w14:paraId="22BDF2F4" w14:textId="17B9545D" w:rsidR="00F15EC6" w:rsidRPr="00F15EC6" w:rsidRDefault="00F15EC6" w:rsidP="00F15EC6">
            <w:pPr>
              <w:pStyle w:val="StyleRight0"/>
              <w:jc w:val="center"/>
              <w:rPr>
                <w:rFonts w:cstheme="minorHAnsi"/>
                <w:sz w:val="20"/>
                <w:lang w:val="en-US"/>
              </w:rPr>
            </w:pPr>
            <w:r w:rsidRPr="00F15EC6">
              <w:rPr>
                <w:rFonts w:cstheme="minorHAnsi"/>
                <w:color w:val="000000"/>
                <w:sz w:val="20"/>
              </w:rPr>
              <w:t>0</w:t>
            </w:r>
          </w:p>
        </w:tc>
        <w:tc>
          <w:tcPr>
            <w:tcW w:w="541" w:type="dxa"/>
            <w:vAlign w:val="bottom"/>
          </w:tcPr>
          <w:p w14:paraId="6C1E3708" w14:textId="0AE9BF92" w:rsidR="00F15EC6" w:rsidRPr="00F15EC6" w:rsidRDefault="00F15EC6" w:rsidP="00F15EC6">
            <w:pPr>
              <w:pStyle w:val="StyleRight0"/>
              <w:jc w:val="center"/>
              <w:rPr>
                <w:rFonts w:cstheme="minorHAnsi"/>
                <w:sz w:val="20"/>
                <w:lang w:val="en-US"/>
              </w:rPr>
            </w:pPr>
            <w:r w:rsidRPr="00F15EC6">
              <w:rPr>
                <w:rFonts w:cstheme="minorHAnsi"/>
                <w:color w:val="000000"/>
                <w:sz w:val="20"/>
              </w:rPr>
              <w:t>170</w:t>
            </w:r>
          </w:p>
        </w:tc>
        <w:tc>
          <w:tcPr>
            <w:tcW w:w="524" w:type="dxa"/>
            <w:vAlign w:val="bottom"/>
          </w:tcPr>
          <w:p w14:paraId="5E32172E" w14:textId="3E7CE5C1" w:rsidR="00F15EC6" w:rsidRPr="00F15EC6" w:rsidRDefault="00F15EC6" w:rsidP="00F15EC6">
            <w:pPr>
              <w:pStyle w:val="StyleRight0"/>
              <w:jc w:val="center"/>
              <w:rPr>
                <w:rFonts w:cstheme="minorHAnsi"/>
                <w:sz w:val="20"/>
                <w:lang w:val="en-US"/>
              </w:rPr>
            </w:pPr>
            <w:r w:rsidRPr="00F15EC6">
              <w:rPr>
                <w:rFonts w:cstheme="minorHAnsi"/>
                <w:color w:val="000000"/>
                <w:sz w:val="20"/>
              </w:rPr>
              <w:t>170</w:t>
            </w:r>
          </w:p>
        </w:tc>
        <w:tc>
          <w:tcPr>
            <w:tcW w:w="521" w:type="dxa"/>
            <w:vAlign w:val="bottom"/>
          </w:tcPr>
          <w:p w14:paraId="42B0217E" w14:textId="4AA3387F" w:rsidR="00F15EC6" w:rsidRPr="00F15EC6" w:rsidRDefault="00F15EC6" w:rsidP="00F15EC6">
            <w:pPr>
              <w:pStyle w:val="StyleRight0"/>
              <w:jc w:val="center"/>
              <w:rPr>
                <w:rFonts w:cstheme="minorHAnsi"/>
                <w:sz w:val="20"/>
                <w:lang w:val="en-US"/>
              </w:rPr>
            </w:pPr>
            <w:r w:rsidRPr="00F15EC6">
              <w:rPr>
                <w:rFonts w:cstheme="minorHAnsi"/>
                <w:color w:val="000000"/>
                <w:sz w:val="20"/>
              </w:rPr>
              <w:t>170</w:t>
            </w:r>
          </w:p>
        </w:tc>
        <w:tc>
          <w:tcPr>
            <w:tcW w:w="521" w:type="dxa"/>
            <w:vAlign w:val="bottom"/>
          </w:tcPr>
          <w:p w14:paraId="7A01BA2F" w14:textId="141C1874" w:rsidR="00F15EC6" w:rsidRPr="00F15EC6" w:rsidRDefault="00F15EC6" w:rsidP="00F15EC6">
            <w:pPr>
              <w:pStyle w:val="StyleRight0"/>
              <w:jc w:val="center"/>
              <w:rPr>
                <w:rFonts w:cstheme="minorHAnsi"/>
                <w:sz w:val="20"/>
                <w:lang w:val="en-US"/>
              </w:rPr>
            </w:pPr>
            <w:r w:rsidRPr="00F15EC6">
              <w:rPr>
                <w:rFonts w:cstheme="minorHAnsi"/>
                <w:color w:val="000000"/>
                <w:sz w:val="20"/>
              </w:rPr>
              <w:t>170</w:t>
            </w:r>
          </w:p>
        </w:tc>
        <w:tc>
          <w:tcPr>
            <w:tcW w:w="553" w:type="dxa"/>
            <w:vAlign w:val="bottom"/>
          </w:tcPr>
          <w:p w14:paraId="2F508DFE" w14:textId="5AD1C543" w:rsidR="00F15EC6" w:rsidRPr="00F15EC6" w:rsidRDefault="00F15EC6" w:rsidP="00F15EC6">
            <w:pPr>
              <w:pStyle w:val="StyleRight0"/>
              <w:jc w:val="center"/>
              <w:rPr>
                <w:rFonts w:cstheme="minorHAnsi"/>
                <w:sz w:val="20"/>
                <w:lang w:val="en-US"/>
              </w:rPr>
            </w:pPr>
            <w:r w:rsidRPr="00F15EC6">
              <w:rPr>
                <w:rFonts w:cstheme="minorHAnsi"/>
                <w:color w:val="000000"/>
                <w:sz w:val="20"/>
              </w:rPr>
              <w:t>170</w:t>
            </w:r>
          </w:p>
        </w:tc>
        <w:tc>
          <w:tcPr>
            <w:tcW w:w="507" w:type="dxa"/>
            <w:vAlign w:val="bottom"/>
          </w:tcPr>
          <w:p w14:paraId="406418EC" w14:textId="0010BB02" w:rsidR="00F15EC6" w:rsidRPr="00F15EC6" w:rsidRDefault="00F15EC6" w:rsidP="00F15EC6">
            <w:pPr>
              <w:pStyle w:val="StyleRight0"/>
              <w:jc w:val="center"/>
              <w:rPr>
                <w:rFonts w:cstheme="minorHAnsi"/>
                <w:sz w:val="20"/>
                <w:lang w:val="en-US"/>
              </w:rPr>
            </w:pPr>
            <w:r w:rsidRPr="00F15EC6">
              <w:rPr>
                <w:rFonts w:cstheme="minorHAnsi"/>
                <w:color w:val="000000"/>
                <w:sz w:val="20"/>
              </w:rPr>
              <w:t>0</w:t>
            </w:r>
          </w:p>
        </w:tc>
        <w:tc>
          <w:tcPr>
            <w:tcW w:w="574" w:type="dxa"/>
            <w:vAlign w:val="bottom"/>
          </w:tcPr>
          <w:p w14:paraId="5B1CF2CB" w14:textId="48F9AFD3" w:rsidR="00F15EC6" w:rsidRPr="00F15EC6" w:rsidRDefault="00F15EC6" w:rsidP="00F15EC6">
            <w:pPr>
              <w:pStyle w:val="StyleRight0"/>
              <w:jc w:val="center"/>
              <w:rPr>
                <w:rFonts w:cstheme="minorHAnsi"/>
                <w:sz w:val="20"/>
                <w:lang w:val="en-US"/>
              </w:rPr>
            </w:pPr>
            <w:r w:rsidRPr="00F15EC6">
              <w:rPr>
                <w:rFonts w:cstheme="minorHAnsi"/>
                <w:color w:val="000000"/>
                <w:sz w:val="20"/>
              </w:rPr>
              <w:t>0</w:t>
            </w:r>
          </w:p>
        </w:tc>
        <w:tc>
          <w:tcPr>
            <w:tcW w:w="521" w:type="dxa"/>
            <w:vAlign w:val="bottom"/>
          </w:tcPr>
          <w:p w14:paraId="009B4684" w14:textId="44CB0FAC" w:rsidR="00F15EC6" w:rsidRPr="00F15EC6" w:rsidRDefault="00F15EC6" w:rsidP="00F15EC6">
            <w:pPr>
              <w:pStyle w:val="StyleRight0"/>
              <w:jc w:val="center"/>
              <w:rPr>
                <w:rFonts w:cstheme="minorHAnsi"/>
                <w:sz w:val="20"/>
                <w:lang w:val="en-US"/>
              </w:rPr>
            </w:pPr>
            <w:r w:rsidRPr="00F15EC6">
              <w:rPr>
                <w:rFonts w:cstheme="minorHAnsi"/>
                <w:color w:val="000000"/>
                <w:sz w:val="20"/>
              </w:rPr>
              <w:t>0</w:t>
            </w:r>
          </w:p>
        </w:tc>
        <w:tc>
          <w:tcPr>
            <w:tcW w:w="521" w:type="dxa"/>
            <w:vAlign w:val="bottom"/>
          </w:tcPr>
          <w:p w14:paraId="5FECF797" w14:textId="53EA173C" w:rsidR="00F15EC6" w:rsidRPr="00F15EC6" w:rsidRDefault="00F15EC6" w:rsidP="00F15EC6">
            <w:pPr>
              <w:pStyle w:val="StyleRight0"/>
              <w:jc w:val="center"/>
              <w:rPr>
                <w:rFonts w:cstheme="minorHAnsi"/>
                <w:sz w:val="20"/>
                <w:lang w:val="en-US"/>
              </w:rPr>
            </w:pPr>
            <w:r w:rsidRPr="00F15EC6">
              <w:rPr>
                <w:rFonts w:cstheme="minorHAnsi"/>
                <w:color w:val="000000"/>
                <w:sz w:val="20"/>
              </w:rPr>
              <w:t>0</w:t>
            </w:r>
          </w:p>
        </w:tc>
        <w:tc>
          <w:tcPr>
            <w:tcW w:w="531" w:type="dxa"/>
            <w:vAlign w:val="bottom"/>
          </w:tcPr>
          <w:p w14:paraId="20E33A32" w14:textId="10F30FCD" w:rsidR="00F15EC6" w:rsidRPr="00F15EC6" w:rsidRDefault="00F15EC6" w:rsidP="00F15EC6">
            <w:pPr>
              <w:pStyle w:val="StyleRight0"/>
              <w:jc w:val="center"/>
              <w:rPr>
                <w:rFonts w:cstheme="minorHAnsi"/>
                <w:sz w:val="20"/>
                <w:lang w:val="en-US"/>
              </w:rPr>
            </w:pPr>
            <w:r w:rsidRPr="00F15EC6">
              <w:rPr>
                <w:rFonts w:cstheme="minorHAnsi"/>
                <w:color w:val="000000"/>
                <w:sz w:val="20"/>
              </w:rPr>
              <w:t>0</w:t>
            </w:r>
          </w:p>
        </w:tc>
        <w:tc>
          <w:tcPr>
            <w:tcW w:w="521" w:type="dxa"/>
            <w:vAlign w:val="bottom"/>
          </w:tcPr>
          <w:p w14:paraId="483C430A" w14:textId="5E9D581E" w:rsidR="00F15EC6" w:rsidRPr="00F15EC6" w:rsidRDefault="00F15EC6" w:rsidP="00F15EC6">
            <w:pPr>
              <w:pStyle w:val="StyleRight0"/>
              <w:jc w:val="center"/>
              <w:rPr>
                <w:rFonts w:cstheme="minorHAnsi"/>
                <w:sz w:val="20"/>
                <w:lang w:val="en-US"/>
              </w:rPr>
            </w:pPr>
            <w:r w:rsidRPr="00F15EC6">
              <w:rPr>
                <w:rFonts w:cstheme="minorHAnsi"/>
                <w:color w:val="000000"/>
                <w:sz w:val="20"/>
              </w:rPr>
              <w:t>0</w:t>
            </w:r>
          </w:p>
        </w:tc>
      </w:tr>
    </w:tbl>
    <w:p w14:paraId="67C3C12C" w14:textId="2523F9B9" w:rsidR="00584C0D" w:rsidRPr="00F15EC6" w:rsidRDefault="00F15EC6">
      <w:pPr>
        <w:spacing w:before="0" w:after="0" w:line="240" w:lineRule="auto"/>
        <w:ind w:right="0"/>
        <w:rPr>
          <w:i/>
          <w:iCs/>
          <w:sz w:val="20"/>
          <w:szCs w:val="20"/>
          <w:lang w:val="en-US"/>
        </w:rPr>
      </w:pPr>
      <w:r w:rsidRPr="00F15EC6">
        <w:rPr>
          <w:i/>
          <w:iCs/>
          <w:sz w:val="20"/>
          <w:szCs w:val="20"/>
          <w:lang w:val="en-US"/>
        </w:rPr>
        <w:t>All estimates in AF</w:t>
      </w:r>
    </w:p>
    <w:p w14:paraId="7AA81931" w14:textId="586A9F50" w:rsidR="00584C0D" w:rsidRPr="00690E02" w:rsidRDefault="00584C0D" w:rsidP="00584C0D">
      <w:pPr>
        <w:pStyle w:val="Heading3"/>
        <w:rPr>
          <w:lang w:val="en-US"/>
        </w:rPr>
      </w:pPr>
      <w:bookmarkStart w:id="314" w:name="_Ref62051742"/>
      <w:bookmarkStart w:id="315" w:name="_Toc62220812"/>
      <w:r w:rsidRPr="00413282">
        <w:rPr>
          <w:lang w:val="en-US"/>
        </w:rPr>
        <w:t xml:space="preserve">Estimating cannabis </w:t>
      </w:r>
      <w:r w:rsidR="00FD0F07">
        <w:rPr>
          <w:lang w:val="en-US"/>
        </w:rPr>
        <w:t>i</w:t>
      </w:r>
      <w:r w:rsidRPr="00413282">
        <w:rPr>
          <w:lang w:val="en-US"/>
        </w:rPr>
        <w:t xml:space="preserve">magery </w:t>
      </w:r>
      <w:r>
        <w:rPr>
          <w:lang w:val="en-US"/>
        </w:rPr>
        <w:t>return flows</w:t>
      </w:r>
      <w:bookmarkEnd w:id="314"/>
      <w:bookmarkEnd w:id="315"/>
    </w:p>
    <w:p w14:paraId="1F52D2D2" w14:textId="4EC4D78B" w:rsidR="00584C0D" w:rsidRDefault="00584C0D" w:rsidP="00584C0D">
      <w:pPr>
        <w:spacing w:before="0" w:after="0" w:line="240" w:lineRule="auto"/>
        <w:ind w:right="0"/>
        <w:rPr>
          <w:lang w:val="en-US"/>
        </w:rPr>
      </w:pPr>
    </w:p>
    <w:p w14:paraId="708DBD45" w14:textId="26408859" w:rsidR="00584C0D" w:rsidRDefault="00584C0D" w:rsidP="00584C0D">
      <w:pPr>
        <w:spacing w:before="0" w:after="0" w:line="240" w:lineRule="auto"/>
        <w:ind w:right="0"/>
        <w:rPr>
          <w:lang w:val="en-US"/>
        </w:rPr>
      </w:pPr>
      <w:r>
        <w:rPr>
          <w:lang w:val="en-US"/>
        </w:rPr>
        <w:t xml:space="preserve">The return flows are calculated based off the AU and the consumptive use fraction, in the same manner as that for the eWRIMS applications as previously described in </w:t>
      </w:r>
      <w:r w:rsidR="00FA5321">
        <w:rPr>
          <w:lang w:val="en-US"/>
        </w:rPr>
        <w:t>section</w:t>
      </w:r>
      <w:r>
        <w:rPr>
          <w:lang w:val="en-US"/>
        </w:rPr>
        <w:t xml:space="preserve"> </w:t>
      </w:r>
      <w:r>
        <w:rPr>
          <w:lang w:val="en-US"/>
        </w:rPr>
        <w:fldChar w:fldCharType="begin"/>
      </w:r>
      <w:r>
        <w:rPr>
          <w:lang w:val="en-US"/>
        </w:rPr>
        <w:instrText xml:space="preserve"> REF _Ref61596176 \w \h </w:instrText>
      </w:r>
      <w:r>
        <w:rPr>
          <w:lang w:val="en-US"/>
        </w:rPr>
      </w:r>
      <w:r>
        <w:rPr>
          <w:lang w:val="en-US"/>
        </w:rPr>
        <w:fldChar w:fldCharType="separate"/>
      </w:r>
      <w:r w:rsidR="0067763F">
        <w:rPr>
          <w:lang w:val="en-US"/>
        </w:rPr>
        <w:t>7.3.2</w:t>
      </w:r>
      <w:r>
        <w:rPr>
          <w:lang w:val="en-US"/>
        </w:rPr>
        <w:fldChar w:fldCharType="end"/>
      </w:r>
      <w:r>
        <w:rPr>
          <w:lang w:val="en-US"/>
        </w:rPr>
        <w:t xml:space="preserve"> </w:t>
      </w:r>
      <w:r w:rsidR="00400448">
        <w:rPr>
          <w:lang w:val="en-US"/>
        </w:rPr>
        <w:t xml:space="preserve">with </w:t>
      </w:r>
      <w:r w:rsidR="00400448">
        <w:rPr>
          <w:lang w:val="en-US"/>
        </w:rPr>
        <w:fldChar w:fldCharType="begin"/>
      </w:r>
      <w:r w:rsidR="00400448">
        <w:rPr>
          <w:lang w:val="en-US"/>
        </w:rPr>
        <w:instrText xml:space="preserve"> REF _Ref61605592 \h </w:instrText>
      </w:r>
      <w:r w:rsidR="00400448">
        <w:rPr>
          <w:lang w:val="en-US"/>
        </w:rPr>
      </w:r>
      <w:r w:rsidR="00400448">
        <w:rPr>
          <w:lang w:val="en-US"/>
        </w:rPr>
        <w:fldChar w:fldCharType="separate"/>
      </w:r>
      <w:r w:rsidR="0067763F">
        <w:t xml:space="preserve">Equation </w:t>
      </w:r>
      <w:r w:rsidR="0067763F">
        <w:rPr>
          <w:noProof/>
        </w:rPr>
        <w:t>7</w:t>
      </w:r>
      <w:r w:rsidR="0067763F">
        <w:t>.</w:t>
      </w:r>
      <w:r w:rsidR="0067763F">
        <w:rPr>
          <w:noProof/>
        </w:rPr>
        <w:t>1</w:t>
      </w:r>
      <w:r w:rsidR="00400448">
        <w:rPr>
          <w:lang w:val="en-US"/>
        </w:rPr>
        <w:fldChar w:fldCharType="end"/>
      </w:r>
      <w:r w:rsidR="00400448">
        <w:rPr>
          <w:lang w:val="en-US"/>
        </w:rPr>
        <w:t xml:space="preserve"> repeated </w:t>
      </w:r>
      <w:r>
        <w:rPr>
          <w:lang w:val="en-US"/>
        </w:rPr>
        <w:t>below.</w:t>
      </w:r>
    </w:p>
    <w:p w14:paraId="1FDE96DC" w14:textId="77777777" w:rsidR="00584C0D" w:rsidRDefault="00584C0D" w:rsidP="00584C0D">
      <w:pPr>
        <w:spacing w:before="0" w:after="0" w:line="240" w:lineRule="auto"/>
        <w:ind w:right="0"/>
        <w:rPr>
          <w:lang w:val="en-US"/>
        </w:rPr>
      </w:pPr>
    </w:p>
    <w:p w14:paraId="59EABDE3" w14:textId="056B40E2" w:rsidR="00584C0D" w:rsidRDefault="00400448" w:rsidP="00584C0D">
      <w:pPr>
        <w:pStyle w:val="TableFigureTitle"/>
        <w:jc w:val="center"/>
      </w:pPr>
      <w:r>
        <w:fldChar w:fldCharType="begin"/>
      </w:r>
      <w:r>
        <w:instrText xml:space="preserve"> REF _Ref61605592 \h </w:instrText>
      </w:r>
      <w:r>
        <w:fldChar w:fldCharType="separate"/>
      </w:r>
      <w:r w:rsidR="0067763F">
        <w:t xml:space="preserve">Equation </w:t>
      </w:r>
      <w:r w:rsidR="0067763F">
        <w:rPr>
          <w:noProof/>
        </w:rPr>
        <w:t>7</w:t>
      </w:r>
      <w:r w:rsidR="0067763F">
        <w:t>.</w:t>
      </w:r>
      <w:r w:rsidR="0067763F">
        <w:rPr>
          <w:noProof/>
        </w:rPr>
        <w:t>1</w:t>
      </w:r>
      <w:r>
        <w:fldChar w:fldCharType="end"/>
      </w:r>
      <w:r>
        <w:t xml:space="preserve"> Calculating return flow (originally appears in </w:t>
      </w:r>
      <w:r w:rsidR="00FA5321">
        <w:rPr>
          <w:lang w:val="en-US"/>
        </w:rPr>
        <w:t>section</w:t>
      </w:r>
      <w:r>
        <w:rPr>
          <w:lang w:val="en-US"/>
        </w:rPr>
        <w:t xml:space="preserve"> </w:t>
      </w:r>
      <w:r>
        <w:rPr>
          <w:lang w:val="en-US"/>
        </w:rPr>
        <w:fldChar w:fldCharType="begin"/>
      </w:r>
      <w:r>
        <w:rPr>
          <w:lang w:val="en-US"/>
        </w:rPr>
        <w:instrText xml:space="preserve"> REF _Ref61596176 \w \h </w:instrText>
      </w:r>
      <w:r>
        <w:rPr>
          <w:lang w:val="en-US"/>
        </w:rPr>
      </w:r>
      <w:r>
        <w:rPr>
          <w:lang w:val="en-US"/>
        </w:rPr>
        <w:fldChar w:fldCharType="separate"/>
      </w:r>
      <w:r w:rsidR="0067763F">
        <w:rPr>
          <w:lang w:val="en-US"/>
        </w:rPr>
        <w:t>7.3.2</w:t>
      </w:r>
      <w:r>
        <w:rPr>
          <w:lang w:val="en-US"/>
        </w:rPr>
        <w:fldChar w:fldCharType="end"/>
      </w:r>
      <w:r>
        <w:rPr>
          <w:lang w:val="en-US"/>
        </w:rPr>
        <w:t>).</w:t>
      </w:r>
    </w:p>
    <w:p w14:paraId="1D839026" w14:textId="77777777" w:rsidR="00584C0D" w:rsidRPr="00413282" w:rsidRDefault="00584C0D" w:rsidP="00584C0D">
      <w:pPr>
        <w:jc w:val="center"/>
        <w:rPr>
          <w:i/>
          <w:lang w:val="en-US"/>
        </w:rPr>
      </w:pPr>
      <w:r w:rsidRPr="00413282">
        <w:rPr>
          <w:i/>
          <w:lang w:val="en-US"/>
        </w:rPr>
        <w:t>Return Flow=</w:t>
      </w:r>
      <w:r>
        <w:rPr>
          <w:i/>
          <w:lang w:val="en-US"/>
        </w:rPr>
        <w:t>Amount Used</w:t>
      </w:r>
      <w:r w:rsidRPr="00413282">
        <w:rPr>
          <w:i/>
          <w:lang w:val="en-US"/>
        </w:rPr>
        <w:t>*(1-Consumptive Use Fraction)</w:t>
      </w:r>
    </w:p>
    <w:p w14:paraId="1AC310E4" w14:textId="0AA548E4" w:rsidR="00584C0D" w:rsidRDefault="00584C0D" w:rsidP="00584C0D">
      <w:pPr>
        <w:spacing w:before="0" w:after="0" w:line="240" w:lineRule="auto"/>
        <w:ind w:right="0"/>
        <w:rPr>
          <w:lang w:val="en-US"/>
        </w:rPr>
      </w:pPr>
      <w:r>
        <w:rPr>
          <w:lang w:val="en-US"/>
        </w:rPr>
        <w:t xml:space="preserve">The consumptive use fractions for cannabis imagery are set to 80%. This figure is based off the assumptions established in </w:t>
      </w:r>
      <w:r>
        <w:rPr>
          <w:lang w:val="en-US"/>
        </w:rPr>
        <w:fldChar w:fldCharType="begin"/>
      </w:r>
      <w:r>
        <w:rPr>
          <w:lang w:val="en-US"/>
        </w:rPr>
        <w:instrText xml:space="preserve"> REF _Ref14859557 \h </w:instrText>
      </w:r>
      <w:r>
        <w:rPr>
          <w:lang w:val="en-US"/>
        </w:rPr>
      </w:r>
      <w:r>
        <w:rPr>
          <w:lang w:val="en-US"/>
        </w:rPr>
        <w:fldChar w:fldCharType="separate"/>
      </w:r>
      <w:r w:rsidR="0067763F" w:rsidRPr="00413282">
        <w:rPr>
          <w:lang w:val="en-US"/>
        </w:rPr>
        <w:t xml:space="preserve">Table </w:t>
      </w:r>
      <w:r w:rsidR="0067763F">
        <w:rPr>
          <w:noProof/>
          <w:lang w:val="en-US"/>
        </w:rPr>
        <w:t>7</w:t>
      </w:r>
      <w:r w:rsidR="0067763F">
        <w:rPr>
          <w:lang w:val="en-US"/>
        </w:rPr>
        <w:t>.</w:t>
      </w:r>
      <w:r w:rsidR="0067763F">
        <w:rPr>
          <w:noProof/>
          <w:lang w:val="en-US"/>
        </w:rPr>
        <w:t>5</w:t>
      </w:r>
      <w:r>
        <w:rPr>
          <w:lang w:val="en-US"/>
        </w:rPr>
        <w:fldChar w:fldCharType="end"/>
      </w:r>
      <w:r>
        <w:rPr>
          <w:lang w:val="en-US"/>
        </w:rPr>
        <w:t>, where a</w:t>
      </w:r>
      <w:r w:rsidRPr="00413282">
        <w:rPr>
          <w:lang w:val="en-US"/>
        </w:rPr>
        <w:t xml:space="preserve">ll </w:t>
      </w:r>
      <w:r>
        <w:rPr>
          <w:lang w:val="en-US"/>
        </w:rPr>
        <w:t>AU</w:t>
      </w:r>
      <w:r w:rsidRPr="00413282">
        <w:rPr>
          <w:lang w:val="en-US"/>
        </w:rPr>
        <w:t xml:space="preserve"> types related to growing vegetation are set to 80% consumptive use to account for crop evapotranspiration.</w:t>
      </w:r>
    </w:p>
    <w:p w14:paraId="4F5AC793" w14:textId="02DAFD9F" w:rsidR="002A17BB" w:rsidRDefault="002A17BB">
      <w:pPr>
        <w:spacing w:before="0" w:after="0" w:line="240" w:lineRule="auto"/>
        <w:ind w:right="0"/>
        <w:rPr>
          <w:rFonts w:asciiTheme="majorHAnsi" w:eastAsiaTheme="majorEastAsia" w:hAnsiTheme="majorHAnsi" w:cstheme="majorBidi"/>
          <w:b/>
          <w:bCs/>
          <w:color w:val="263238"/>
          <w:szCs w:val="27"/>
          <w:lang w:val="en-US"/>
        </w:rPr>
      </w:pPr>
    </w:p>
    <w:p w14:paraId="17E3ADB4" w14:textId="6814A124" w:rsidR="00392306" w:rsidRPr="007E0C51" w:rsidRDefault="003C3179" w:rsidP="00392306">
      <w:pPr>
        <w:pStyle w:val="Heading2"/>
        <w:rPr>
          <w:highlight w:val="green"/>
          <w:lang w:val="en-US"/>
        </w:rPr>
      </w:pPr>
      <w:bookmarkStart w:id="316" w:name="_Ref61950764"/>
      <w:bookmarkStart w:id="317" w:name="_Ref62130337"/>
      <w:bookmarkStart w:id="318" w:name="_Ref62130364"/>
      <w:bookmarkStart w:id="319" w:name="_Toc62220813"/>
      <w:r w:rsidRPr="007E0C51">
        <w:rPr>
          <w:highlight w:val="green"/>
          <w:lang w:val="en-US"/>
        </w:rPr>
        <w:t xml:space="preserve">Illegal </w:t>
      </w:r>
      <w:r w:rsidR="00661257">
        <w:rPr>
          <w:highlight w:val="green"/>
          <w:lang w:val="en-US"/>
        </w:rPr>
        <w:t>d</w:t>
      </w:r>
      <w:r w:rsidRPr="007E0C51">
        <w:rPr>
          <w:highlight w:val="green"/>
          <w:lang w:val="en-US"/>
        </w:rPr>
        <w:t xml:space="preserve">omestic </w:t>
      </w:r>
      <w:r w:rsidR="00661257">
        <w:rPr>
          <w:highlight w:val="green"/>
          <w:lang w:val="en-US"/>
        </w:rPr>
        <w:t>d</w:t>
      </w:r>
      <w:r w:rsidR="00B934AE" w:rsidRPr="007E0C51">
        <w:rPr>
          <w:highlight w:val="green"/>
          <w:lang w:val="en-US"/>
        </w:rPr>
        <w:t>emand</w:t>
      </w:r>
      <w:bookmarkEnd w:id="316"/>
      <w:r w:rsidR="00661257">
        <w:rPr>
          <w:highlight w:val="green"/>
          <w:lang w:val="en-US"/>
        </w:rPr>
        <w:t xml:space="preserve"> estimates</w:t>
      </w:r>
      <w:bookmarkEnd w:id="317"/>
      <w:bookmarkEnd w:id="318"/>
      <w:bookmarkEnd w:id="319"/>
    </w:p>
    <w:p w14:paraId="4A1BC9CF" w14:textId="6EFBF498" w:rsidR="00B934AE" w:rsidRDefault="00B934AE" w:rsidP="00B934AE">
      <w:pPr>
        <w:rPr>
          <w:lang w:val="en-US"/>
        </w:rPr>
      </w:pPr>
      <w:r>
        <w:rPr>
          <w:lang w:val="en-US"/>
        </w:rPr>
        <w:t xml:space="preserve">SEWAM includes illegal domestic demand sites, in addition </w:t>
      </w:r>
      <w:r w:rsidR="006F12B6">
        <w:rPr>
          <w:lang w:val="en-US"/>
        </w:rPr>
        <w:t>to the eWRIMS and cannabis imagery demands previously documented. The illegal domestic sites represent household water use for buildings in the watershed not included within an eWRIMS application or municipal water service area.</w:t>
      </w:r>
    </w:p>
    <w:p w14:paraId="276B5CDA" w14:textId="14E6F6D6" w:rsidR="00E84F2A" w:rsidRDefault="00E84F2A" w:rsidP="00B934AE">
      <w:pPr>
        <w:rPr>
          <w:lang w:val="en-US"/>
        </w:rPr>
      </w:pPr>
      <w:r>
        <w:rPr>
          <w:lang w:val="en-US"/>
        </w:rPr>
        <w:t xml:space="preserve">This section highlights the estimation process shown in </w:t>
      </w:r>
      <w:r>
        <w:rPr>
          <w:lang w:val="en-US"/>
        </w:rPr>
        <w:fldChar w:fldCharType="begin"/>
      </w:r>
      <w:r>
        <w:rPr>
          <w:lang w:val="en-US"/>
        </w:rPr>
        <w:instrText xml:space="preserve"> REF _Ref61603488 \h </w:instrText>
      </w:r>
      <w:r>
        <w:rPr>
          <w:lang w:val="en-US"/>
        </w:rPr>
      </w:r>
      <w:r>
        <w:rPr>
          <w:lang w:val="en-US"/>
        </w:rPr>
        <w:fldChar w:fldCharType="separate"/>
      </w:r>
      <w:r w:rsidR="0067763F">
        <w:t xml:space="preserve">Figure </w:t>
      </w:r>
      <w:r w:rsidR="0067763F">
        <w:rPr>
          <w:noProof/>
        </w:rPr>
        <w:t>7</w:t>
      </w:r>
      <w:r w:rsidR="0067763F">
        <w:t>.</w:t>
      </w:r>
      <w:r w:rsidR="0067763F">
        <w:rPr>
          <w:noProof/>
        </w:rPr>
        <w:t>36</w:t>
      </w:r>
      <w:r>
        <w:rPr>
          <w:lang w:val="en-US"/>
        </w:rPr>
        <w:fldChar w:fldCharType="end"/>
      </w:r>
      <w:r>
        <w:rPr>
          <w:lang w:val="en-US"/>
        </w:rPr>
        <w:t xml:space="preserve"> below, where population estimates associated with illegal domestic demands (</w:t>
      </w:r>
      <w:r w:rsidR="00FA5321">
        <w:rPr>
          <w:lang w:val="en-US"/>
        </w:rPr>
        <w:t>section</w:t>
      </w:r>
      <w:r>
        <w:rPr>
          <w:lang w:val="en-US"/>
        </w:rPr>
        <w:t xml:space="preserve"> </w:t>
      </w:r>
      <w:r>
        <w:rPr>
          <w:lang w:val="en-US"/>
        </w:rPr>
        <w:fldChar w:fldCharType="begin"/>
      </w:r>
      <w:r>
        <w:rPr>
          <w:lang w:val="en-US"/>
        </w:rPr>
        <w:instrText xml:space="preserve"> REF _Ref61603514 \w \h </w:instrText>
      </w:r>
      <w:r>
        <w:rPr>
          <w:lang w:val="en-US"/>
        </w:rPr>
      </w:r>
      <w:r>
        <w:rPr>
          <w:lang w:val="en-US"/>
        </w:rPr>
        <w:fldChar w:fldCharType="separate"/>
      </w:r>
      <w:r w:rsidR="0067763F">
        <w:rPr>
          <w:lang w:val="en-US"/>
        </w:rPr>
        <w:t>7.5.1</w:t>
      </w:r>
      <w:r>
        <w:rPr>
          <w:lang w:val="en-US"/>
        </w:rPr>
        <w:fldChar w:fldCharType="end"/>
      </w:r>
      <w:r>
        <w:rPr>
          <w:lang w:val="en-US"/>
        </w:rPr>
        <w:t>) are multiplied by an annual AU/capita (</w:t>
      </w:r>
      <w:r w:rsidR="00FA5321">
        <w:rPr>
          <w:lang w:val="en-US"/>
        </w:rPr>
        <w:t>section</w:t>
      </w:r>
      <w:r>
        <w:rPr>
          <w:lang w:val="en-US"/>
        </w:rPr>
        <w:t xml:space="preserve"> </w:t>
      </w:r>
      <w:r>
        <w:rPr>
          <w:lang w:val="en-US"/>
        </w:rPr>
        <w:fldChar w:fldCharType="begin"/>
      </w:r>
      <w:r>
        <w:rPr>
          <w:lang w:val="en-US"/>
        </w:rPr>
        <w:instrText xml:space="preserve"> REF _Ref61602780 \w \h </w:instrText>
      </w:r>
      <w:r>
        <w:rPr>
          <w:lang w:val="en-US"/>
        </w:rPr>
      </w:r>
      <w:r>
        <w:rPr>
          <w:lang w:val="en-US"/>
        </w:rPr>
        <w:fldChar w:fldCharType="separate"/>
      </w:r>
      <w:r w:rsidR="0067763F">
        <w:rPr>
          <w:lang w:val="en-US"/>
        </w:rPr>
        <w:t>7.5.2</w:t>
      </w:r>
      <w:r>
        <w:rPr>
          <w:lang w:val="en-US"/>
        </w:rPr>
        <w:fldChar w:fldCharType="end"/>
      </w:r>
      <w:r>
        <w:rPr>
          <w:lang w:val="en-US"/>
        </w:rPr>
        <w:t>) and a monthly AU/capita (</w:t>
      </w:r>
      <w:r w:rsidR="00FA5321">
        <w:rPr>
          <w:lang w:val="en-US"/>
        </w:rPr>
        <w:t>section</w:t>
      </w:r>
      <w:r>
        <w:rPr>
          <w:lang w:val="en-US"/>
        </w:rPr>
        <w:t xml:space="preserve"> </w:t>
      </w:r>
      <w:r>
        <w:rPr>
          <w:lang w:val="en-US"/>
        </w:rPr>
        <w:fldChar w:fldCharType="begin"/>
      </w:r>
      <w:r>
        <w:rPr>
          <w:lang w:val="en-US"/>
        </w:rPr>
        <w:instrText xml:space="preserve"> REF _Ref61603551 \w \h </w:instrText>
      </w:r>
      <w:r>
        <w:rPr>
          <w:lang w:val="en-US"/>
        </w:rPr>
      </w:r>
      <w:r>
        <w:rPr>
          <w:lang w:val="en-US"/>
        </w:rPr>
        <w:fldChar w:fldCharType="separate"/>
      </w:r>
      <w:r w:rsidR="0067763F">
        <w:rPr>
          <w:lang w:val="en-US"/>
        </w:rPr>
        <w:t>7.5.3</w:t>
      </w:r>
      <w:r>
        <w:rPr>
          <w:lang w:val="en-US"/>
        </w:rPr>
        <w:fldChar w:fldCharType="end"/>
      </w:r>
      <w:r>
        <w:rPr>
          <w:lang w:val="en-US"/>
        </w:rPr>
        <w:t xml:space="preserve">) to calculate monthly AU/subwatershed. </w:t>
      </w:r>
      <w:r w:rsidR="00B011FF">
        <w:rPr>
          <w:lang w:val="en-US"/>
        </w:rPr>
        <w:t>These sites were assumed to have no on-site storage, and so monthly DT = monthly AU.</w:t>
      </w:r>
    </w:p>
    <w:p w14:paraId="3B65D375" w14:textId="77777777" w:rsidR="00E84F2A" w:rsidRDefault="00E84F2A" w:rsidP="00E84F2A">
      <w:pPr>
        <w:keepNext/>
        <w:spacing w:after="120"/>
      </w:pPr>
      <w:r w:rsidRPr="00E84F2A">
        <w:rPr>
          <w:noProof/>
          <w:lang w:val="en-US"/>
        </w:rPr>
        <w:drawing>
          <wp:inline distT="0" distB="0" distL="0" distR="0" wp14:anchorId="5266A194" wp14:editId="0A9BABEE">
            <wp:extent cx="5265420" cy="2944677"/>
            <wp:effectExtent l="19050" t="19050" r="11430" b="27305"/>
            <wp:docPr id="63" name="Picture 63" descr="Logic tree for determining illegal domestic AU. Updated 11.03.2020. Based on 2019 building layer data.&#10;Population estimates come from Microsoft, 2019 and SWRCB, 2020. &#10;The Average Annual AU/capita is based off eWRIMS reported diversion and population data. Set to 100 gal/cap/day. &#10;The Annual AU = Population/subwatershed * average annual AU/capita.&#10;The Monthly AU/capita used an average reported monthly AU distribution for Domestic BU group from eWRIMS applications and shows a version of Figure: Illegal domestic monthly AU/capita. &#10;The Monthly Amount Used (AU) comes from population/subwatershed * monthly AU/cap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Logic tree for determining illegal domestic AU. Updated 11.03.2020. Based on 2019 building layer data.&#10;Population estimates come from Microsoft, 2019 and SWRCB, 2020. &#10;The Average Annual AU/capita is based off eWRIMS reported diversion and population data. Set to 100 gal/cap/day. &#10;The Annual AU = Population/subwatershed * average annual AU/capita.&#10;The Monthly AU/capita used an average reported monthly AU distribution for Domestic BU group from eWRIMS applications and shows a version of Figure: Illegal domestic monthly AU/capita. &#10;The Monthly Amount Used (AU) comes from population/subwatershed * monthly AU/capita."/>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69116" cy="2946744"/>
                    </a:xfrm>
                    <a:prstGeom prst="rect">
                      <a:avLst/>
                    </a:prstGeom>
                    <a:noFill/>
                    <a:ln>
                      <a:solidFill>
                        <a:schemeClr val="tx1"/>
                      </a:solidFill>
                    </a:ln>
                  </pic:spPr>
                </pic:pic>
              </a:graphicData>
            </a:graphic>
          </wp:inline>
        </w:drawing>
      </w:r>
    </w:p>
    <w:p w14:paraId="76C62613" w14:textId="724AAAF2" w:rsidR="00E84F2A" w:rsidRPr="00B934AE" w:rsidRDefault="00E84F2A" w:rsidP="00E84F2A">
      <w:pPr>
        <w:pStyle w:val="TableFigureTitle"/>
        <w:jc w:val="center"/>
        <w:rPr>
          <w:lang w:val="en-US"/>
        </w:rPr>
      </w:pPr>
      <w:bookmarkStart w:id="320" w:name="_Ref61603488"/>
      <w:bookmarkStart w:id="321" w:name="_Ref61603485"/>
      <w:r>
        <w:t xml:space="preserve">Figure </w:t>
      </w:r>
      <w:fldSimple w:instr=" STYLEREF 1 \s ">
        <w:r w:rsidR="00753F94">
          <w:rPr>
            <w:noProof/>
          </w:rPr>
          <w:t>7</w:t>
        </w:r>
      </w:fldSimple>
      <w:r w:rsidR="00753F94">
        <w:t>.</w:t>
      </w:r>
      <w:fldSimple w:instr=" SEQ Figure \* ARABIC \s 1 ">
        <w:r w:rsidR="00753F94">
          <w:rPr>
            <w:noProof/>
          </w:rPr>
          <w:t>36</w:t>
        </w:r>
      </w:fldSimple>
      <w:bookmarkEnd w:id="320"/>
      <w:r>
        <w:t xml:space="preserve"> Illegal domestic </w:t>
      </w:r>
      <w:r w:rsidR="00FD0F07">
        <w:t>amount used</w:t>
      </w:r>
      <w:r>
        <w:t xml:space="preserve"> logic tree.</w:t>
      </w:r>
      <w:bookmarkEnd w:id="321"/>
    </w:p>
    <w:p w14:paraId="28ECD6C4" w14:textId="4C257741" w:rsidR="003C3179" w:rsidRDefault="003C3179" w:rsidP="003C3179">
      <w:pPr>
        <w:pStyle w:val="Heading3"/>
        <w:rPr>
          <w:lang w:val="en-US"/>
        </w:rPr>
      </w:pPr>
      <w:bookmarkStart w:id="322" w:name="_Ref61603514"/>
      <w:bookmarkStart w:id="323" w:name="_Toc62220814"/>
      <w:r>
        <w:rPr>
          <w:lang w:val="en-US"/>
        </w:rPr>
        <w:t>Population for illegal domestic demands</w:t>
      </w:r>
      <w:bookmarkEnd w:id="322"/>
      <w:bookmarkEnd w:id="323"/>
    </w:p>
    <w:p w14:paraId="545CCCD5" w14:textId="4EF2F917" w:rsidR="006F12B6" w:rsidRDefault="006F12B6" w:rsidP="006F12B6">
      <w:pPr>
        <w:rPr>
          <w:lang w:val="en-US"/>
        </w:rPr>
      </w:pPr>
      <w:r>
        <w:rPr>
          <w:lang w:val="en-US"/>
        </w:rPr>
        <w:t xml:space="preserve">To calculate illegal domestic demands, the population of illegal domestic water users in the SFER watershed was first calculated. First, for each region, the </w:t>
      </w:r>
      <w:r w:rsidR="009770A6">
        <w:rPr>
          <w:lang w:val="en-US"/>
        </w:rPr>
        <w:t xml:space="preserve">2010 </w:t>
      </w:r>
      <w:r>
        <w:rPr>
          <w:lang w:val="en-US"/>
        </w:rPr>
        <w:t xml:space="preserve">census population was divided by the total square footage of building footprints from the Microsoft Building Footprints dataset (available at: </w:t>
      </w:r>
      <w:hyperlink r:id="rId77" w:history="1">
        <w:r w:rsidRPr="009300E6">
          <w:rPr>
            <w:rStyle w:val="Hyperlink"/>
            <w:lang w:val="en-US"/>
          </w:rPr>
          <w:t>https://hub.arcgis.com/datasets/bb69f10baf334d4c935a0fb23d758f38_0</w:t>
        </w:r>
      </w:hyperlink>
      <w:r>
        <w:rPr>
          <w:lang w:val="en-US"/>
        </w:rPr>
        <w:t xml:space="preserve">)  (Microsoft, 2019) to calculate a figure of population/building square footage. Then, those buildings outside of municipal California Drinking Water System Area Boundaries (available at </w:t>
      </w:r>
      <w:hyperlink r:id="rId78" w:history="1">
        <w:r w:rsidRPr="009300E6">
          <w:rPr>
            <w:rStyle w:val="Hyperlink"/>
            <w:lang w:val="en-US"/>
          </w:rPr>
          <w:t>https://gis.data.ca.gov/datasets/fbba842bf134497c9d611ad506ec48cc_0</w:t>
        </w:r>
      </w:hyperlink>
      <w:r>
        <w:rPr>
          <w:lang w:val="en-US"/>
        </w:rPr>
        <w:t xml:space="preserve">) (SWRCB, 2020) </w:t>
      </w:r>
      <w:r w:rsidR="00A26783">
        <w:rPr>
          <w:lang w:val="en-US"/>
        </w:rPr>
        <w:t>and within 1,000 feet of an available stream source were isolated, to represent those buildings which draw supply from local surface diversions.</w:t>
      </w:r>
      <w:r w:rsidR="00776D40">
        <w:rPr>
          <w:lang w:val="en-US"/>
        </w:rPr>
        <w:t xml:space="preserve"> The total population associated with the illegal domestic demands was estimated at 3,296 for the SFER watersheds. The buildings associated with the illegal domestic demands are shown below in </w:t>
      </w:r>
      <w:r w:rsidR="00776D40">
        <w:rPr>
          <w:lang w:val="en-US"/>
        </w:rPr>
        <w:fldChar w:fldCharType="begin"/>
      </w:r>
      <w:r w:rsidR="00776D40">
        <w:rPr>
          <w:lang w:val="en-US"/>
        </w:rPr>
        <w:instrText xml:space="preserve"> REF _Ref61601504 \h </w:instrText>
      </w:r>
      <w:r w:rsidR="00776D40">
        <w:rPr>
          <w:lang w:val="en-US"/>
        </w:rPr>
      </w:r>
      <w:r w:rsidR="00776D40">
        <w:rPr>
          <w:lang w:val="en-US"/>
        </w:rPr>
        <w:fldChar w:fldCharType="separate"/>
      </w:r>
      <w:r w:rsidR="0067763F">
        <w:t xml:space="preserve">Figure </w:t>
      </w:r>
      <w:r w:rsidR="0067763F">
        <w:rPr>
          <w:noProof/>
        </w:rPr>
        <w:t>7</w:t>
      </w:r>
      <w:r w:rsidR="0067763F">
        <w:t>.</w:t>
      </w:r>
      <w:r w:rsidR="0067763F">
        <w:rPr>
          <w:noProof/>
        </w:rPr>
        <w:t>37</w:t>
      </w:r>
      <w:r w:rsidR="00776D40">
        <w:rPr>
          <w:lang w:val="en-US"/>
        </w:rPr>
        <w:fldChar w:fldCharType="end"/>
      </w:r>
      <w:r w:rsidR="00776D40">
        <w:rPr>
          <w:lang w:val="en-US"/>
        </w:rPr>
        <w:t>.</w:t>
      </w:r>
    </w:p>
    <w:p w14:paraId="0894E98C" w14:textId="77777777" w:rsidR="00776D40" w:rsidRDefault="00776D40" w:rsidP="00776D40">
      <w:pPr>
        <w:keepNext/>
        <w:spacing w:after="120"/>
        <w:jc w:val="center"/>
      </w:pPr>
      <w:r w:rsidRPr="00776D40">
        <w:rPr>
          <w:noProof/>
          <w:lang w:val="en-US"/>
        </w:rPr>
        <w:lastRenderedPageBreak/>
        <w:drawing>
          <wp:inline distT="0" distB="0" distL="0" distR="0" wp14:anchorId="65C14D41" wp14:editId="2E419C26">
            <wp:extent cx="4099152" cy="5547360"/>
            <wp:effectExtent l="0" t="0" r="0" b="0"/>
            <wp:docPr id="47" name="Picture 47" descr="Map of subwatersheds of the South Fork Eel River. Bright pink represents buildings associated with illegal domestic demand s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Map of subwatersheds of the South Fork Eel River. Bright pink represents buildings associated with illegal domestic demand sites."/>
                    <pic:cNvPicPr>
                      <a:picLocks noChangeAspect="1" noChangeArrowheads="1"/>
                    </pic:cNvPicPr>
                  </pic:nvPicPr>
                  <pic:blipFill rotWithShape="1">
                    <a:blip r:embed="rId79">
                      <a:extLst>
                        <a:ext uri="{28A0092B-C50C-407E-A947-70E740481C1C}">
                          <a14:useLocalDpi xmlns:a14="http://schemas.microsoft.com/office/drawing/2010/main" val="0"/>
                        </a:ext>
                      </a:extLst>
                    </a:blip>
                    <a:srcRect l="9640" t="7576" r="9804" b="8186"/>
                    <a:stretch/>
                  </pic:blipFill>
                  <pic:spPr bwMode="auto">
                    <a:xfrm>
                      <a:off x="0" y="0"/>
                      <a:ext cx="4101095" cy="5549990"/>
                    </a:xfrm>
                    <a:prstGeom prst="rect">
                      <a:avLst/>
                    </a:prstGeom>
                    <a:noFill/>
                    <a:ln>
                      <a:noFill/>
                    </a:ln>
                    <a:extLst>
                      <a:ext uri="{53640926-AAD7-44D8-BBD7-CCE9431645EC}">
                        <a14:shadowObscured xmlns:a14="http://schemas.microsoft.com/office/drawing/2010/main"/>
                      </a:ext>
                    </a:extLst>
                  </pic:spPr>
                </pic:pic>
              </a:graphicData>
            </a:graphic>
          </wp:inline>
        </w:drawing>
      </w:r>
    </w:p>
    <w:p w14:paraId="52B322BD" w14:textId="0E5452E6" w:rsidR="00A26783" w:rsidRDefault="00776D40" w:rsidP="00776D40">
      <w:pPr>
        <w:pStyle w:val="TableFigureTitle"/>
        <w:jc w:val="center"/>
      </w:pPr>
      <w:bookmarkStart w:id="324" w:name="_Ref61601504"/>
      <w:r>
        <w:t xml:space="preserve">Figure </w:t>
      </w:r>
      <w:fldSimple w:instr=" STYLEREF 1 \s ">
        <w:r w:rsidR="00753F94">
          <w:rPr>
            <w:noProof/>
          </w:rPr>
          <w:t>7</w:t>
        </w:r>
      </w:fldSimple>
      <w:r w:rsidR="00753F94">
        <w:t>.</w:t>
      </w:r>
      <w:fldSimple w:instr=" SEQ Figure \* ARABIC \s 1 ">
        <w:r w:rsidR="00753F94">
          <w:rPr>
            <w:noProof/>
          </w:rPr>
          <w:t>37</w:t>
        </w:r>
      </w:fldSimple>
      <w:bookmarkEnd w:id="324"/>
      <w:r>
        <w:t xml:space="preserve"> Buildings associated with illegal domestic demands in </w:t>
      </w:r>
      <w:r w:rsidR="00FD0F07">
        <w:t>the South Fork Eel River.</w:t>
      </w:r>
    </w:p>
    <w:p w14:paraId="2948ECBF" w14:textId="77777777" w:rsidR="00776D40" w:rsidRDefault="00776D40" w:rsidP="00776D40">
      <w:pPr>
        <w:pStyle w:val="TableFigureTitle"/>
        <w:jc w:val="center"/>
        <w:rPr>
          <w:lang w:val="en-US"/>
        </w:rPr>
      </w:pPr>
    </w:p>
    <w:p w14:paraId="6F0352B4" w14:textId="43AAA10C" w:rsidR="003C3179" w:rsidRDefault="003C3179" w:rsidP="003C3179">
      <w:pPr>
        <w:pStyle w:val="Heading3"/>
        <w:rPr>
          <w:lang w:val="en-US"/>
        </w:rPr>
      </w:pPr>
      <w:bookmarkStart w:id="325" w:name="_Ref61602780"/>
      <w:bookmarkStart w:id="326" w:name="_Toc62220815"/>
      <w:r>
        <w:rPr>
          <w:lang w:val="en-US"/>
        </w:rPr>
        <w:t>Estimating</w:t>
      </w:r>
      <w:r w:rsidR="00B934AE">
        <w:rPr>
          <w:lang w:val="en-US"/>
        </w:rPr>
        <w:t xml:space="preserve"> illegal domestic</w:t>
      </w:r>
      <w:r w:rsidR="00E22B69">
        <w:rPr>
          <w:lang w:val="en-US"/>
        </w:rPr>
        <w:t xml:space="preserve"> </w:t>
      </w:r>
      <w:r>
        <w:rPr>
          <w:lang w:val="en-US"/>
        </w:rPr>
        <w:t xml:space="preserve">annual </w:t>
      </w:r>
      <w:r w:rsidR="00661257">
        <w:rPr>
          <w:lang w:val="en-US"/>
        </w:rPr>
        <w:t>amount used</w:t>
      </w:r>
      <w:r>
        <w:rPr>
          <w:lang w:val="en-US"/>
        </w:rPr>
        <w:t xml:space="preserve"> per capita</w:t>
      </w:r>
      <w:bookmarkEnd w:id="325"/>
      <w:bookmarkEnd w:id="326"/>
    </w:p>
    <w:p w14:paraId="08172F21" w14:textId="0CF99FBA" w:rsidR="00E22B69" w:rsidRDefault="00776D40" w:rsidP="00776D40">
      <w:pPr>
        <w:rPr>
          <w:lang w:val="en-US"/>
        </w:rPr>
      </w:pPr>
      <w:r>
        <w:rPr>
          <w:lang w:val="en-US"/>
        </w:rPr>
        <w:t>Once the population associated with the illegal domestic demands was estimated, an annual AU per capita figure was calculated in order to assign annual illegal domestic AU’s to each SFER subwatershed. T</w:t>
      </w:r>
      <w:r w:rsidR="00E22B69">
        <w:rPr>
          <w:lang w:val="en-US"/>
        </w:rPr>
        <w:t>he eWRIMS data was used to</w:t>
      </w:r>
      <w:r>
        <w:rPr>
          <w:lang w:val="en-US"/>
        </w:rPr>
        <w:t xml:space="preserve"> calculate </w:t>
      </w:r>
      <w:r w:rsidR="00E22B69">
        <w:rPr>
          <w:lang w:val="en-US"/>
        </w:rPr>
        <w:t xml:space="preserve">an average </w:t>
      </w:r>
      <w:r>
        <w:rPr>
          <w:lang w:val="en-US"/>
        </w:rPr>
        <w:t>annual AU/capita</w:t>
      </w:r>
      <w:r w:rsidR="00E22B69">
        <w:rPr>
          <w:lang w:val="en-US"/>
        </w:rPr>
        <w:t xml:space="preserve"> of 100 gallons/capita/day</w:t>
      </w:r>
      <w:r>
        <w:rPr>
          <w:lang w:val="en-US"/>
        </w:rPr>
        <w:t xml:space="preserve">, </w:t>
      </w:r>
      <w:r w:rsidR="00E22B69">
        <w:rPr>
          <w:lang w:val="en-US"/>
        </w:rPr>
        <w:t>according to the following steps:</w:t>
      </w:r>
    </w:p>
    <w:p w14:paraId="1C2F04F0" w14:textId="31D41B65" w:rsidR="00E22B69" w:rsidRDefault="00E22B69" w:rsidP="00E22B69">
      <w:pPr>
        <w:pStyle w:val="ListParagraph"/>
        <w:numPr>
          <w:ilvl w:val="0"/>
          <w:numId w:val="40"/>
        </w:numPr>
        <w:rPr>
          <w:lang w:val="en-US"/>
        </w:rPr>
      </w:pPr>
      <w:r>
        <w:rPr>
          <w:lang w:val="en-US"/>
        </w:rPr>
        <w:t>A dataset was populated consisting of eWRIMS applications in the SFER with a domestic BU group, a non-zero reported DT value, and a non-zero population associated with the application in the eWRIMS flat file.</w:t>
      </w:r>
    </w:p>
    <w:p w14:paraId="544C49DA" w14:textId="4EF59709" w:rsidR="00E22B69" w:rsidRDefault="00E22B69" w:rsidP="00E22B69">
      <w:pPr>
        <w:pStyle w:val="ListParagraph"/>
        <w:numPr>
          <w:ilvl w:val="0"/>
          <w:numId w:val="40"/>
        </w:numPr>
        <w:rPr>
          <w:lang w:val="en-US"/>
        </w:rPr>
      </w:pPr>
      <w:r>
        <w:rPr>
          <w:lang w:val="en-US"/>
        </w:rPr>
        <w:t>A gal/cap/day figure was calculated for each application in the dataset based on the application’s maximum reported year DT value.</w:t>
      </w:r>
    </w:p>
    <w:p w14:paraId="392E899E" w14:textId="270B36F7" w:rsidR="00E22B69" w:rsidRDefault="00E22B69" w:rsidP="00E22B69">
      <w:pPr>
        <w:pStyle w:val="ListParagraph"/>
        <w:numPr>
          <w:ilvl w:val="0"/>
          <w:numId w:val="40"/>
        </w:numPr>
        <w:rPr>
          <w:lang w:val="en-US"/>
        </w:rPr>
      </w:pPr>
      <w:r>
        <w:rPr>
          <w:lang w:val="en-US"/>
        </w:rPr>
        <w:lastRenderedPageBreak/>
        <w:t>Outliers were removed from the data set, including applications with &gt; 10 population, &lt; 10 gal/cap/day, or &gt; 1,000 gal/cap/day.</w:t>
      </w:r>
    </w:p>
    <w:p w14:paraId="769712CD" w14:textId="5B664555" w:rsidR="00E22B69" w:rsidRDefault="00E22B69" w:rsidP="00E22B69">
      <w:pPr>
        <w:pStyle w:val="ListParagraph"/>
        <w:numPr>
          <w:ilvl w:val="0"/>
          <w:numId w:val="40"/>
        </w:numPr>
        <w:rPr>
          <w:lang w:val="en-US"/>
        </w:rPr>
      </w:pPr>
      <w:r>
        <w:rPr>
          <w:lang w:val="en-US"/>
        </w:rPr>
        <w:t>The median gal/cap/day was calculated from the remaining applications.</w:t>
      </w:r>
    </w:p>
    <w:p w14:paraId="7D7EB50D" w14:textId="77777777" w:rsidR="00E22B69" w:rsidRPr="00E22B69" w:rsidRDefault="00E22B69" w:rsidP="00E22B69">
      <w:pPr>
        <w:rPr>
          <w:lang w:val="en-US"/>
        </w:rPr>
      </w:pPr>
    </w:p>
    <w:p w14:paraId="75636E19" w14:textId="050B757B" w:rsidR="003C3179" w:rsidRDefault="003C3179" w:rsidP="003C3179">
      <w:pPr>
        <w:pStyle w:val="Heading3"/>
        <w:rPr>
          <w:lang w:val="en-US"/>
        </w:rPr>
      </w:pPr>
      <w:bookmarkStart w:id="327" w:name="_Ref61603551"/>
      <w:bookmarkStart w:id="328" w:name="_Toc62220816"/>
      <w:r>
        <w:rPr>
          <w:lang w:val="en-US"/>
        </w:rPr>
        <w:t xml:space="preserve">Estimating </w:t>
      </w:r>
      <w:r w:rsidR="00B934AE">
        <w:rPr>
          <w:lang w:val="en-US"/>
        </w:rPr>
        <w:t xml:space="preserve">illegal domestic monthly </w:t>
      </w:r>
      <w:bookmarkEnd w:id="327"/>
      <w:r w:rsidR="00661257">
        <w:rPr>
          <w:lang w:val="en-US"/>
        </w:rPr>
        <w:t>amount used distribution</w:t>
      </w:r>
      <w:bookmarkEnd w:id="328"/>
    </w:p>
    <w:p w14:paraId="7D247807" w14:textId="6D08256E" w:rsidR="00E22B69" w:rsidRDefault="00E22B69" w:rsidP="00E22B69">
      <w:pPr>
        <w:rPr>
          <w:lang w:val="en-US"/>
        </w:rPr>
      </w:pPr>
      <w:r>
        <w:rPr>
          <w:lang w:val="en-US"/>
        </w:rPr>
        <w:t xml:space="preserve">The annual AU </w:t>
      </w:r>
      <w:r w:rsidR="00421EBC">
        <w:rPr>
          <w:lang w:val="en-US"/>
        </w:rPr>
        <w:t xml:space="preserve">for the illegal domestic demands was multiplied by a monthly distribution to calculate monthly AU/capita, in a process similar to that for the eWRIMS and cannabis imagery demands. The average reported monthly AU distribution for the domestic BU group from the eWRIMS applications in </w:t>
      </w:r>
      <w:r w:rsidR="00421EBC">
        <w:rPr>
          <w:lang w:val="en-US"/>
        </w:rPr>
        <w:fldChar w:fldCharType="begin"/>
      </w:r>
      <w:r w:rsidR="00421EBC">
        <w:rPr>
          <w:lang w:val="en-US"/>
        </w:rPr>
        <w:instrText xml:space="preserve"> REF _Ref14858964 \h </w:instrText>
      </w:r>
      <w:r w:rsidR="00421EBC">
        <w:rPr>
          <w:lang w:val="en-US"/>
        </w:rPr>
      </w:r>
      <w:r w:rsidR="00421EBC">
        <w:rPr>
          <w:lang w:val="en-US"/>
        </w:rPr>
        <w:fldChar w:fldCharType="separate"/>
      </w:r>
      <w:r w:rsidR="0067763F" w:rsidRPr="00413282">
        <w:rPr>
          <w:lang w:val="en-US"/>
        </w:rPr>
        <w:t xml:space="preserve">Table </w:t>
      </w:r>
      <w:r w:rsidR="0067763F">
        <w:rPr>
          <w:noProof/>
          <w:lang w:val="en-US"/>
        </w:rPr>
        <w:t>7</w:t>
      </w:r>
      <w:r w:rsidR="0067763F">
        <w:rPr>
          <w:lang w:val="en-US"/>
        </w:rPr>
        <w:t>.</w:t>
      </w:r>
      <w:r w:rsidR="0067763F">
        <w:rPr>
          <w:noProof/>
          <w:lang w:val="en-US"/>
        </w:rPr>
        <w:t>11</w:t>
      </w:r>
      <w:r w:rsidR="00421EBC">
        <w:rPr>
          <w:lang w:val="en-US"/>
        </w:rPr>
        <w:fldChar w:fldCharType="end"/>
      </w:r>
      <w:r w:rsidR="00421EBC">
        <w:rPr>
          <w:lang w:val="en-US"/>
        </w:rPr>
        <w:t xml:space="preserve"> was multiplied the annual average of 100 gal/cap/day calculated in </w:t>
      </w:r>
      <w:r w:rsidR="00421EBC">
        <w:rPr>
          <w:lang w:val="en-US"/>
        </w:rPr>
        <w:fldChar w:fldCharType="begin"/>
      </w:r>
      <w:r w:rsidR="00421EBC">
        <w:rPr>
          <w:lang w:val="en-US"/>
        </w:rPr>
        <w:instrText xml:space="preserve"> REF _Ref61602780 \w \h </w:instrText>
      </w:r>
      <w:r w:rsidR="00421EBC">
        <w:rPr>
          <w:lang w:val="en-US"/>
        </w:rPr>
      </w:r>
      <w:r w:rsidR="00421EBC">
        <w:rPr>
          <w:lang w:val="en-US"/>
        </w:rPr>
        <w:fldChar w:fldCharType="separate"/>
      </w:r>
      <w:r w:rsidR="0067763F">
        <w:rPr>
          <w:lang w:val="en-US"/>
        </w:rPr>
        <w:t>7.5.2</w:t>
      </w:r>
      <w:r w:rsidR="00421EBC">
        <w:rPr>
          <w:lang w:val="en-US"/>
        </w:rPr>
        <w:fldChar w:fldCharType="end"/>
      </w:r>
      <w:r w:rsidR="00421EBC">
        <w:rPr>
          <w:lang w:val="en-US"/>
        </w:rPr>
        <w:t xml:space="preserve"> to calculate the illegal domestic monthly AU/capita shown below in </w:t>
      </w:r>
      <w:r w:rsidR="00421EBC">
        <w:rPr>
          <w:lang w:val="en-US"/>
        </w:rPr>
        <w:fldChar w:fldCharType="begin"/>
      </w:r>
      <w:r w:rsidR="00421EBC">
        <w:rPr>
          <w:lang w:val="en-US"/>
        </w:rPr>
        <w:instrText xml:space="preserve"> REF _Ref61602994 \h </w:instrText>
      </w:r>
      <w:r w:rsidR="00421EBC">
        <w:rPr>
          <w:lang w:val="en-US"/>
        </w:rPr>
      </w:r>
      <w:r w:rsidR="00421EBC">
        <w:rPr>
          <w:lang w:val="en-US"/>
        </w:rPr>
        <w:fldChar w:fldCharType="separate"/>
      </w:r>
      <w:r w:rsidR="0067763F">
        <w:t xml:space="preserve">Figure </w:t>
      </w:r>
      <w:r w:rsidR="0067763F">
        <w:rPr>
          <w:noProof/>
        </w:rPr>
        <w:t>7</w:t>
      </w:r>
      <w:r w:rsidR="0067763F">
        <w:t>.</w:t>
      </w:r>
      <w:r w:rsidR="0067763F">
        <w:rPr>
          <w:noProof/>
        </w:rPr>
        <w:t>38</w:t>
      </w:r>
      <w:r w:rsidR="00421EBC">
        <w:rPr>
          <w:lang w:val="en-US"/>
        </w:rPr>
        <w:fldChar w:fldCharType="end"/>
      </w:r>
      <w:r w:rsidR="009770A6">
        <w:rPr>
          <w:lang w:val="en-US"/>
        </w:rPr>
        <w:t xml:space="preserve"> </w:t>
      </w:r>
      <w:r w:rsidR="00421EBC">
        <w:rPr>
          <w:lang w:val="en-US"/>
        </w:rPr>
        <w:t xml:space="preserve">and </w:t>
      </w:r>
      <w:r w:rsidR="00421EBC">
        <w:rPr>
          <w:lang w:val="en-US"/>
        </w:rPr>
        <w:fldChar w:fldCharType="begin"/>
      </w:r>
      <w:r w:rsidR="00421EBC">
        <w:rPr>
          <w:lang w:val="en-US"/>
        </w:rPr>
        <w:instrText xml:space="preserve"> REF _Ref61603002 \h </w:instrText>
      </w:r>
      <w:r w:rsidR="00421EBC">
        <w:rPr>
          <w:lang w:val="en-US"/>
        </w:rPr>
      </w:r>
      <w:r w:rsidR="00421EBC">
        <w:rPr>
          <w:lang w:val="en-US"/>
        </w:rPr>
        <w:fldChar w:fldCharType="separate"/>
      </w:r>
      <w:r w:rsidR="0067763F">
        <w:t xml:space="preserve">Table </w:t>
      </w:r>
      <w:r w:rsidR="0067763F">
        <w:rPr>
          <w:noProof/>
        </w:rPr>
        <w:t>7</w:t>
      </w:r>
      <w:r w:rsidR="0067763F">
        <w:t>.</w:t>
      </w:r>
      <w:r w:rsidR="0067763F">
        <w:rPr>
          <w:noProof/>
        </w:rPr>
        <w:t>18</w:t>
      </w:r>
      <w:r w:rsidR="00421EBC">
        <w:rPr>
          <w:lang w:val="en-US"/>
        </w:rPr>
        <w:fldChar w:fldCharType="end"/>
      </w:r>
      <w:r w:rsidR="00421EBC">
        <w:rPr>
          <w:lang w:val="en-US"/>
        </w:rPr>
        <w:t>.</w:t>
      </w:r>
    </w:p>
    <w:p w14:paraId="5F6ECC8C" w14:textId="234519B4" w:rsidR="00421EBC" w:rsidRDefault="00B04881" w:rsidP="00421EBC">
      <w:pPr>
        <w:keepNext/>
        <w:jc w:val="center"/>
      </w:pPr>
      <w:r>
        <w:rPr>
          <w:noProof/>
          <w:lang w:val="en-US"/>
        </w:rPr>
        <w:drawing>
          <wp:inline distT="0" distB="0" distL="0" distR="0" wp14:anchorId="2CF7D9FF" wp14:editId="6A531F9E">
            <wp:extent cx="4559300" cy="2721428"/>
            <wp:effectExtent l="0" t="0" r="12700" b="3175"/>
            <wp:docPr id="70" name="Chart 70">
              <a:extLst xmlns:a="http://schemas.openxmlformats.org/drawingml/2006/main">
                <a:ext uri="{FF2B5EF4-FFF2-40B4-BE49-F238E27FC236}">
                  <a16:creationId xmlns:a16="http://schemas.microsoft.com/office/drawing/2014/main" id="{DF2B8E26-5DBC-42C1-B9E7-91739FC081A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557FE5EB" w14:textId="020D498C" w:rsidR="00421EBC" w:rsidRDefault="00421EBC" w:rsidP="00FD0F07">
      <w:pPr>
        <w:pStyle w:val="TableFigureTitle"/>
        <w:jc w:val="center"/>
      </w:pPr>
      <w:bookmarkStart w:id="329" w:name="_Ref61602994"/>
      <w:r>
        <w:t xml:space="preserve">Figure </w:t>
      </w:r>
      <w:fldSimple w:instr=" STYLEREF 1 \s ">
        <w:r w:rsidR="00753F94">
          <w:rPr>
            <w:noProof/>
          </w:rPr>
          <w:t>7</w:t>
        </w:r>
      </w:fldSimple>
      <w:r w:rsidR="00753F94">
        <w:t>.</w:t>
      </w:r>
      <w:fldSimple w:instr=" SEQ Figure \* ARABIC \s 1 ">
        <w:r w:rsidR="00753F94">
          <w:rPr>
            <w:noProof/>
          </w:rPr>
          <w:t>38</w:t>
        </w:r>
      </w:fldSimple>
      <w:bookmarkEnd w:id="329"/>
      <w:r>
        <w:t xml:space="preserve"> </w:t>
      </w:r>
      <w:bookmarkStart w:id="330" w:name="_Hlk62123879"/>
      <w:r>
        <w:t xml:space="preserve">Illegal domestic monthly </w:t>
      </w:r>
      <w:r w:rsidR="00FD0F07">
        <w:t xml:space="preserve">amount used per </w:t>
      </w:r>
      <w:r>
        <w:t>capita.</w:t>
      </w:r>
      <w:bookmarkEnd w:id="330"/>
    </w:p>
    <w:p w14:paraId="65946CD2" w14:textId="77777777" w:rsidR="009770A6" w:rsidRDefault="009770A6" w:rsidP="00421EBC">
      <w:pPr>
        <w:pStyle w:val="TableFigureTitle"/>
        <w:jc w:val="center"/>
      </w:pPr>
    </w:p>
    <w:p w14:paraId="113704A1" w14:textId="16D21D63" w:rsidR="00421EBC" w:rsidRDefault="00421EBC" w:rsidP="00421EBC">
      <w:pPr>
        <w:pStyle w:val="TableFigureTitle"/>
        <w:jc w:val="center"/>
      </w:pPr>
      <w:bookmarkStart w:id="331" w:name="_Ref61603002"/>
      <w:r>
        <w:t xml:space="preserve">Table </w:t>
      </w:r>
      <w:fldSimple w:instr=" STYLEREF 1 \s ">
        <w:r w:rsidR="006E011C">
          <w:rPr>
            <w:noProof/>
          </w:rPr>
          <w:t>7</w:t>
        </w:r>
      </w:fldSimple>
      <w:r w:rsidR="006E011C">
        <w:t>.</w:t>
      </w:r>
      <w:fldSimple w:instr=" SEQ Table \* ARABIC \s 1 ">
        <w:r w:rsidR="006E011C">
          <w:rPr>
            <w:noProof/>
          </w:rPr>
          <w:t>18</w:t>
        </w:r>
      </w:fldSimple>
      <w:bookmarkEnd w:id="331"/>
      <w:r>
        <w:t xml:space="preserve"> Illegal domestic monthl</w:t>
      </w:r>
      <w:r w:rsidR="00FD0F07">
        <w:t xml:space="preserve">y amount used per </w:t>
      </w:r>
      <w:r>
        <w:t>capita.</w:t>
      </w:r>
    </w:p>
    <w:tbl>
      <w:tblPr>
        <w:tblStyle w:val="TableGrid"/>
        <w:tblW w:w="0" w:type="auto"/>
        <w:jc w:val="center"/>
        <w:tblLook w:val="04A0" w:firstRow="1" w:lastRow="0" w:firstColumn="1" w:lastColumn="0" w:noHBand="0" w:noVBand="1"/>
      </w:tblPr>
      <w:tblGrid>
        <w:gridCol w:w="1510"/>
        <w:gridCol w:w="222"/>
        <w:gridCol w:w="500"/>
        <w:gridCol w:w="541"/>
        <w:gridCol w:w="524"/>
        <w:gridCol w:w="481"/>
        <w:gridCol w:w="513"/>
        <w:gridCol w:w="553"/>
        <w:gridCol w:w="507"/>
        <w:gridCol w:w="574"/>
        <w:gridCol w:w="521"/>
        <w:gridCol w:w="521"/>
        <w:gridCol w:w="531"/>
        <w:gridCol w:w="521"/>
      </w:tblGrid>
      <w:tr w:rsidR="00B04881" w:rsidRPr="00534131" w14:paraId="711C9048" w14:textId="77777777" w:rsidTr="004D4613">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68E5FFA1" w14:textId="77777777" w:rsidR="00B04881" w:rsidRPr="00534131" w:rsidRDefault="00B04881" w:rsidP="00421EBC">
            <w:pPr>
              <w:pStyle w:val="TableText"/>
              <w:keepNext/>
              <w:rPr>
                <w:sz w:val="20"/>
                <w:szCs w:val="18"/>
                <w:lang w:val="en-US"/>
              </w:rPr>
            </w:pPr>
          </w:p>
        </w:tc>
        <w:tc>
          <w:tcPr>
            <w:tcW w:w="0" w:type="auto"/>
          </w:tcPr>
          <w:p w14:paraId="18C1460A" w14:textId="77777777" w:rsidR="00B04881" w:rsidRPr="00534131" w:rsidRDefault="00B04881" w:rsidP="00421EBC">
            <w:pPr>
              <w:pStyle w:val="TableText"/>
              <w:keepNext/>
              <w:rPr>
                <w:sz w:val="20"/>
                <w:szCs w:val="18"/>
                <w:lang w:val="en-US"/>
              </w:rPr>
            </w:pPr>
          </w:p>
        </w:tc>
        <w:tc>
          <w:tcPr>
            <w:tcW w:w="0" w:type="auto"/>
          </w:tcPr>
          <w:p w14:paraId="5A8CB84D" w14:textId="5B925B31" w:rsidR="00B04881" w:rsidRPr="00534131" w:rsidRDefault="00B04881" w:rsidP="00421EBC">
            <w:pPr>
              <w:pStyle w:val="TableText"/>
              <w:keepNext/>
              <w:rPr>
                <w:sz w:val="20"/>
                <w:szCs w:val="18"/>
                <w:lang w:val="en-US"/>
              </w:rPr>
            </w:pPr>
            <w:r w:rsidRPr="00534131">
              <w:rPr>
                <w:sz w:val="20"/>
                <w:szCs w:val="18"/>
                <w:lang w:val="en-US"/>
              </w:rPr>
              <w:t>Oct</w:t>
            </w:r>
          </w:p>
        </w:tc>
        <w:tc>
          <w:tcPr>
            <w:tcW w:w="0" w:type="auto"/>
          </w:tcPr>
          <w:p w14:paraId="638742A1" w14:textId="77777777" w:rsidR="00B04881" w:rsidRPr="00534131" w:rsidRDefault="00B04881" w:rsidP="00421EBC">
            <w:pPr>
              <w:pStyle w:val="TableText"/>
              <w:keepNext/>
              <w:rPr>
                <w:sz w:val="20"/>
                <w:szCs w:val="18"/>
                <w:lang w:val="en-US"/>
              </w:rPr>
            </w:pPr>
            <w:r w:rsidRPr="00534131">
              <w:rPr>
                <w:sz w:val="20"/>
                <w:szCs w:val="18"/>
                <w:lang w:val="en-US"/>
              </w:rPr>
              <w:t>Nov</w:t>
            </w:r>
          </w:p>
        </w:tc>
        <w:tc>
          <w:tcPr>
            <w:tcW w:w="0" w:type="auto"/>
          </w:tcPr>
          <w:p w14:paraId="57140077" w14:textId="77777777" w:rsidR="00B04881" w:rsidRPr="00534131" w:rsidRDefault="00B04881" w:rsidP="00421EBC">
            <w:pPr>
              <w:pStyle w:val="TableText"/>
              <w:keepNext/>
              <w:rPr>
                <w:sz w:val="20"/>
                <w:szCs w:val="18"/>
                <w:lang w:val="en-US"/>
              </w:rPr>
            </w:pPr>
            <w:r w:rsidRPr="00534131">
              <w:rPr>
                <w:sz w:val="20"/>
                <w:szCs w:val="18"/>
                <w:lang w:val="en-US"/>
              </w:rPr>
              <w:t>Dec</w:t>
            </w:r>
          </w:p>
        </w:tc>
        <w:tc>
          <w:tcPr>
            <w:tcW w:w="0" w:type="auto"/>
          </w:tcPr>
          <w:p w14:paraId="3562B73D" w14:textId="77777777" w:rsidR="00B04881" w:rsidRPr="00534131" w:rsidRDefault="00B04881" w:rsidP="00421EBC">
            <w:pPr>
              <w:pStyle w:val="TableText"/>
              <w:keepNext/>
              <w:rPr>
                <w:sz w:val="20"/>
                <w:szCs w:val="18"/>
                <w:lang w:val="en-US"/>
              </w:rPr>
            </w:pPr>
            <w:r w:rsidRPr="00534131">
              <w:rPr>
                <w:sz w:val="20"/>
                <w:szCs w:val="18"/>
                <w:lang w:val="en-US"/>
              </w:rPr>
              <w:t>Jan</w:t>
            </w:r>
          </w:p>
        </w:tc>
        <w:tc>
          <w:tcPr>
            <w:tcW w:w="0" w:type="auto"/>
          </w:tcPr>
          <w:p w14:paraId="271C691E" w14:textId="77777777" w:rsidR="00B04881" w:rsidRPr="00534131" w:rsidRDefault="00B04881" w:rsidP="00421EBC">
            <w:pPr>
              <w:pStyle w:val="TableText"/>
              <w:keepNext/>
              <w:rPr>
                <w:sz w:val="20"/>
                <w:szCs w:val="18"/>
                <w:lang w:val="en-US"/>
              </w:rPr>
            </w:pPr>
            <w:r w:rsidRPr="00534131">
              <w:rPr>
                <w:sz w:val="20"/>
                <w:szCs w:val="18"/>
                <w:lang w:val="en-US"/>
              </w:rPr>
              <w:t>Feb</w:t>
            </w:r>
          </w:p>
        </w:tc>
        <w:tc>
          <w:tcPr>
            <w:tcW w:w="0" w:type="auto"/>
          </w:tcPr>
          <w:p w14:paraId="07F96218" w14:textId="77777777" w:rsidR="00B04881" w:rsidRPr="00534131" w:rsidRDefault="00B04881" w:rsidP="00421EBC">
            <w:pPr>
              <w:pStyle w:val="TableText"/>
              <w:keepNext/>
              <w:rPr>
                <w:sz w:val="20"/>
                <w:szCs w:val="18"/>
                <w:lang w:val="en-US"/>
              </w:rPr>
            </w:pPr>
            <w:r w:rsidRPr="00534131">
              <w:rPr>
                <w:sz w:val="20"/>
                <w:szCs w:val="18"/>
                <w:lang w:val="en-US"/>
              </w:rPr>
              <w:t>Mar</w:t>
            </w:r>
          </w:p>
        </w:tc>
        <w:tc>
          <w:tcPr>
            <w:tcW w:w="0" w:type="auto"/>
          </w:tcPr>
          <w:p w14:paraId="0534DD0F" w14:textId="77777777" w:rsidR="00B04881" w:rsidRPr="00534131" w:rsidRDefault="00B04881" w:rsidP="00421EBC">
            <w:pPr>
              <w:pStyle w:val="TableText"/>
              <w:keepNext/>
              <w:rPr>
                <w:sz w:val="20"/>
                <w:szCs w:val="18"/>
                <w:lang w:val="en-US"/>
              </w:rPr>
            </w:pPr>
            <w:r w:rsidRPr="00534131">
              <w:rPr>
                <w:sz w:val="20"/>
                <w:szCs w:val="18"/>
                <w:lang w:val="en-US"/>
              </w:rPr>
              <w:t>Apr</w:t>
            </w:r>
          </w:p>
        </w:tc>
        <w:tc>
          <w:tcPr>
            <w:tcW w:w="0" w:type="auto"/>
          </w:tcPr>
          <w:p w14:paraId="58112D9D" w14:textId="77777777" w:rsidR="00B04881" w:rsidRPr="00534131" w:rsidRDefault="00B04881" w:rsidP="00421EBC">
            <w:pPr>
              <w:pStyle w:val="TableText"/>
              <w:keepNext/>
              <w:rPr>
                <w:sz w:val="20"/>
                <w:szCs w:val="18"/>
                <w:lang w:val="en-US"/>
              </w:rPr>
            </w:pPr>
            <w:r w:rsidRPr="00534131">
              <w:rPr>
                <w:sz w:val="20"/>
                <w:szCs w:val="18"/>
                <w:lang w:val="en-US"/>
              </w:rPr>
              <w:t>May</w:t>
            </w:r>
          </w:p>
        </w:tc>
        <w:tc>
          <w:tcPr>
            <w:tcW w:w="0" w:type="auto"/>
          </w:tcPr>
          <w:p w14:paraId="260FBD79" w14:textId="77777777" w:rsidR="00B04881" w:rsidRPr="00534131" w:rsidRDefault="00B04881" w:rsidP="00421EBC">
            <w:pPr>
              <w:pStyle w:val="TableText"/>
              <w:keepNext/>
              <w:rPr>
                <w:sz w:val="20"/>
                <w:szCs w:val="18"/>
                <w:lang w:val="en-US"/>
              </w:rPr>
            </w:pPr>
            <w:r w:rsidRPr="00534131">
              <w:rPr>
                <w:sz w:val="20"/>
                <w:szCs w:val="18"/>
                <w:lang w:val="en-US"/>
              </w:rPr>
              <w:t>Jun</w:t>
            </w:r>
          </w:p>
        </w:tc>
        <w:tc>
          <w:tcPr>
            <w:tcW w:w="0" w:type="auto"/>
          </w:tcPr>
          <w:p w14:paraId="44E491D7" w14:textId="77777777" w:rsidR="00B04881" w:rsidRPr="00534131" w:rsidRDefault="00B04881" w:rsidP="00421EBC">
            <w:pPr>
              <w:pStyle w:val="TableText"/>
              <w:keepNext/>
              <w:rPr>
                <w:sz w:val="20"/>
                <w:szCs w:val="18"/>
                <w:lang w:val="en-US"/>
              </w:rPr>
            </w:pPr>
            <w:r w:rsidRPr="00534131">
              <w:rPr>
                <w:sz w:val="20"/>
                <w:szCs w:val="18"/>
                <w:lang w:val="en-US"/>
              </w:rPr>
              <w:t>Jul</w:t>
            </w:r>
          </w:p>
        </w:tc>
        <w:tc>
          <w:tcPr>
            <w:tcW w:w="0" w:type="auto"/>
          </w:tcPr>
          <w:p w14:paraId="0FBBB881" w14:textId="77777777" w:rsidR="00B04881" w:rsidRPr="00534131" w:rsidRDefault="00B04881" w:rsidP="00421EBC">
            <w:pPr>
              <w:pStyle w:val="TableText"/>
              <w:keepNext/>
              <w:rPr>
                <w:sz w:val="20"/>
                <w:szCs w:val="18"/>
                <w:lang w:val="en-US"/>
              </w:rPr>
            </w:pPr>
            <w:r w:rsidRPr="00534131">
              <w:rPr>
                <w:sz w:val="20"/>
                <w:szCs w:val="18"/>
                <w:lang w:val="en-US"/>
              </w:rPr>
              <w:t>Aug</w:t>
            </w:r>
          </w:p>
        </w:tc>
        <w:tc>
          <w:tcPr>
            <w:tcW w:w="0" w:type="auto"/>
          </w:tcPr>
          <w:p w14:paraId="2FA1E6B6" w14:textId="77777777" w:rsidR="00B04881" w:rsidRPr="00534131" w:rsidRDefault="00B04881" w:rsidP="00421EBC">
            <w:pPr>
              <w:pStyle w:val="TableText"/>
              <w:keepNext/>
              <w:rPr>
                <w:sz w:val="20"/>
                <w:szCs w:val="18"/>
                <w:lang w:val="en-US"/>
              </w:rPr>
            </w:pPr>
            <w:r w:rsidRPr="00534131">
              <w:rPr>
                <w:sz w:val="20"/>
                <w:szCs w:val="18"/>
                <w:lang w:val="en-US"/>
              </w:rPr>
              <w:t>Sep</w:t>
            </w:r>
          </w:p>
        </w:tc>
      </w:tr>
      <w:tr w:rsidR="00B04881" w:rsidRPr="00F56626" w14:paraId="6CC930A3" w14:textId="77777777" w:rsidTr="004D4613">
        <w:trPr>
          <w:jc w:val="center"/>
        </w:trPr>
        <w:tc>
          <w:tcPr>
            <w:tcW w:w="0" w:type="auto"/>
          </w:tcPr>
          <w:p w14:paraId="6FD814E3" w14:textId="6526B5C2" w:rsidR="00B04881" w:rsidRPr="00534131" w:rsidRDefault="00B04881" w:rsidP="00421EBC">
            <w:pPr>
              <w:pStyle w:val="TableText"/>
              <w:keepNext/>
              <w:rPr>
                <w:sz w:val="20"/>
                <w:szCs w:val="18"/>
                <w:lang w:val="en-US"/>
              </w:rPr>
            </w:pPr>
            <w:r>
              <w:rPr>
                <w:sz w:val="20"/>
                <w:szCs w:val="18"/>
                <w:lang w:val="en-US"/>
              </w:rPr>
              <w:t>Gal/Person/Day</w:t>
            </w:r>
          </w:p>
        </w:tc>
        <w:tc>
          <w:tcPr>
            <w:tcW w:w="0" w:type="auto"/>
          </w:tcPr>
          <w:p w14:paraId="647329C4" w14:textId="77777777" w:rsidR="00B04881" w:rsidRPr="00421EBC" w:rsidRDefault="00B04881" w:rsidP="00421EBC">
            <w:pPr>
              <w:pStyle w:val="TableText"/>
              <w:keepNext/>
              <w:rPr>
                <w:rFonts w:ascii="Calibri" w:hAnsi="Calibri" w:cs="Calibri"/>
                <w:sz w:val="20"/>
              </w:rPr>
            </w:pPr>
          </w:p>
        </w:tc>
        <w:tc>
          <w:tcPr>
            <w:tcW w:w="0" w:type="auto"/>
            <w:vAlign w:val="bottom"/>
          </w:tcPr>
          <w:p w14:paraId="4FA636AF" w14:textId="49A89BF0" w:rsidR="00B04881" w:rsidRPr="00421EBC" w:rsidRDefault="00B04881" w:rsidP="00421EBC">
            <w:pPr>
              <w:pStyle w:val="TableText"/>
              <w:keepNext/>
              <w:rPr>
                <w:sz w:val="20"/>
                <w:lang w:val="en-US"/>
              </w:rPr>
            </w:pPr>
            <w:r w:rsidRPr="00421EBC">
              <w:rPr>
                <w:rFonts w:ascii="Calibri" w:hAnsi="Calibri" w:cs="Calibri"/>
                <w:sz w:val="20"/>
              </w:rPr>
              <w:t>94</w:t>
            </w:r>
          </w:p>
        </w:tc>
        <w:tc>
          <w:tcPr>
            <w:tcW w:w="0" w:type="auto"/>
            <w:vAlign w:val="bottom"/>
          </w:tcPr>
          <w:p w14:paraId="368CB8E8" w14:textId="301E833B" w:rsidR="00B04881" w:rsidRPr="00421EBC" w:rsidRDefault="00B04881" w:rsidP="00421EBC">
            <w:pPr>
              <w:pStyle w:val="TableText"/>
              <w:keepNext/>
              <w:rPr>
                <w:sz w:val="20"/>
                <w:lang w:val="en-US"/>
              </w:rPr>
            </w:pPr>
            <w:r w:rsidRPr="00421EBC">
              <w:rPr>
                <w:rFonts w:ascii="Calibri" w:hAnsi="Calibri" w:cs="Calibri"/>
                <w:sz w:val="20"/>
              </w:rPr>
              <w:t>61</w:t>
            </w:r>
          </w:p>
        </w:tc>
        <w:tc>
          <w:tcPr>
            <w:tcW w:w="0" w:type="auto"/>
            <w:vAlign w:val="bottom"/>
          </w:tcPr>
          <w:p w14:paraId="4F9E743F" w14:textId="32A8DC9B" w:rsidR="00B04881" w:rsidRPr="00421EBC" w:rsidRDefault="00B04881" w:rsidP="00421EBC">
            <w:pPr>
              <w:pStyle w:val="TableText"/>
              <w:keepNext/>
              <w:rPr>
                <w:sz w:val="20"/>
                <w:lang w:val="en-US"/>
              </w:rPr>
            </w:pPr>
            <w:r w:rsidRPr="00421EBC">
              <w:rPr>
                <w:rFonts w:ascii="Calibri" w:hAnsi="Calibri" w:cs="Calibri"/>
                <w:sz w:val="20"/>
              </w:rPr>
              <w:t>82</w:t>
            </w:r>
          </w:p>
        </w:tc>
        <w:tc>
          <w:tcPr>
            <w:tcW w:w="0" w:type="auto"/>
            <w:vAlign w:val="bottom"/>
          </w:tcPr>
          <w:p w14:paraId="0CDE782C" w14:textId="7FC8E541" w:rsidR="00B04881" w:rsidRPr="00421EBC" w:rsidRDefault="00B04881" w:rsidP="00421EBC">
            <w:pPr>
              <w:pStyle w:val="TableText"/>
              <w:keepNext/>
              <w:rPr>
                <w:sz w:val="20"/>
                <w:lang w:val="en-US"/>
              </w:rPr>
            </w:pPr>
            <w:r w:rsidRPr="00421EBC">
              <w:rPr>
                <w:rFonts w:ascii="Calibri" w:hAnsi="Calibri" w:cs="Calibri"/>
                <w:sz w:val="20"/>
              </w:rPr>
              <w:t>71</w:t>
            </w:r>
          </w:p>
        </w:tc>
        <w:tc>
          <w:tcPr>
            <w:tcW w:w="0" w:type="auto"/>
            <w:vAlign w:val="bottom"/>
          </w:tcPr>
          <w:p w14:paraId="4DB4D6F2" w14:textId="531E7B89" w:rsidR="00B04881" w:rsidRPr="00421EBC" w:rsidRDefault="00B04881" w:rsidP="00421EBC">
            <w:pPr>
              <w:pStyle w:val="TableText"/>
              <w:keepNext/>
              <w:rPr>
                <w:sz w:val="20"/>
                <w:lang w:val="en-US"/>
              </w:rPr>
            </w:pPr>
            <w:r w:rsidRPr="00421EBC">
              <w:rPr>
                <w:rFonts w:ascii="Calibri" w:hAnsi="Calibri" w:cs="Calibri"/>
                <w:sz w:val="20"/>
              </w:rPr>
              <w:t>65</w:t>
            </w:r>
          </w:p>
        </w:tc>
        <w:tc>
          <w:tcPr>
            <w:tcW w:w="0" w:type="auto"/>
            <w:vAlign w:val="bottom"/>
          </w:tcPr>
          <w:p w14:paraId="2DA6ED23" w14:textId="76DA7AA3" w:rsidR="00B04881" w:rsidRPr="00421EBC" w:rsidRDefault="00B04881" w:rsidP="00421EBC">
            <w:pPr>
              <w:pStyle w:val="TableText"/>
              <w:keepNext/>
              <w:rPr>
                <w:sz w:val="20"/>
                <w:lang w:val="en-US"/>
              </w:rPr>
            </w:pPr>
            <w:r w:rsidRPr="00421EBC">
              <w:rPr>
                <w:rFonts w:ascii="Calibri" w:hAnsi="Calibri" w:cs="Calibri"/>
                <w:sz w:val="20"/>
              </w:rPr>
              <w:t>71</w:t>
            </w:r>
          </w:p>
        </w:tc>
        <w:tc>
          <w:tcPr>
            <w:tcW w:w="0" w:type="auto"/>
            <w:vAlign w:val="bottom"/>
          </w:tcPr>
          <w:p w14:paraId="77E42EC7" w14:textId="298D9CE6" w:rsidR="00B04881" w:rsidRPr="00421EBC" w:rsidRDefault="00B04881" w:rsidP="00421EBC">
            <w:pPr>
              <w:pStyle w:val="TableText"/>
              <w:keepNext/>
              <w:rPr>
                <w:sz w:val="20"/>
                <w:lang w:val="en-US"/>
              </w:rPr>
            </w:pPr>
            <w:r w:rsidRPr="00421EBC">
              <w:rPr>
                <w:rFonts w:ascii="Calibri" w:hAnsi="Calibri" w:cs="Calibri"/>
                <w:sz w:val="20"/>
              </w:rPr>
              <w:t>85</w:t>
            </w:r>
          </w:p>
        </w:tc>
        <w:tc>
          <w:tcPr>
            <w:tcW w:w="0" w:type="auto"/>
            <w:vAlign w:val="bottom"/>
          </w:tcPr>
          <w:p w14:paraId="07E38B0C" w14:textId="0E8621B5" w:rsidR="00B04881" w:rsidRPr="00421EBC" w:rsidRDefault="00B04881" w:rsidP="00421EBC">
            <w:pPr>
              <w:pStyle w:val="TableText"/>
              <w:keepNext/>
              <w:rPr>
                <w:sz w:val="20"/>
                <w:lang w:val="en-US"/>
              </w:rPr>
            </w:pPr>
            <w:r w:rsidRPr="00421EBC">
              <w:rPr>
                <w:rFonts w:ascii="Calibri" w:hAnsi="Calibri" w:cs="Calibri"/>
                <w:sz w:val="20"/>
              </w:rPr>
              <w:t>118</w:t>
            </w:r>
          </w:p>
        </w:tc>
        <w:tc>
          <w:tcPr>
            <w:tcW w:w="0" w:type="auto"/>
            <w:vAlign w:val="bottom"/>
          </w:tcPr>
          <w:p w14:paraId="3F59FD7D" w14:textId="6F8C0D98" w:rsidR="00B04881" w:rsidRPr="00421EBC" w:rsidRDefault="00B04881" w:rsidP="00421EBC">
            <w:pPr>
              <w:pStyle w:val="TableText"/>
              <w:keepNext/>
              <w:rPr>
                <w:sz w:val="20"/>
                <w:lang w:val="en-US"/>
              </w:rPr>
            </w:pPr>
            <w:r w:rsidRPr="00421EBC">
              <w:rPr>
                <w:rFonts w:ascii="Calibri" w:hAnsi="Calibri" w:cs="Calibri"/>
                <w:sz w:val="20"/>
              </w:rPr>
              <w:t>134</w:t>
            </w:r>
          </w:p>
        </w:tc>
        <w:tc>
          <w:tcPr>
            <w:tcW w:w="0" w:type="auto"/>
            <w:vAlign w:val="bottom"/>
          </w:tcPr>
          <w:p w14:paraId="7A5E6BBD" w14:textId="70EB46F2" w:rsidR="00B04881" w:rsidRPr="00421EBC" w:rsidRDefault="00B04881" w:rsidP="00421EBC">
            <w:pPr>
              <w:pStyle w:val="TableText"/>
              <w:keepNext/>
              <w:rPr>
                <w:sz w:val="20"/>
                <w:lang w:val="en-US"/>
              </w:rPr>
            </w:pPr>
            <w:r w:rsidRPr="00421EBC">
              <w:rPr>
                <w:rFonts w:ascii="Calibri" w:hAnsi="Calibri" w:cs="Calibri"/>
                <w:sz w:val="20"/>
              </w:rPr>
              <w:t>153</w:t>
            </w:r>
          </w:p>
        </w:tc>
        <w:tc>
          <w:tcPr>
            <w:tcW w:w="0" w:type="auto"/>
            <w:vAlign w:val="bottom"/>
          </w:tcPr>
          <w:p w14:paraId="13582EDE" w14:textId="607A0606" w:rsidR="00B04881" w:rsidRPr="00421EBC" w:rsidRDefault="00B04881" w:rsidP="00421EBC">
            <w:pPr>
              <w:pStyle w:val="TableText"/>
              <w:keepNext/>
              <w:rPr>
                <w:sz w:val="20"/>
                <w:lang w:val="en-US"/>
              </w:rPr>
            </w:pPr>
            <w:r w:rsidRPr="00421EBC">
              <w:rPr>
                <w:rFonts w:ascii="Calibri" w:hAnsi="Calibri" w:cs="Calibri"/>
                <w:sz w:val="20"/>
              </w:rPr>
              <w:t>141</w:t>
            </w:r>
          </w:p>
        </w:tc>
        <w:tc>
          <w:tcPr>
            <w:tcW w:w="0" w:type="auto"/>
            <w:vAlign w:val="bottom"/>
          </w:tcPr>
          <w:p w14:paraId="390AC235" w14:textId="4D5DFE3C" w:rsidR="00B04881" w:rsidRPr="00421EBC" w:rsidRDefault="00B04881" w:rsidP="00421EBC">
            <w:pPr>
              <w:pStyle w:val="TableText"/>
              <w:keepNext/>
              <w:rPr>
                <w:sz w:val="20"/>
                <w:lang w:val="en-US"/>
              </w:rPr>
            </w:pPr>
            <w:r w:rsidRPr="00421EBC">
              <w:rPr>
                <w:rFonts w:ascii="Calibri" w:hAnsi="Calibri" w:cs="Calibri"/>
                <w:sz w:val="20"/>
              </w:rPr>
              <w:t>122</w:t>
            </w:r>
          </w:p>
        </w:tc>
      </w:tr>
    </w:tbl>
    <w:p w14:paraId="41B972E5" w14:textId="5FBB7C35" w:rsidR="00421EBC" w:rsidRDefault="00421EBC" w:rsidP="00FD6ED9">
      <w:pPr>
        <w:pStyle w:val="TableFigureTitle"/>
        <w:rPr>
          <w:lang w:val="en-US"/>
        </w:rPr>
      </w:pPr>
    </w:p>
    <w:p w14:paraId="3698ECAC" w14:textId="6193DACB" w:rsidR="009770A6" w:rsidRDefault="009770A6" w:rsidP="009770A6">
      <w:pPr>
        <w:rPr>
          <w:lang w:val="en-US"/>
        </w:rPr>
      </w:pPr>
      <w:r>
        <w:rPr>
          <w:lang w:val="en-US"/>
        </w:rPr>
        <w:t xml:space="preserve">The total annual AU for the illegal domestic demand sites is 374 AF, as shown below in </w:t>
      </w:r>
      <w:r>
        <w:rPr>
          <w:lang w:val="en-US"/>
        </w:rPr>
        <w:fldChar w:fldCharType="begin"/>
      </w:r>
      <w:r>
        <w:rPr>
          <w:lang w:val="en-US"/>
        </w:rPr>
        <w:instrText xml:space="preserve"> REF _Ref61616936 \h </w:instrText>
      </w:r>
      <w:r>
        <w:rPr>
          <w:lang w:val="en-US"/>
        </w:rPr>
      </w:r>
      <w:r>
        <w:rPr>
          <w:lang w:val="en-US"/>
        </w:rPr>
        <w:fldChar w:fldCharType="separate"/>
      </w:r>
      <w:r w:rsidR="0067763F">
        <w:t xml:space="preserve">Table </w:t>
      </w:r>
      <w:r w:rsidR="0067763F">
        <w:rPr>
          <w:noProof/>
        </w:rPr>
        <w:t>7</w:t>
      </w:r>
      <w:r w:rsidR="0067763F">
        <w:t>.</w:t>
      </w:r>
      <w:r w:rsidR="0067763F">
        <w:rPr>
          <w:noProof/>
        </w:rPr>
        <w:t>19</w:t>
      </w:r>
      <w:r>
        <w:rPr>
          <w:lang w:val="en-US"/>
        </w:rPr>
        <w:fldChar w:fldCharType="end"/>
      </w:r>
      <w:r>
        <w:rPr>
          <w:lang w:val="en-US"/>
        </w:rPr>
        <w:t>. Note that the monthly DT = monthly AU since it is assumed there is no on-</w:t>
      </w:r>
      <w:r w:rsidR="008D02FE">
        <w:rPr>
          <w:lang w:val="en-US"/>
        </w:rPr>
        <w:t>site storage.</w:t>
      </w:r>
    </w:p>
    <w:p w14:paraId="32E3D53B" w14:textId="170624E9" w:rsidR="009770A6" w:rsidRDefault="009770A6" w:rsidP="009770A6">
      <w:pPr>
        <w:pStyle w:val="TableFigureTitle"/>
        <w:jc w:val="center"/>
      </w:pPr>
      <w:bookmarkStart w:id="332" w:name="_Ref61616936"/>
      <w:r>
        <w:t xml:space="preserve">Table </w:t>
      </w:r>
      <w:fldSimple w:instr=" STYLEREF 1 \s ">
        <w:r w:rsidR="006E011C">
          <w:rPr>
            <w:noProof/>
          </w:rPr>
          <w:t>7</w:t>
        </w:r>
      </w:fldSimple>
      <w:r w:rsidR="006E011C">
        <w:t>.</w:t>
      </w:r>
      <w:fldSimple w:instr=" SEQ Table \* ARABIC \s 1 ">
        <w:r w:rsidR="006E011C">
          <w:rPr>
            <w:noProof/>
          </w:rPr>
          <w:t>19</w:t>
        </w:r>
      </w:fldSimple>
      <w:bookmarkEnd w:id="332"/>
      <w:r>
        <w:t xml:space="preserve"> Illegal domestic total </w:t>
      </w:r>
      <w:r w:rsidR="0017020E">
        <w:t>amount used</w:t>
      </w:r>
      <w:r>
        <w:t xml:space="preserve"> and </w:t>
      </w:r>
      <w:r w:rsidR="0017020E">
        <w:t>diverted total</w:t>
      </w:r>
      <w:r>
        <w:t xml:space="preserve"> in </w:t>
      </w:r>
      <w:r w:rsidR="0017020E">
        <w:t>South Fork Eel River.</w:t>
      </w:r>
    </w:p>
    <w:tbl>
      <w:tblPr>
        <w:tblStyle w:val="TableGrid"/>
        <w:tblW w:w="0" w:type="auto"/>
        <w:jc w:val="center"/>
        <w:tblLook w:val="04A0" w:firstRow="1" w:lastRow="0" w:firstColumn="1" w:lastColumn="0" w:noHBand="0" w:noVBand="1"/>
      </w:tblPr>
      <w:tblGrid>
        <w:gridCol w:w="808"/>
        <w:gridCol w:w="500"/>
        <w:gridCol w:w="541"/>
        <w:gridCol w:w="524"/>
        <w:gridCol w:w="481"/>
        <w:gridCol w:w="513"/>
        <w:gridCol w:w="553"/>
        <w:gridCol w:w="507"/>
        <w:gridCol w:w="574"/>
        <w:gridCol w:w="490"/>
        <w:gridCol w:w="431"/>
        <w:gridCol w:w="531"/>
        <w:gridCol w:w="521"/>
      </w:tblGrid>
      <w:tr w:rsidR="009770A6" w:rsidRPr="00D75BA4" w14:paraId="47DC481A" w14:textId="77777777" w:rsidTr="009770A6">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2580A3C5" w14:textId="77777777" w:rsidR="009770A6" w:rsidRPr="00B04881" w:rsidRDefault="009770A6" w:rsidP="009770A6">
            <w:pPr>
              <w:pStyle w:val="StyleRight0"/>
              <w:keepNext/>
              <w:jc w:val="center"/>
              <w:rPr>
                <w:b/>
                <w:bCs/>
                <w:sz w:val="20"/>
                <w:lang w:val="en-US"/>
              </w:rPr>
            </w:pPr>
            <w:r w:rsidRPr="00B04881">
              <w:rPr>
                <w:b/>
                <w:bCs/>
                <w:sz w:val="20"/>
                <w:lang w:val="en-US"/>
              </w:rPr>
              <w:t>Annual</w:t>
            </w:r>
          </w:p>
        </w:tc>
        <w:tc>
          <w:tcPr>
            <w:tcW w:w="0" w:type="auto"/>
          </w:tcPr>
          <w:p w14:paraId="53178998" w14:textId="77777777" w:rsidR="009770A6" w:rsidRPr="00B04881" w:rsidRDefault="009770A6" w:rsidP="003F3325">
            <w:pPr>
              <w:pStyle w:val="StyleRight0"/>
              <w:keepNext/>
              <w:rPr>
                <w:sz w:val="20"/>
                <w:lang w:val="en-US"/>
              </w:rPr>
            </w:pPr>
            <w:r w:rsidRPr="00B04881">
              <w:rPr>
                <w:sz w:val="20"/>
                <w:lang w:val="en-US"/>
              </w:rPr>
              <w:t>Oct</w:t>
            </w:r>
          </w:p>
        </w:tc>
        <w:tc>
          <w:tcPr>
            <w:tcW w:w="0" w:type="auto"/>
          </w:tcPr>
          <w:p w14:paraId="49065B91" w14:textId="77777777" w:rsidR="009770A6" w:rsidRPr="00B04881" w:rsidRDefault="009770A6" w:rsidP="003F3325">
            <w:pPr>
              <w:pStyle w:val="StyleRight0"/>
              <w:keepNext/>
              <w:rPr>
                <w:sz w:val="20"/>
                <w:lang w:val="en-US"/>
              </w:rPr>
            </w:pPr>
            <w:r w:rsidRPr="00B04881">
              <w:rPr>
                <w:sz w:val="20"/>
                <w:lang w:val="en-US"/>
              </w:rPr>
              <w:t>Nov</w:t>
            </w:r>
          </w:p>
        </w:tc>
        <w:tc>
          <w:tcPr>
            <w:tcW w:w="0" w:type="auto"/>
          </w:tcPr>
          <w:p w14:paraId="13F3B13B" w14:textId="77777777" w:rsidR="009770A6" w:rsidRPr="00B04881" w:rsidRDefault="009770A6" w:rsidP="003F3325">
            <w:pPr>
              <w:pStyle w:val="StyleRight0"/>
              <w:keepNext/>
              <w:rPr>
                <w:sz w:val="20"/>
                <w:lang w:val="en-US"/>
              </w:rPr>
            </w:pPr>
            <w:r w:rsidRPr="00B04881">
              <w:rPr>
                <w:sz w:val="20"/>
                <w:lang w:val="en-US"/>
              </w:rPr>
              <w:t>Dec</w:t>
            </w:r>
          </w:p>
        </w:tc>
        <w:tc>
          <w:tcPr>
            <w:tcW w:w="0" w:type="auto"/>
          </w:tcPr>
          <w:p w14:paraId="06E2D8F6" w14:textId="77777777" w:rsidR="009770A6" w:rsidRPr="00B04881" w:rsidRDefault="009770A6" w:rsidP="003F3325">
            <w:pPr>
              <w:pStyle w:val="StyleRight0"/>
              <w:keepNext/>
              <w:rPr>
                <w:sz w:val="20"/>
                <w:lang w:val="en-US"/>
              </w:rPr>
            </w:pPr>
            <w:r w:rsidRPr="00B04881">
              <w:rPr>
                <w:sz w:val="20"/>
                <w:lang w:val="en-US"/>
              </w:rPr>
              <w:t>Jan</w:t>
            </w:r>
          </w:p>
        </w:tc>
        <w:tc>
          <w:tcPr>
            <w:tcW w:w="0" w:type="auto"/>
          </w:tcPr>
          <w:p w14:paraId="47AA1581" w14:textId="77777777" w:rsidR="009770A6" w:rsidRPr="00B04881" w:rsidRDefault="009770A6" w:rsidP="003F3325">
            <w:pPr>
              <w:pStyle w:val="StyleRight0"/>
              <w:keepNext/>
              <w:rPr>
                <w:sz w:val="20"/>
                <w:lang w:val="en-US"/>
              </w:rPr>
            </w:pPr>
            <w:r w:rsidRPr="00B04881">
              <w:rPr>
                <w:sz w:val="20"/>
                <w:lang w:val="en-US"/>
              </w:rPr>
              <w:t>Feb</w:t>
            </w:r>
          </w:p>
        </w:tc>
        <w:tc>
          <w:tcPr>
            <w:tcW w:w="0" w:type="auto"/>
          </w:tcPr>
          <w:p w14:paraId="6307E248" w14:textId="77777777" w:rsidR="009770A6" w:rsidRPr="00B04881" w:rsidRDefault="009770A6" w:rsidP="003F3325">
            <w:pPr>
              <w:pStyle w:val="StyleRight0"/>
              <w:keepNext/>
              <w:rPr>
                <w:sz w:val="20"/>
                <w:lang w:val="en-US"/>
              </w:rPr>
            </w:pPr>
            <w:r w:rsidRPr="00B04881">
              <w:rPr>
                <w:sz w:val="20"/>
                <w:lang w:val="en-US"/>
              </w:rPr>
              <w:t>Mar</w:t>
            </w:r>
          </w:p>
        </w:tc>
        <w:tc>
          <w:tcPr>
            <w:tcW w:w="0" w:type="auto"/>
          </w:tcPr>
          <w:p w14:paraId="4080DDFD" w14:textId="77777777" w:rsidR="009770A6" w:rsidRPr="00B04881" w:rsidRDefault="009770A6" w:rsidP="003F3325">
            <w:pPr>
              <w:pStyle w:val="StyleRight0"/>
              <w:keepNext/>
              <w:rPr>
                <w:sz w:val="20"/>
                <w:lang w:val="en-US"/>
              </w:rPr>
            </w:pPr>
            <w:r w:rsidRPr="00B04881">
              <w:rPr>
                <w:sz w:val="20"/>
                <w:lang w:val="en-US"/>
              </w:rPr>
              <w:t>Apr</w:t>
            </w:r>
          </w:p>
        </w:tc>
        <w:tc>
          <w:tcPr>
            <w:tcW w:w="0" w:type="auto"/>
          </w:tcPr>
          <w:p w14:paraId="2AD11A17" w14:textId="77777777" w:rsidR="009770A6" w:rsidRPr="00B04881" w:rsidRDefault="009770A6" w:rsidP="003F3325">
            <w:pPr>
              <w:pStyle w:val="StyleRight0"/>
              <w:keepNext/>
              <w:rPr>
                <w:sz w:val="20"/>
                <w:lang w:val="en-US"/>
              </w:rPr>
            </w:pPr>
            <w:r w:rsidRPr="00B04881">
              <w:rPr>
                <w:sz w:val="20"/>
                <w:lang w:val="en-US"/>
              </w:rPr>
              <w:t>May</w:t>
            </w:r>
          </w:p>
        </w:tc>
        <w:tc>
          <w:tcPr>
            <w:tcW w:w="0" w:type="auto"/>
          </w:tcPr>
          <w:p w14:paraId="32E29C67" w14:textId="77777777" w:rsidR="009770A6" w:rsidRPr="00B04881" w:rsidRDefault="009770A6" w:rsidP="003F3325">
            <w:pPr>
              <w:pStyle w:val="StyleRight0"/>
              <w:keepNext/>
              <w:rPr>
                <w:sz w:val="20"/>
                <w:lang w:val="en-US"/>
              </w:rPr>
            </w:pPr>
            <w:r w:rsidRPr="00B04881">
              <w:rPr>
                <w:sz w:val="20"/>
                <w:lang w:val="en-US"/>
              </w:rPr>
              <w:t>Jun</w:t>
            </w:r>
          </w:p>
        </w:tc>
        <w:tc>
          <w:tcPr>
            <w:tcW w:w="0" w:type="auto"/>
          </w:tcPr>
          <w:p w14:paraId="3A96F02A" w14:textId="77777777" w:rsidR="009770A6" w:rsidRPr="00B04881" w:rsidRDefault="009770A6" w:rsidP="003F3325">
            <w:pPr>
              <w:pStyle w:val="StyleRight0"/>
              <w:keepNext/>
              <w:rPr>
                <w:sz w:val="20"/>
                <w:lang w:val="en-US"/>
              </w:rPr>
            </w:pPr>
            <w:r w:rsidRPr="00B04881">
              <w:rPr>
                <w:sz w:val="20"/>
                <w:lang w:val="en-US"/>
              </w:rPr>
              <w:t>Jul</w:t>
            </w:r>
          </w:p>
        </w:tc>
        <w:tc>
          <w:tcPr>
            <w:tcW w:w="0" w:type="auto"/>
          </w:tcPr>
          <w:p w14:paraId="4B883F71" w14:textId="77777777" w:rsidR="009770A6" w:rsidRPr="00B04881" w:rsidRDefault="009770A6" w:rsidP="003F3325">
            <w:pPr>
              <w:pStyle w:val="StyleRight0"/>
              <w:keepNext/>
              <w:rPr>
                <w:sz w:val="20"/>
                <w:lang w:val="en-US"/>
              </w:rPr>
            </w:pPr>
            <w:r w:rsidRPr="00B04881">
              <w:rPr>
                <w:sz w:val="20"/>
                <w:lang w:val="en-US"/>
              </w:rPr>
              <w:t>Aug</w:t>
            </w:r>
          </w:p>
        </w:tc>
        <w:tc>
          <w:tcPr>
            <w:tcW w:w="521" w:type="dxa"/>
          </w:tcPr>
          <w:p w14:paraId="44F6B721" w14:textId="77777777" w:rsidR="009770A6" w:rsidRPr="00B04881" w:rsidRDefault="009770A6" w:rsidP="003F3325">
            <w:pPr>
              <w:pStyle w:val="StyleRight0"/>
              <w:keepNext/>
              <w:rPr>
                <w:sz w:val="20"/>
                <w:lang w:val="en-US"/>
              </w:rPr>
            </w:pPr>
            <w:r w:rsidRPr="00B04881">
              <w:rPr>
                <w:sz w:val="20"/>
                <w:lang w:val="en-US"/>
              </w:rPr>
              <w:t>Sep</w:t>
            </w:r>
          </w:p>
        </w:tc>
      </w:tr>
      <w:tr w:rsidR="009770A6" w:rsidRPr="00D75BA4" w14:paraId="22575874" w14:textId="77777777" w:rsidTr="009770A6">
        <w:trPr>
          <w:jc w:val="center"/>
        </w:trPr>
        <w:tc>
          <w:tcPr>
            <w:tcW w:w="0" w:type="auto"/>
            <w:vAlign w:val="top"/>
          </w:tcPr>
          <w:p w14:paraId="69EF899D" w14:textId="77777777" w:rsidR="009770A6" w:rsidRPr="00B04881" w:rsidRDefault="009770A6" w:rsidP="003F3325">
            <w:pPr>
              <w:pStyle w:val="StyleRight0"/>
              <w:keepNext/>
              <w:rPr>
                <w:sz w:val="20"/>
                <w:lang w:val="en-US"/>
              </w:rPr>
            </w:pPr>
            <w:r w:rsidRPr="00B04881">
              <w:rPr>
                <w:b/>
                <w:bCs/>
                <w:sz w:val="20"/>
              </w:rPr>
              <w:t>374</w:t>
            </w:r>
          </w:p>
        </w:tc>
        <w:tc>
          <w:tcPr>
            <w:tcW w:w="0" w:type="auto"/>
            <w:vAlign w:val="top"/>
          </w:tcPr>
          <w:p w14:paraId="257F3B02" w14:textId="77777777" w:rsidR="009770A6" w:rsidRPr="00B04881" w:rsidRDefault="009770A6" w:rsidP="003F3325">
            <w:pPr>
              <w:pStyle w:val="StyleRight0"/>
              <w:keepNext/>
              <w:rPr>
                <w:sz w:val="20"/>
                <w:lang w:val="en-US"/>
              </w:rPr>
            </w:pPr>
            <w:r w:rsidRPr="00B04881">
              <w:rPr>
                <w:sz w:val="20"/>
              </w:rPr>
              <w:t>30</w:t>
            </w:r>
          </w:p>
        </w:tc>
        <w:tc>
          <w:tcPr>
            <w:tcW w:w="0" w:type="auto"/>
            <w:vAlign w:val="top"/>
          </w:tcPr>
          <w:p w14:paraId="1D076F94" w14:textId="77777777" w:rsidR="009770A6" w:rsidRPr="00B04881" w:rsidRDefault="009770A6" w:rsidP="003F3325">
            <w:pPr>
              <w:pStyle w:val="StyleRight0"/>
              <w:keepNext/>
              <w:rPr>
                <w:sz w:val="20"/>
                <w:lang w:val="en-US"/>
              </w:rPr>
            </w:pPr>
            <w:r w:rsidRPr="00B04881">
              <w:rPr>
                <w:sz w:val="20"/>
              </w:rPr>
              <w:t>19</w:t>
            </w:r>
          </w:p>
        </w:tc>
        <w:tc>
          <w:tcPr>
            <w:tcW w:w="0" w:type="auto"/>
            <w:vAlign w:val="top"/>
          </w:tcPr>
          <w:p w14:paraId="41504EEB" w14:textId="77777777" w:rsidR="009770A6" w:rsidRPr="00B04881" w:rsidRDefault="009770A6" w:rsidP="003F3325">
            <w:pPr>
              <w:pStyle w:val="StyleRight0"/>
              <w:keepNext/>
              <w:rPr>
                <w:sz w:val="20"/>
                <w:lang w:val="en-US"/>
              </w:rPr>
            </w:pPr>
            <w:r w:rsidRPr="00B04881">
              <w:rPr>
                <w:sz w:val="20"/>
              </w:rPr>
              <w:t>26</w:t>
            </w:r>
          </w:p>
        </w:tc>
        <w:tc>
          <w:tcPr>
            <w:tcW w:w="0" w:type="auto"/>
            <w:vAlign w:val="top"/>
          </w:tcPr>
          <w:p w14:paraId="40F05228" w14:textId="77777777" w:rsidR="009770A6" w:rsidRPr="00B04881" w:rsidRDefault="009770A6" w:rsidP="003F3325">
            <w:pPr>
              <w:pStyle w:val="StyleRight0"/>
              <w:keepNext/>
              <w:rPr>
                <w:sz w:val="20"/>
                <w:lang w:val="en-US"/>
              </w:rPr>
            </w:pPr>
            <w:r w:rsidRPr="00B04881">
              <w:rPr>
                <w:sz w:val="20"/>
              </w:rPr>
              <w:t>22</w:t>
            </w:r>
          </w:p>
        </w:tc>
        <w:tc>
          <w:tcPr>
            <w:tcW w:w="0" w:type="auto"/>
            <w:vAlign w:val="top"/>
          </w:tcPr>
          <w:p w14:paraId="5E8C98A1" w14:textId="77777777" w:rsidR="009770A6" w:rsidRPr="00B04881" w:rsidRDefault="009770A6" w:rsidP="003F3325">
            <w:pPr>
              <w:pStyle w:val="StyleRight0"/>
              <w:keepNext/>
              <w:rPr>
                <w:sz w:val="20"/>
                <w:lang w:val="en-US"/>
              </w:rPr>
            </w:pPr>
            <w:r w:rsidRPr="00B04881">
              <w:rPr>
                <w:sz w:val="20"/>
              </w:rPr>
              <w:t>19</w:t>
            </w:r>
          </w:p>
        </w:tc>
        <w:tc>
          <w:tcPr>
            <w:tcW w:w="0" w:type="auto"/>
            <w:vAlign w:val="top"/>
          </w:tcPr>
          <w:p w14:paraId="52C838FF" w14:textId="77777777" w:rsidR="009770A6" w:rsidRPr="00B04881" w:rsidRDefault="009770A6" w:rsidP="003F3325">
            <w:pPr>
              <w:pStyle w:val="StyleRight0"/>
              <w:keepNext/>
              <w:rPr>
                <w:sz w:val="20"/>
                <w:lang w:val="en-US"/>
              </w:rPr>
            </w:pPr>
            <w:r w:rsidRPr="00B04881">
              <w:rPr>
                <w:sz w:val="20"/>
              </w:rPr>
              <w:t>22</w:t>
            </w:r>
          </w:p>
        </w:tc>
        <w:tc>
          <w:tcPr>
            <w:tcW w:w="0" w:type="auto"/>
            <w:vAlign w:val="top"/>
          </w:tcPr>
          <w:p w14:paraId="663F66AD" w14:textId="77777777" w:rsidR="009770A6" w:rsidRPr="00B04881" w:rsidRDefault="009770A6" w:rsidP="003F3325">
            <w:pPr>
              <w:pStyle w:val="StyleRight0"/>
              <w:keepNext/>
              <w:rPr>
                <w:sz w:val="20"/>
                <w:lang w:val="en-US"/>
              </w:rPr>
            </w:pPr>
            <w:r w:rsidRPr="00B04881">
              <w:rPr>
                <w:sz w:val="20"/>
              </w:rPr>
              <w:t>26</w:t>
            </w:r>
          </w:p>
        </w:tc>
        <w:tc>
          <w:tcPr>
            <w:tcW w:w="0" w:type="auto"/>
            <w:vAlign w:val="top"/>
          </w:tcPr>
          <w:p w14:paraId="2952E519" w14:textId="77777777" w:rsidR="009770A6" w:rsidRPr="00B04881" w:rsidRDefault="009770A6" w:rsidP="003F3325">
            <w:pPr>
              <w:pStyle w:val="StyleRight0"/>
              <w:keepNext/>
              <w:rPr>
                <w:sz w:val="20"/>
                <w:lang w:val="en-US"/>
              </w:rPr>
            </w:pPr>
            <w:r w:rsidRPr="00B04881">
              <w:rPr>
                <w:sz w:val="20"/>
              </w:rPr>
              <w:t>37</w:t>
            </w:r>
          </w:p>
        </w:tc>
        <w:tc>
          <w:tcPr>
            <w:tcW w:w="0" w:type="auto"/>
            <w:vAlign w:val="top"/>
          </w:tcPr>
          <w:p w14:paraId="6C2BB949" w14:textId="77777777" w:rsidR="009770A6" w:rsidRPr="00B04881" w:rsidRDefault="009770A6" w:rsidP="003F3325">
            <w:pPr>
              <w:pStyle w:val="StyleRight0"/>
              <w:keepNext/>
              <w:rPr>
                <w:sz w:val="20"/>
                <w:lang w:val="en-US"/>
              </w:rPr>
            </w:pPr>
            <w:r w:rsidRPr="00B04881">
              <w:rPr>
                <w:sz w:val="20"/>
              </w:rPr>
              <w:t>41</w:t>
            </w:r>
          </w:p>
        </w:tc>
        <w:tc>
          <w:tcPr>
            <w:tcW w:w="0" w:type="auto"/>
            <w:vAlign w:val="top"/>
          </w:tcPr>
          <w:p w14:paraId="6470111D" w14:textId="77777777" w:rsidR="009770A6" w:rsidRPr="00B04881" w:rsidRDefault="009770A6" w:rsidP="003F3325">
            <w:pPr>
              <w:pStyle w:val="StyleRight0"/>
              <w:keepNext/>
              <w:rPr>
                <w:sz w:val="20"/>
                <w:lang w:val="en-US"/>
              </w:rPr>
            </w:pPr>
            <w:r w:rsidRPr="00B04881">
              <w:rPr>
                <w:sz w:val="20"/>
              </w:rPr>
              <w:t>49</w:t>
            </w:r>
          </w:p>
        </w:tc>
        <w:tc>
          <w:tcPr>
            <w:tcW w:w="0" w:type="auto"/>
            <w:vAlign w:val="top"/>
          </w:tcPr>
          <w:p w14:paraId="3A4D7F72" w14:textId="77777777" w:rsidR="009770A6" w:rsidRPr="00B04881" w:rsidRDefault="009770A6" w:rsidP="003F3325">
            <w:pPr>
              <w:pStyle w:val="StyleRight0"/>
              <w:keepNext/>
              <w:rPr>
                <w:sz w:val="20"/>
                <w:lang w:val="en-US"/>
              </w:rPr>
            </w:pPr>
            <w:r w:rsidRPr="00B04881">
              <w:rPr>
                <w:sz w:val="20"/>
              </w:rPr>
              <w:t>45</w:t>
            </w:r>
          </w:p>
        </w:tc>
        <w:tc>
          <w:tcPr>
            <w:tcW w:w="521" w:type="dxa"/>
            <w:vAlign w:val="top"/>
          </w:tcPr>
          <w:p w14:paraId="4A1F0032" w14:textId="77777777" w:rsidR="009770A6" w:rsidRPr="00B04881" w:rsidRDefault="009770A6" w:rsidP="003F3325">
            <w:pPr>
              <w:pStyle w:val="StyleRight0"/>
              <w:keepNext/>
              <w:rPr>
                <w:sz w:val="20"/>
                <w:lang w:val="en-US"/>
              </w:rPr>
            </w:pPr>
            <w:r w:rsidRPr="00B04881">
              <w:rPr>
                <w:sz w:val="20"/>
              </w:rPr>
              <w:t>37</w:t>
            </w:r>
          </w:p>
        </w:tc>
      </w:tr>
    </w:tbl>
    <w:p w14:paraId="7B219D92" w14:textId="77777777" w:rsidR="00FD6ED9" w:rsidRPr="00E22B69" w:rsidRDefault="00FD6ED9" w:rsidP="00FD6ED9">
      <w:pPr>
        <w:pStyle w:val="TableFigureTitle"/>
        <w:rPr>
          <w:lang w:val="en-US"/>
        </w:rPr>
      </w:pPr>
    </w:p>
    <w:p w14:paraId="7B9FB29B" w14:textId="07A044AA" w:rsidR="00400448" w:rsidRPr="00400448" w:rsidRDefault="00400448" w:rsidP="00400448">
      <w:pPr>
        <w:pStyle w:val="Heading3"/>
        <w:rPr>
          <w:lang w:val="en-US"/>
        </w:rPr>
      </w:pPr>
      <w:bookmarkStart w:id="333" w:name="_Ref61608218"/>
      <w:bookmarkStart w:id="334" w:name="_Toc62220817"/>
      <w:r w:rsidRPr="00413282">
        <w:rPr>
          <w:lang w:val="en-US"/>
        </w:rPr>
        <w:lastRenderedPageBreak/>
        <w:t>Estimating</w:t>
      </w:r>
      <w:r w:rsidR="00661257">
        <w:rPr>
          <w:lang w:val="en-US"/>
        </w:rPr>
        <w:t xml:space="preserve"> illegal domestic </w:t>
      </w:r>
      <w:r>
        <w:rPr>
          <w:lang w:val="en-US"/>
        </w:rPr>
        <w:t>consumptive use fraction and return flows</w:t>
      </w:r>
      <w:bookmarkEnd w:id="333"/>
      <w:bookmarkEnd w:id="334"/>
    </w:p>
    <w:p w14:paraId="21369F17" w14:textId="769C1FCA" w:rsidR="00400448" w:rsidRDefault="00400448" w:rsidP="00400448">
      <w:pPr>
        <w:spacing w:before="0" w:after="0" w:line="240" w:lineRule="auto"/>
        <w:ind w:right="0"/>
        <w:rPr>
          <w:lang w:val="en-US"/>
        </w:rPr>
      </w:pPr>
      <w:r>
        <w:rPr>
          <w:lang w:val="en-US"/>
        </w:rPr>
        <w:t xml:space="preserve">The return flows for the illegal domestic demands are calculated based off the AU and the consumptive use fraction, in the same manner as that for the eWRIMS applications as previously described in </w:t>
      </w:r>
      <w:r w:rsidR="00FA5321">
        <w:rPr>
          <w:lang w:val="en-US"/>
        </w:rPr>
        <w:t>section</w:t>
      </w:r>
      <w:r>
        <w:rPr>
          <w:lang w:val="en-US"/>
        </w:rPr>
        <w:t xml:space="preserve"> </w:t>
      </w:r>
      <w:r>
        <w:rPr>
          <w:lang w:val="en-US"/>
        </w:rPr>
        <w:fldChar w:fldCharType="begin"/>
      </w:r>
      <w:r>
        <w:rPr>
          <w:lang w:val="en-US"/>
        </w:rPr>
        <w:instrText xml:space="preserve"> REF _Ref61596176 \w \h </w:instrText>
      </w:r>
      <w:r>
        <w:rPr>
          <w:lang w:val="en-US"/>
        </w:rPr>
      </w:r>
      <w:r>
        <w:rPr>
          <w:lang w:val="en-US"/>
        </w:rPr>
        <w:fldChar w:fldCharType="separate"/>
      </w:r>
      <w:r w:rsidR="0067763F">
        <w:rPr>
          <w:lang w:val="en-US"/>
        </w:rPr>
        <w:t>7.3.2</w:t>
      </w:r>
      <w:r>
        <w:rPr>
          <w:lang w:val="en-US"/>
        </w:rPr>
        <w:fldChar w:fldCharType="end"/>
      </w:r>
      <w:r>
        <w:rPr>
          <w:lang w:val="en-US"/>
        </w:rPr>
        <w:t xml:space="preserve"> with </w:t>
      </w:r>
      <w:r>
        <w:rPr>
          <w:lang w:val="en-US"/>
        </w:rPr>
        <w:fldChar w:fldCharType="begin"/>
      </w:r>
      <w:r>
        <w:rPr>
          <w:lang w:val="en-US"/>
        </w:rPr>
        <w:instrText xml:space="preserve"> REF _Ref61605592 \h </w:instrText>
      </w:r>
      <w:r>
        <w:rPr>
          <w:lang w:val="en-US"/>
        </w:rPr>
      </w:r>
      <w:r>
        <w:rPr>
          <w:lang w:val="en-US"/>
        </w:rPr>
        <w:fldChar w:fldCharType="separate"/>
      </w:r>
      <w:r w:rsidR="0067763F">
        <w:t xml:space="preserve">Equation </w:t>
      </w:r>
      <w:r w:rsidR="0067763F">
        <w:rPr>
          <w:noProof/>
        </w:rPr>
        <w:t>7</w:t>
      </w:r>
      <w:r w:rsidR="0067763F">
        <w:t>.</w:t>
      </w:r>
      <w:r w:rsidR="0067763F">
        <w:rPr>
          <w:noProof/>
        </w:rPr>
        <w:t>1</w:t>
      </w:r>
      <w:r>
        <w:rPr>
          <w:lang w:val="en-US"/>
        </w:rPr>
        <w:fldChar w:fldCharType="end"/>
      </w:r>
      <w:r>
        <w:rPr>
          <w:lang w:val="en-US"/>
        </w:rPr>
        <w:t xml:space="preserve"> repeated below.</w:t>
      </w:r>
    </w:p>
    <w:p w14:paraId="478202FB" w14:textId="77777777" w:rsidR="00400448" w:rsidRDefault="00400448" w:rsidP="00400448">
      <w:pPr>
        <w:spacing w:before="0" w:after="0" w:line="240" w:lineRule="auto"/>
        <w:ind w:right="0"/>
        <w:rPr>
          <w:lang w:val="en-US"/>
        </w:rPr>
      </w:pPr>
    </w:p>
    <w:p w14:paraId="61B937EA" w14:textId="7C4D48CB" w:rsidR="00400448" w:rsidRDefault="00400448" w:rsidP="00400448">
      <w:pPr>
        <w:pStyle w:val="TableFigureTitle"/>
        <w:jc w:val="center"/>
      </w:pPr>
      <w:r>
        <w:fldChar w:fldCharType="begin"/>
      </w:r>
      <w:r>
        <w:instrText xml:space="preserve"> REF _Ref61605592 \h </w:instrText>
      </w:r>
      <w:r>
        <w:fldChar w:fldCharType="separate"/>
      </w:r>
      <w:r w:rsidR="0067763F">
        <w:t xml:space="preserve">Equation </w:t>
      </w:r>
      <w:r w:rsidR="0067763F">
        <w:rPr>
          <w:noProof/>
        </w:rPr>
        <w:t>7</w:t>
      </w:r>
      <w:r w:rsidR="0067763F">
        <w:t>.</w:t>
      </w:r>
      <w:r w:rsidR="0067763F">
        <w:rPr>
          <w:noProof/>
        </w:rPr>
        <w:t>1</w:t>
      </w:r>
      <w:r>
        <w:fldChar w:fldCharType="end"/>
      </w:r>
      <w:r>
        <w:t xml:space="preserve"> Calculating return flow (originally appears in </w:t>
      </w:r>
      <w:r w:rsidR="00FA5321">
        <w:rPr>
          <w:lang w:val="en-US"/>
        </w:rPr>
        <w:t>section</w:t>
      </w:r>
      <w:r>
        <w:rPr>
          <w:lang w:val="en-US"/>
        </w:rPr>
        <w:t xml:space="preserve"> </w:t>
      </w:r>
      <w:r>
        <w:rPr>
          <w:lang w:val="en-US"/>
        </w:rPr>
        <w:fldChar w:fldCharType="begin"/>
      </w:r>
      <w:r>
        <w:rPr>
          <w:lang w:val="en-US"/>
        </w:rPr>
        <w:instrText xml:space="preserve"> REF _Ref61596176 \w \h </w:instrText>
      </w:r>
      <w:r>
        <w:rPr>
          <w:lang w:val="en-US"/>
        </w:rPr>
      </w:r>
      <w:r>
        <w:rPr>
          <w:lang w:val="en-US"/>
        </w:rPr>
        <w:fldChar w:fldCharType="separate"/>
      </w:r>
      <w:r w:rsidR="0067763F">
        <w:rPr>
          <w:lang w:val="en-US"/>
        </w:rPr>
        <w:t>7.3.2</w:t>
      </w:r>
      <w:r>
        <w:rPr>
          <w:lang w:val="en-US"/>
        </w:rPr>
        <w:fldChar w:fldCharType="end"/>
      </w:r>
      <w:r>
        <w:rPr>
          <w:lang w:val="en-US"/>
        </w:rPr>
        <w:t>).</w:t>
      </w:r>
    </w:p>
    <w:p w14:paraId="19A2F8F5" w14:textId="7EA4FB70" w:rsidR="00400448" w:rsidRPr="00413282" w:rsidRDefault="00400448" w:rsidP="00400448">
      <w:pPr>
        <w:jc w:val="center"/>
        <w:rPr>
          <w:i/>
          <w:lang w:val="en-US"/>
        </w:rPr>
      </w:pPr>
      <w:r w:rsidRPr="00413282">
        <w:rPr>
          <w:i/>
          <w:lang w:val="en-US"/>
        </w:rPr>
        <w:t>Return Flow</w:t>
      </w:r>
      <w:r>
        <w:rPr>
          <w:i/>
          <w:lang w:val="en-US"/>
        </w:rPr>
        <w:t xml:space="preserve"> </w:t>
      </w:r>
      <w:r w:rsidRPr="00413282">
        <w:rPr>
          <w:i/>
          <w:lang w:val="en-US"/>
        </w:rPr>
        <w:t>=</w:t>
      </w:r>
      <w:r>
        <w:rPr>
          <w:i/>
          <w:lang w:val="en-US"/>
        </w:rPr>
        <w:t xml:space="preserve"> Amount Used </w:t>
      </w:r>
      <w:r w:rsidRPr="00413282">
        <w:rPr>
          <w:i/>
          <w:lang w:val="en-US"/>
        </w:rPr>
        <w:t>*</w:t>
      </w:r>
      <w:r>
        <w:rPr>
          <w:i/>
          <w:lang w:val="en-US"/>
        </w:rPr>
        <w:t xml:space="preserve"> </w:t>
      </w:r>
      <w:r w:rsidRPr="00413282">
        <w:rPr>
          <w:i/>
          <w:lang w:val="en-US"/>
        </w:rPr>
        <w:t>(1-Consumptive Use Fraction)</w:t>
      </w:r>
    </w:p>
    <w:p w14:paraId="162E8ECC" w14:textId="63D9CC6E" w:rsidR="00400448" w:rsidRDefault="00400448" w:rsidP="00400448">
      <w:pPr>
        <w:spacing w:before="0" w:after="0" w:line="240" w:lineRule="auto"/>
        <w:ind w:right="0"/>
        <w:rPr>
          <w:lang w:val="en-US"/>
        </w:rPr>
      </w:pPr>
      <w:r>
        <w:rPr>
          <w:lang w:val="en-US"/>
        </w:rPr>
        <w:t>The consumptive use fraction was set to 43% for all illegal domestic demands, based off the eWRIMS domestic reporting data according to the following steps:</w:t>
      </w:r>
    </w:p>
    <w:p w14:paraId="35847386" w14:textId="77777777" w:rsidR="00400448" w:rsidRDefault="00400448" w:rsidP="00400448">
      <w:pPr>
        <w:spacing w:before="0" w:after="0" w:line="240" w:lineRule="auto"/>
        <w:ind w:right="0"/>
        <w:rPr>
          <w:lang w:val="en-US"/>
        </w:rPr>
      </w:pPr>
    </w:p>
    <w:p w14:paraId="1C358687" w14:textId="4E48E3B2" w:rsidR="00400448" w:rsidRDefault="00400448" w:rsidP="00400448">
      <w:pPr>
        <w:pStyle w:val="ListParagraph"/>
        <w:numPr>
          <w:ilvl w:val="0"/>
          <w:numId w:val="41"/>
        </w:numPr>
        <w:spacing w:before="0" w:after="0" w:line="240" w:lineRule="auto"/>
        <w:ind w:right="0"/>
        <w:rPr>
          <w:lang w:val="en-US"/>
        </w:rPr>
      </w:pPr>
      <w:r>
        <w:rPr>
          <w:lang w:val="en-US"/>
        </w:rPr>
        <w:t>A dataset was populated from those eWRIMS applications in the SFER which are in the domestic BU group, are determined to have no storage, and have a non-zero annual AU in the year where the maximum reported DT occurs.</w:t>
      </w:r>
    </w:p>
    <w:p w14:paraId="0D3005FB" w14:textId="240AF8E3" w:rsidR="00400448" w:rsidRDefault="00400448" w:rsidP="00400448">
      <w:pPr>
        <w:pStyle w:val="ListParagraph"/>
        <w:numPr>
          <w:ilvl w:val="0"/>
          <w:numId w:val="41"/>
        </w:numPr>
        <w:spacing w:before="0" w:after="0" w:line="240" w:lineRule="auto"/>
        <w:ind w:right="0"/>
        <w:rPr>
          <w:lang w:val="en-US"/>
        </w:rPr>
      </w:pPr>
      <w:r>
        <w:rPr>
          <w:lang w:val="en-US"/>
        </w:rPr>
        <w:t>To identify those applications which have a conventional use pattern, the dataset was isolated to those which have non-zero reported AU values in all months and which do not report identical AU values in all months.</w:t>
      </w:r>
    </w:p>
    <w:p w14:paraId="75D1E186" w14:textId="171DBB65" w:rsidR="00EF483B" w:rsidRDefault="00400448" w:rsidP="00EF483B">
      <w:pPr>
        <w:pStyle w:val="ListParagraph"/>
        <w:numPr>
          <w:ilvl w:val="0"/>
          <w:numId w:val="41"/>
        </w:numPr>
        <w:spacing w:before="0" w:after="0" w:line="240" w:lineRule="auto"/>
        <w:ind w:right="0"/>
        <w:rPr>
          <w:lang w:val="en-US"/>
        </w:rPr>
      </w:pPr>
      <w:r>
        <w:rPr>
          <w:lang w:val="en-US"/>
        </w:rPr>
        <w:t xml:space="preserve">The minimum monthly value of AU was taken to represent the indoor AU for all months for each application. </w:t>
      </w:r>
      <w:r w:rsidR="00EF483B">
        <w:rPr>
          <w:lang w:val="en-US"/>
        </w:rPr>
        <w:t>Remaining water use for each application was assumed to represent landscaping AU.</w:t>
      </w:r>
    </w:p>
    <w:p w14:paraId="42539A8E" w14:textId="438919FD" w:rsidR="00EF483B" w:rsidRDefault="00EF483B" w:rsidP="00EF483B">
      <w:pPr>
        <w:pStyle w:val="ListParagraph"/>
        <w:numPr>
          <w:ilvl w:val="0"/>
          <w:numId w:val="41"/>
        </w:numPr>
        <w:spacing w:before="0" w:after="0" w:line="240" w:lineRule="auto"/>
        <w:ind w:right="0"/>
        <w:rPr>
          <w:lang w:val="en-US"/>
        </w:rPr>
      </w:pPr>
      <w:r>
        <w:rPr>
          <w:lang w:val="en-US"/>
        </w:rPr>
        <w:t>The mean indoor and landscaping % of total annual AU was calculated across all applications in dataset.</w:t>
      </w:r>
    </w:p>
    <w:p w14:paraId="5233779C" w14:textId="576705FF" w:rsidR="00EF483B" w:rsidRDefault="00EF483B" w:rsidP="00EF483B">
      <w:pPr>
        <w:pStyle w:val="ListParagraph"/>
        <w:numPr>
          <w:ilvl w:val="0"/>
          <w:numId w:val="41"/>
        </w:numPr>
        <w:spacing w:before="0" w:after="0" w:line="240" w:lineRule="auto"/>
        <w:ind w:right="0"/>
        <w:rPr>
          <w:lang w:val="en-US"/>
        </w:rPr>
      </w:pPr>
      <w:r>
        <w:rPr>
          <w:lang w:val="en-US"/>
        </w:rPr>
        <w:t xml:space="preserve">Based on </w:t>
      </w:r>
      <w:r>
        <w:rPr>
          <w:lang w:val="en-US"/>
        </w:rPr>
        <w:fldChar w:fldCharType="begin"/>
      </w:r>
      <w:r>
        <w:rPr>
          <w:lang w:val="en-US"/>
        </w:rPr>
        <w:instrText xml:space="preserve"> REF _Ref14859557 \h </w:instrText>
      </w:r>
      <w:r>
        <w:rPr>
          <w:lang w:val="en-US"/>
        </w:rPr>
      </w:r>
      <w:r>
        <w:rPr>
          <w:lang w:val="en-US"/>
        </w:rPr>
        <w:fldChar w:fldCharType="separate"/>
      </w:r>
      <w:r w:rsidR="0067763F" w:rsidRPr="00413282">
        <w:rPr>
          <w:lang w:val="en-US"/>
        </w:rPr>
        <w:t xml:space="preserve">Table </w:t>
      </w:r>
      <w:r w:rsidR="0067763F">
        <w:rPr>
          <w:noProof/>
          <w:lang w:val="en-US"/>
        </w:rPr>
        <w:t>7</w:t>
      </w:r>
      <w:r w:rsidR="0067763F">
        <w:rPr>
          <w:lang w:val="en-US"/>
        </w:rPr>
        <w:t>.</w:t>
      </w:r>
      <w:r w:rsidR="0067763F">
        <w:rPr>
          <w:noProof/>
          <w:lang w:val="en-US"/>
        </w:rPr>
        <w:t>5</w:t>
      </w:r>
      <w:r>
        <w:rPr>
          <w:lang w:val="en-US"/>
        </w:rPr>
        <w:fldChar w:fldCharType="end"/>
      </w:r>
      <w:r>
        <w:rPr>
          <w:lang w:val="en-US"/>
        </w:rPr>
        <w:t>, consumptive use fractions were assigned as 0% for indoor AU and 80% for landscaping AU, to yield a consumptive use fraction of 28%.</w:t>
      </w:r>
    </w:p>
    <w:p w14:paraId="424893BF" w14:textId="6ABE1977" w:rsidR="003C3179" w:rsidRPr="00EF483B" w:rsidRDefault="00EF483B" w:rsidP="003C3179">
      <w:pPr>
        <w:pStyle w:val="ListParagraph"/>
        <w:numPr>
          <w:ilvl w:val="0"/>
          <w:numId w:val="41"/>
        </w:numPr>
        <w:spacing w:before="0" w:after="0" w:line="240" w:lineRule="auto"/>
        <w:ind w:right="0"/>
        <w:rPr>
          <w:lang w:val="en-US"/>
        </w:rPr>
      </w:pPr>
      <w:r>
        <w:rPr>
          <w:lang w:val="en-US"/>
        </w:rPr>
        <w:t xml:space="preserve">An </w:t>
      </w:r>
      <w:r w:rsidR="00053560">
        <w:rPr>
          <w:lang w:val="en-US"/>
        </w:rPr>
        <w:t xml:space="preserve">additional </w:t>
      </w:r>
      <w:r>
        <w:rPr>
          <w:lang w:val="en-US"/>
        </w:rPr>
        <w:t>15% loss was added</w:t>
      </w:r>
      <w:r w:rsidR="006A61D9">
        <w:rPr>
          <w:lang w:val="en-US"/>
        </w:rPr>
        <w:t xml:space="preserve"> to account for system losses</w:t>
      </w:r>
      <w:r>
        <w:rPr>
          <w:lang w:val="en-US"/>
        </w:rPr>
        <w:t xml:space="preserve"> (per Water Board staff) to yield a final consumptive use fraction of 43%.</w:t>
      </w:r>
    </w:p>
    <w:p w14:paraId="1A9A07BB" w14:textId="22275CD7" w:rsidR="003C3179" w:rsidRDefault="003C3179" w:rsidP="003C3179">
      <w:pPr>
        <w:rPr>
          <w:lang w:val="en-US"/>
        </w:rPr>
      </w:pPr>
    </w:p>
    <w:p w14:paraId="66FFF627" w14:textId="3BF08D0E" w:rsidR="00392306" w:rsidRDefault="003C3179" w:rsidP="00053560">
      <w:pPr>
        <w:pStyle w:val="Heading2"/>
        <w:rPr>
          <w:lang w:val="en-US"/>
        </w:rPr>
      </w:pPr>
      <w:bookmarkStart w:id="335" w:name="_Ref61950630"/>
      <w:bookmarkStart w:id="336" w:name="_Ref62130375"/>
      <w:bookmarkStart w:id="337" w:name="_Toc62220818"/>
      <w:r>
        <w:rPr>
          <w:lang w:val="en-US"/>
        </w:rPr>
        <w:t>D</w:t>
      </w:r>
      <w:r w:rsidR="00053560">
        <w:rPr>
          <w:lang w:val="en-US"/>
        </w:rPr>
        <w:t xml:space="preserve">epartment of Drinking Water </w:t>
      </w:r>
      <w:r w:rsidR="00661257">
        <w:rPr>
          <w:lang w:val="en-US"/>
        </w:rPr>
        <w:t>m</w:t>
      </w:r>
      <w:r>
        <w:rPr>
          <w:lang w:val="en-US"/>
        </w:rPr>
        <w:t xml:space="preserve">unicipal </w:t>
      </w:r>
      <w:bookmarkEnd w:id="335"/>
      <w:r w:rsidR="00661257">
        <w:rPr>
          <w:lang w:val="en-US"/>
        </w:rPr>
        <w:t>demand estimates</w:t>
      </w:r>
      <w:bookmarkEnd w:id="336"/>
      <w:bookmarkEnd w:id="337"/>
    </w:p>
    <w:p w14:paraId="088C22F5" w14:textId="4F287138" w:rsidR="006E6536" w:rsidRDefault="00053560" w:rsidP="00053560">
      <w:pPr>
        <w:rPr>
          <w:lang w:val="en-US"/>
        </w:rPr>
      </w:pPr>
      <w:r>
        <w:rPr>
          <w:lang w:val="en-US"/>
        </w:rPr>
        <w:t>SEWAM includes DDW municipal demands, in addition to the eWRIMS, cannabis imagery, and illegal domestic demands previously documented. The DDW municipal demands represent municipal water use for service areas not included in eWRIMS. Briceland CSD and Phillipsville CSD were identified as municipal providers which report surface water diversions to the DDW, but are not permitted in eWRIMS.</w:t>
      </w:r>
    </w:p>
    <w:p w14:paraId="5C510472" w14:textId="13D77B3F" w:rsidR="006E6536" w:rsidRDefault="006E6536" w:rsidP="00053560">
      <w:pPr>
        <w:rPr>
          <w:lang w:val="en-US"/>
        </w:rPr>
      </w:pPr>
      <w:r>
        <w:rPr>
          <w:lang w:val="en-US"/>
        </w:rPr>
        <w:t xml:space="preserve">This section contains the monthly AU (section </w:t>
      </w:r>
      <w:r>
        <w:rPr>
          <w:lang w:val="en-US"/>
        </w:rPr>
        <w:fldChar w:fldCharType="begin"/>
      </w:r>
      <w:r>
        <w:rPr>
          <w:lang w:val="en-US"/>
        </w:rPr>
        <w:instrText xml:space="preserve"> REF _Ref61607609 \w \h </w:instrText>
      </w:r>
      <w:r>
        <w:rPr>
          <w:lang w:val="en-US"/>
        </w:rPr>
      </w:r>
      <w:r>
        <w:rPr>
          <w:lang w:val="en-US"/>
        </w:rPr>
        <w:fldChar w:fldCharType="separate"/>
      </w:r>
      <w:r w:rsidR="0067763F">
        <w:rPr>
          <w:lang w:val="en-US"/>
        </w:rPr>
        <w:t>7.6.1</w:t>
      </w:r>
      <w:r>
        <w:rPr>
          <w:lang w:val="en-US"/>
        </w:rPr>
        <w:fldChar w:fldCharType="end"/>
      </w:r>
      <w:r>
        <w:rPr>
          <w:lang w:val="en-US"/>
        </w:rPr>
        <w:t>) and consumptive use fractions and return flows (</w:t>
      </w:r>
      <w:r>
        <w:rPr>
          <w:lang w:val="en-US"/>
        </w:rPr>
        <w:fldChar w:fldCharType="begin"/>
      </w:r>
      <w:r>
        <w:rPr>
          <w:lang w:val="en-US"/>
        </w:rPr>
        <w:instrText xml:space="preserve"> REF _Ref61607661 \w \h </w:instrText>
      </w:r>
      <w:r>
        <w:rPr>
          <w:lang w:val="en-US"/>
        </w:rPr>
      </w:r>
      <w:r>
        <w:rPr>
          <w:lang w:val="en-US"/>
        </w:rPr>
        <w:fldChar w:fldCharType="separate"/>
      </w:r>
      <w:r w:rsidR="0067763F">
        <w:rPr>
          <w:lang w:val="en-US"/>
        </w:rPr>
        <w:t>7.6.2</w:t>
      </w:r>
      <w:r>
        <w:rPr>
          <w:lang w:val="en-US"/>
        </w:rPr>
        <w:fldChar w:fldCharType="end"/>
      </w:r>
      <w:r>
        <w:rPr>
          <w:lang w:val="en-US"/>
        </w:rPr>
        <w:t>) assigned to the DDW municipal demands. These sites were assumed to have no on-site storage, and so monthly DT = monthly AU.</w:t>
      </w:r>
    </w:p>
    <w:p w14:paraId="404B2CEE" w14:textId="3B68DD68" w:rsidR="00053560" w:rsidRDefault="00053560" w:rsidP="00053560">
      <w:pPr>
        <w:pStyle w:val="Heading3"/>
        <w:rPr>
          <w:lang w:val="en-US"/>
        </w:rPr>
      </w:pPr>
      <w:bookmarkStart w:id="338" w:name="_Ref61607609"/>
      <w:bookmarkStart w:id="339" w:name="_Toc62220819"/>
      <w:r>
        <w:rPr>
          <w:lang w:val="en-US"/>
        </w:rPr>
        <w:t xml:space="preserve">Estimating DDW </w:t>
      </w:r>
      <w:r w:rsidR="00A97F13">
        <w:rPr>
          <w:lang w:val="en-US"/>
        </w:rPr>
        <w:t>m</w:t>
      </w:r>
      <w:r>
        <w:rPr>
          <w:lang w:val="en-US"/>
        </w:rPr>
        <w:t xml:space="preserve">unicipal </w:t>
      </w:r>
      <w:bookmarkEnd w:id="338"/>
      <w:r w:rsidR="00661257">
        <w:rPr>
          <w:lang w:val="en-US"/>
        </w:rPr>
        <w:t>amount used</w:t>
      </w:r>
      <w:bookmarkEnd w:id="339"/>
    </w:p>
    <w:p w14:paraId="6BD23E67" w14:textId="7BB0D433" w:rsidR="006E6536" w:rsidRDefault="00053560" w:rsidP="00053560">
      <w:pPr>
        <w:rPr>
          <w:lang w:val="en-US"/>
        </w:rPr>
      </w:pPr>
      <w:r>
        <w:rPr>
          <w:lang w:val="en-US"/>
        </w:rPr>
        <w:t>The AU estimates for Briceland CSD and Phillipsville CSD were taken from the DDW monthly reporting data in the year of highest reported surface water use.</w:t>
      </w:r>
      <w:r w:rsidR="006E6536">
        <w:rPr>
          <w:lang w:val="en-US"/>
        </w:rPr>
        <w:t xml:space="preserve"> </w:t>
      </w:r>
    </w:p>
    <w:p w14:paraId="13A5D6AF" w14:textId="4798645C" w:rsidR="006E6536" w:rsidRPr="009770A6" w:rsidRDefault="00053560" w:rsidP="009770A6">
      <w:pPr>
        <w:rPr>
          <w:lang w:val="en-US"/>
        </w:rPr>
      </w:pPr>
      <w:r>
        <w:rPr>
          <w:lang w:val="en-US"/>
        </w:rPr>
        <w:t xml:space="preserve"> These figures were then divided by 0.85 to account for a 15% system loss from the point of diversion</w:t>
      </w:r>
      <w:r w:rsidR="006E6536">
        <w:rPr>
          <w:lang w:val="en-US"/>
        </w:rPr>
        <w:t xml:space="preserve">, with the resulting monthly AU estimates shown in </w:t>
      </w:r>
      <w:r w:rsidR="006E6536">
        <w:rPr>
          <w:lang w:val="en-US"/>
        </w:rPr>
        <w:fldChar w:fldCharType="begin"/>
      </w:r>
      <w:r w:rsidR="006E6536">
        <w:rPr>
          <w:lang w:val="en-US"/>
        </w:rPr>
        <w:instrText xml:space="preserve"> REF _Ref61608045 \h </w:instrText>
      </w:r>
      <w:r w:rsidR="006E6536">
        <w:rPr>
          <w:lang w:val="en-US"/>
        </w:rPr>
      </w:r>
      <w:r w:rsidR="006E6536">
        <w:rPr>
          <w:lang w:val="en-US"/>
        </w:rPr>
        <w:fldChar w:fldCharType="separate"/>
      </w:r>
      <w:r w:rsidR="0067763F">
        <w:t xml:space="preserve">Table </w:t>
      </w:r>
      <w:r w:rsidR="0067763F">
        <w:rPr>
          <w:noProof/>
        </w:rPr>
        <w:t>7</w:t>
      </w:r>
      <w:r w:rsidR="0067763F">
        <w:t>.</w:t>
      </w:r>
      <w:r w:rsidR="0067763F">
        <w:rPr>
          <w:noProof/>
        </w:rPr>
        <w:t>20</w:t>
      </w:r>
      <w:r w:rsidR="006E6536">
        <w:rPr>
          <w:lang w:val="en-US"/>
        </w:rPr>
        <w:fldChar w:fldCharType="end"/>
      </w:r>
      <w:r w:rsidR="006E6536">
        <w:rPr>
          <w:lang w:val="en-US"/>
        </w:rPr>
        <w:t xml:space="preserve"> below.</w:t>
      </w:r>
    </w:p>
    <w:p w14:paraId="4425EC0E" w14:textId="02C87E08" w:rsidR="006E6536" w:rsidRDefault="006E6536" w:rsidP="006E6536">
      <w:pPr>
        <w:pStyle w:val="TableFigureTitle"/>
      </w:pPr>
      <w:bookmarkStart w:id="340" w:name="_Ref61608045"/>
      <w:r>
        <w:lastRenderedPageBreak/>
        <w:t xml:space="preserve">Table </w:t>
      </w:r>
      <w:fldSimple w:instr=" STYLEREF 1 \s ">
        <w:r w:rsidR="006E011C">
          <w:rPr>
            <w:noProof/>
          </w:rPr>
          <w:t>7</w:t>
        </w:r>
      </w:fldSimple>
      <w:r w:rsidR="006E011C">
        <w:t>.</w:t>
      </w:r>
      <w:fldSimple w:instr=" SEQ Table \* ARABIC \s 1 ">
        <w:r w:rsidR="006E011C">
          <w:rPr>
            <w:noProof/>
          </w:rPr>
          <w:t>20</w:t>
        </w:r>
      </w:fldSimple>
      <w:bookmarkEnd w:id="340"/>
      <w:r>
        <w:t xml:space="preserve"> Municipal DDW </w:t>
      </w:r>
      <w:r w:rsidR="0017020E">
        <w:t>amount used</w:t>
      </w:r>
      <w:r>
        <w:t xml:space="preserve"> estimates.</w:t>
      </w:r>
    </w:p>
    <w:tbl>
      <w:tblPr>
        <w:tblStyle w:val="TableGrid"/>
        <w:tblW w:w="0" w:type="auto"/>
        <w:jc w:val="center"/>
        <w:tblLook w:val="04A0" w:firstRow="1" w:lastRow="0" w:firstColumn="1" w:lastColumn="0" w:noHBand="0" w:noVBand="1"/>
      </w:tblPr>
      <w:tblGrid>
        <w:gridCol w:w="1216"/>
        <w:gridCol w:w="925"/>
        <w:gridCol w:w="748"/>
        <w:gridCol w:w="472"/>
        <w:gridCol w:w="509"/>
        <w:gridCol w:w="493"/>
        <w:gridCol w:w="455"/>
        <w:gridCol w:w="483"/>
        <w:gridCol w:w="519"/>
        <w:gridCol w:w="478"/>
        <w:gridCol w:w="538"/>
        <w:gridCol w:w="463"/>
        <w:gridCol w:w="444"/>
        <w:gridCol w:w="500"/>
        <w:gridCol w:w="483"/>
      </w:tblGrid>
      <w:tr w:rsidR="006E6536" w:rsidRPr="00534131" w14:paraId="099BAA4D" w14:textId="77777777" w:rsidTr="006E6536">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0F7F3F23" w14:textId="77777777" w:rsidR="006E6536" w:rsidRPr="006E6536" w:rsidRDefault="006E6536" w:rsidP="00BF2D9A">
            <w:pPr>
              <w:pStyle w:val="TableText"/>
              <w:keepNext/>
              <w:rPr>
                <w:sz w:val="18"/>
                <w:szCs w:val="18"/>
                <w:lang w:val="en-US"/>
              </w:rPr>
            </w:pPr>
          </w:p>
        </w:tc>
        <w:tc>
          <w:tcPr>
            <w:tcW w:w="0" w:type="auto"/>
            <w:vAlign w:val="bottom"/>
          </w:tcPr>
          <w:p w14:paraId="10D5CFC9" w14:textId="168935C7" w:rsidR="006E6536" w:rsidRPr="006E6536" w:rsidRDefault="006E6536" w:rsidP="006E6536">
            <w:pPr>
              <w:pStyle w:val="TableText"/>
              <w:keepNext/>
              <w:jc w:val="center"/>
              <w:rPr>
                <w:sz w:val="18"/>
                <w:szCs w:val="18"/>
                <w:lang w:val="en-US"/>
              </w:rPr>
            </w:pPr>
            <w:r w:rsidRPr="006E6536">
              <w:rPr>
                <w:sz w:val="18"/>
                <w:szCs w:val="18"/>
                <w:lang w:val="en-US"/>
              </w:rPr>
              <w:t>Report Year</w:t>
            </w:r>
          </w:p>
        </w:tc>
        <w:tc>
          <w:tcPr>
            <w:tcW w:w="0" w:type="auto"/>
            <w:vAlign w:val="bottom"/>
          </w:tcPr>
          <w:p w14:paraId="11BA0A4C" w14:textId="572A201B" w:rsidR="006E6536" w:rsidRPr="006E6536" w:rsidRDefault="006E6536" w:rsidP="006E6536">
            <w:pPr>
              <w:pStyle w:val="TableText"/>
              <w:keepNext/>
              <w:jc w:val="center"/>
              <w:rPr>
                <w:b/>
                <w:bCs/>
                <w:sz w:val="18"/>
                <w:szCs w:val="18"/>
                <w:lang w:val="en-US"/>
              </w:rPr>
            </w:pPr>
            <w:r w:rsidRPr="006E6536">
              <w:rPr>
                <w:b/>
                <w:bCs/>
                <w:sz w:val="18"/>
                <w:szCs w:val="18"/>
                <w:lang w:val="en-US"/>
              </w:rPr>
              <w:t>Annual</w:t>
            </w:r>
          </w:p>
        </w:tc>
        <w:tc>
          <w:tcPr>
            <w:tcW w:w="0" w:type="auto"/>
            <w:vAlign w:val="bottom"/>
          </w:tcPr>
          <w:p w14:paraId="1FA5D3EB" w14:textId="49CB2793" w:rsidR="006E6536" w:rsidRPr="006E6536" w:rsidRDefault="006E6536" w:rsidP="006E6536">
            <w:pPr>
              <w:pStyle w:val="TableText"/>
              <w:keepNext/>
              <w:jc w:val="center"/>
              <w:rPr>
                <w:sz w:val="18"/>
                <w:szCs w:val="18"/>
                <w:lang w:val="en-US"/>
              </w:rPr>
            </w:pPr>
            <w:r w:rsidRPr="006E6536">
              <w:rPr>
                <w:sz w:val="18"/>
                <w:szCs w:val="18"/>
                <w:lang w:val="en-US"/>
              </w:rPr>
              <w:t>Oct</w:t>
            </w:r>
          </w:p>
        </w:tc>
        <w:tc>
          <w:tcPr>
            <w:tcW w:w="0" w:type="auto"/>
            <w:vAlign w:val="bottom"/>
          </w:tcPr>
          <w:p w14:paraId="37BFACAC" w14:textId="77777777" w:rsidR="006E6536" w:rsidRPr="006E6536" w:rsidRDefault="006E6536" w:rsidP="006E6536">
            <w:pPr>
              <w:pStyle w:val="TableText"/>
              <w:keepNext/>
              <w:jc w:val="center"/>
              <w:rPr>
                <w:sz w:val="18"/>
                <w:szCs w:val="18"/>
                <w:lang w:val="en-US"/>
              </w:rPr>
            </w:pPr>
            <w:r w:rsidRPr="006E6536">
              <w:rPr>
                <w:sz w:val="18"/>
                <w:szCs w:val="18"/>
                <w:lang w:val="en-US"/>
              </w:rPr>
              <w:t>Nov</w:t>
            </w:r>
          </w:p>
        </w:tc>
        <w:tc>
          <w:tcPr>
            <w:tcW w:w="0" w:type="auto"/>
            <w:vAlign w:val="bottom"/>
          </w:tcPr>
          <w:p w14:paraId="4F501534" w14:textId="77777777" w:rsidR="006E6536" w:rsidRPr="006E6536" w:rsidRDefault="006E6536" w:rsidP="006E6536">
            <w:pPr>
              <w:pStyle w:val="TableText"/>
              <w:keepNext/>
              <w:jc w:val="center"/>
              <w:rPr>
                <w:sz w:val="18"/>
                <w:szCs w:val="18"/>
                <w:lang w:val="en-US"/>
              </w:rPr>
            </w:pPr>
            <w:r w:rsidRPr="006E6536">
              <w:rPr>
                <w:sz w:val="18"/>
                <w:szCs w:val="18"/>
                <w:lang w:val="en-US"/>
              </w:rPr>
              <w:t>Dec</w:t>
            </w:r>
          </w:p>
        </w:tc>
        <w:tc>
          <w:tcPr>
            <w:tcW w:w="0" w:type="auto"/>
            <w:vAlign w:val="bottom"/>
          </w:tcPr>
          <w:p w14:paraId="4E4A5A1C" w14:textId="77777777" w:rsidR="006E6536" w:rsidRPr="006E6536" w:rsidRDefault="006E6536" w:rsidP="006E6536">
            <w:pPr>
              <w:pStyle w:val="TableText"/>
              <w:keepNext/>
              <w:jc w:val="center"/>
              <w:rPr>
                <w:sz w:val="18"/>
                <w:szCs w:val="18"/>
                <w:lang w:val="en-US"/>
              </w:rPr>
            </w:pPr>
            <w:r w:rsidRPr="006E6536">
              <w:rPr>
                <w:sz w:val="18"/>
                <w:szCs w:val="18"/>
                <w:lang w:val="en-US"/>
              </w:rPr>
              <w:t>Jan</w:t>
            </w:r>
          </w:p>
        </w:tc>
        <w:tc>
          <w:tcPr>
            <w:tcW w:w="0" w:type="auto"/>
            <w:vAlign w:val="bottom"/>
          </w:tcPr>
          <w:p w14:paraId="156FC56F" w14:textId="77777777" w:rsidR="006E6536" w:rsidRPr="006E6536" w:rsidRDefault="006E6536" w:rsidP="006E6536">
            <w:pPr>
              <w:pStyle w:val="TableText"/>
              <w:keepNext/>
              <w:jc w:val="center"/>
              <w:rPr>
                <w:sz w:val="18"/>
                <w:szCs w:val="18"/>
                <w:lang w:val="en-US"/>
              </w:rPr>
            </w:pPr>
            <w:r w:rsidRPr="006E6536">
              <w:rPr>
                <w:sz w:val="18"/>
                <w:szCs w:val="18"/>
                <w:lang w:val="en-US"/>
              </w:rPr>
              <w:t>Feb</w:t>
            </w:r>
          </w:p>
        </w:tc>
        <w:tc>
          <w:tcPr>
            <w:tcW w:w="0" w:type="auto"/>
            <w:vAlign w:val="bottom"/>
          </w:tcPr>
          <w:p w14:paraId="7BF5DDF5" w14:textId="77777777" w:rsidR="006E6536" w:rsidRPr="006E6536" w:rsidRDefault="006E6536" w:rsidP="006E6536">
            <w:pPr>
              <w:pStyle w:val="TableText"/>
              <w:keepNext/>
              <w:jc w:val="center"/>
              <w:rPr>
                <w:sz w:val="18"/>
                <w:szCs w:val="18"/>
                <w:lang w:val="en-US"/>
              </w:rPr>
            </w:pPr>
            <w:r w:rsidRPr="006E6536">
              <w:rPr>
                <w:sz w:val="18"/>
                <w:szCs w:val="18"/>
                <w:lang w:val="en-US"/>
              </w:rPr>
              <w:t>Mar</w:t>
            </w:r>
          </w:p>
        </w:tc>
        <w:tc>
          <w:tcPr>
            <w:tcW w:w="0" w:type="auto"/>
            <w:vAlign w:val="bottom"/>
          </w:tcPr>
          <w:p w14:paraId="2250E768" w14:textId="77777777" w:rsidR="006E6536" w:rsidRPr="006E6536" w:rsidRDefault="006E6536" w:rsidP="006E6536">
            <w:pPr>
              <w:pStyle w:val="TableText"/>
              <w:keepNext/>
              <w:jc w:val="center"/>
              <w:rPr>
                <w:sz w:val="18"/>
                <w:szCs w:val="18"/>
                <w:lang w:val="en-US"/>
              </w:rPr>
            </w:pPr>
            <w:r w:rsidRPr="006E6536">
              <w:rPr>
                <w:sz w:val="18"/>
                <w:szCs w:val="18"/>
                <w:lang w:val="en-US"/>
              </w:rPr>
              <w:t>Apr</w:t>
            </w:r>
          </w:p>
        </w:tc>
        <w:tc>
          <w:tcPr>
            <w:tcW w:w="0" w:type="auto"/>
            <w:vAlign w:val="bottom"/>
          </w:tcPr>
          <w:p w14:paraId="14CA4DBC" w14:textId="77777777" w:rsidR="006E6536" w:rsidRPr="006E6536" w:rsidRDefault="006E6536" w:rsidP="006E6536">
            <w:pPr>
              <w:pStyle w:val="TableText"/>
              <w:keepNext/>
              <w:jc w:val="center"/>
              <w:rPr>
                <w:sz w:val="18"/>
                <w:szCs w:val="18"/>
                <w:lang w:val="en-US"/>
              </w:rPr>
            </w:pPr>
            <w:r w:rsidRPr="006E6536">
              <w:rPr>
                <w:sz w:val="18"/>
                <w:szCs w:val="18"/>
                <w:lang w:val="en-US"/>
              </w:rPr>
              <w:t>May</w:t>
            </w:r>
          </w:p>
        </w:tc>
        <w:tc>
          <w:tcPr>
            <w:tcW w:w="0" w:type="auto"/>
            <w:vAlign w:val="bottom"/>
          </w:tcPr>
          <w:p w14:paraId="3014EDAE" w14:textId="77777777" w:rsidR="006E6536" w:rsidRPr="006E6536" w:rsidRDefault="006E6536" w:rsidP="006E6536">
            <w:pPr>
              <w:pStyle w:val="TableText"/>
              <w:keepNext/>
              <w:jc w:val="center"/>
              <w:rPr>
                <w:sz w:val="18"/>
                <w:szCs w:val="18"/>
                <w:lang w:val="en-US"/>
              </w:rPr>
            </w:pPr>
            <w:r w:rsidRPr="006E6536">
              <w:rPr>
                <w:sz w:val="18"/>
                <w:szCs w:val="18"/>
                <w:lang w:val="en-US"/>
              </w:rPr>
              <w:t>Jun</w:t>
            </w:r>
          </w:p>
        </w:tc>
        <w:tc>
          <w:tcPr>
            <w:tcW w:w="0" w:type="auto"/>
            <w:vAlign w:val="bottom"/>
          </w:tcPr>
          <w:p w14:paraId="2DEEF185" w14:textId="77777777" w:rsidR="006E6536" w:rsidRPr="006E6536" w:rsidRDefault="006E6536" w:rsidP="006E6536">
            <w:pPr>
              <w:pStyle w:val="TableText"/>
              <w:keepNext/>
              <w:jc w:val="center"/>
              <w:rPr>
                <w:sz w:val="18"/>
                <w:szCs w:val="18"/>
                <w:lang w:val="en-US"/>
              </w:rPr>
            </w:pPr>
            <w:r w:rsidRPr="006E6536">
              <w:rPr>
                <w:sz w:val="18"/>
                <w:szCs w:val="18"/>
                <w:lang w:val="en-US"/>
              </w:rPr>
              <w:t>Jul</w:t>
            </w:r>
          </w:p>
        </w:tc>
        <w:tc>
          <w:tcPr>
            <w:tcW w:w="0" w:type="auto"/>
            <w:vAlign w:val="bottom"/>
          </w:tcPr>
          <w:p w14:paraId="42B455D4" w14:textId="77777777" w:rsidR="006E6536" w:rsidRPr="006E6536" w:rsidRDefault="006E6536" w:rsidP="006E6536">
            <w:pPr>
              <w:pStyle w:val="TableText"/>
              <w:keepNext/>
              <w:jc w:val="center"/>
              <w:rPr>
                <w:sz w:val="18"/>
                <w:szCs w:val="18"/>
                <w:lang w:val="en-US"/>
              </w:rPr>
            </w:pPr>
            <w:r w:rsidRPr="006E6536">
              <w:rPr>
                <w:sz w:val="18"/>
                <w:szCs w:val="18"/>
                <w:lang w:val="en-US"/>
              </w:rPr>
              <w:t>Aug</w:t>
            </w:r>
          </w:p>
        </w:tc>
        <w:tc>
          <w:tcPr>
            <w:tcW w:w="0" w:type="auto"/>
            <w:vAlign w:val="bottom"/>
          </w:tcPr>
          <w:p w14:paraId="1B4D900B" w14:textId="77777777" w:rsidR="006E6536" w:rsidRPr="006E6536" w:rsidRDefault="006E6536" w:rsidP="006E6536">
            <w:pPr>
              <w:pStyle w:val="TableText"/>
              <w:keepNext/>
              <w:jc w:val="center"/>
              <w:rPr>
                <w:sz w:val="18"/>
                <w:szCs w:val="18"/>
                <w:lang w:val="en-US"/>
              </w:rPr>
            </w:pPr>
            <w:r w:rsidRPr="006E6536">
              <w:rPr>
                <w:sz w:val="18"/>
                <w:szCs w:val="18"/>
                <w:lang w:val="en-US"/>
              </w:rPr>
              <w:t>Sep</w:t>
            </w:r>
          </w:p>
        </w:tc>
      </w:tr>
      <w:tr w:rsidR="006E6536" w:rsidRPr="00421EBC" w14:paraId="6FC94C6E" w14:textId="77777777" w:rsidTr="006E6536">
        <w:trPr>
          <w:jc w:val="center"/>
        </w:trPr>
        <w:tc>
          <w:tcPr>
            <w:tcW w:w="0" w:type="auto"/>
          </w:tcPr>
          <w:p w14:paraId="33E0F735" w14:textId="29F06FC6" w:rsidR="006E6536" w:rsidRPr="006E6536" w:rsidRDefault="006E6536" w:rsidP="006E6536">
            <w:pPr>
              <w:pStyle w:val="TableText"/>
              <w:keepNext/>
              <w:rPr>
                <w:sz w:val="18"/>
                <w:szCs w:val="18"/>
                <w:lang w:val="en-US"/>
              </w:rPr>
            </w:pPr>
            <w:r w:rsidRPr="006E6536">
              <w:rPr>
                <w:sz w:val="18"/>
                <w:szCs w:val="18"/>
                <w:lang w:val="en-US"/>
              </w:rPr>
              <w:t>Briceland CSD</w:t>
            </w:r>
          </w:p>
        </w:tc>
        <w:tc>
          <w:tcPr>
            <w:tcW w:w="0" w:type="auto"/>
            <w:vAlign w:val="bottom"/>
          </w:tcPr>
          <w:p w14:paraId="563F39CF" w14:textId="1EBFFE02" w:rsidR="006E6536" w:rsidRPr="006E6536" w:rsidRDefault="006E6536" w:rsidP="006E6536">
            <w:pPr>
              <w:pStyle w:val="TableText"/>
              <w:keepNext/>
              <w:jc w:val="center"/>
              <w:rPr>
                <w:rFonts w:ascii="Calibri" w:hAnsi="Calibri" w:cs="Calibri"/>
                <w:sz w:val="18"/>
                <w:szCs w:val="18"/>
              </w:rPr>
            </w:pPr>
            <w:r w:rsidRPr="006E6536">
              <w:rPr>
                <w:rFonts w:ascii="Calibri" w:hAnsi="Calibri" w:cs="Calibri"/>
                <w:sz w:val="18"/>
                <w:szCs w:val="18"/>
              </w:rPr>
              <w:t>2013</w:t>
            </w:r>
          </w:p>
        </w:tc>
        <w:tc>
          <w:tcPr>
            <w:tcW w:w="0" w:type="auto"/>
            <w:vAlign w:val="bottom"/>
          </w:tcPr>
          <w:p w14:paraId="410D2E66" w14:textId="1E0437AC" w:rsidR="006E6536" w:rsidRPr="006E6536" w:rsidRDefault="006E6536" w:rsidP="006E6536">
            <w:pPr>
              <w:pStyle w:val="TableText"/>
              <w:keepNext/>
              <w:jc w:val="center"/>
              <w:rPr>
                <w:rFonts w:ascii="Calibri" w:hAnsi="Calibri" w:cs="Calibri"/>
                <w:b/>
                <w:bCs/>
                <w:sz w:val="18"/>
                <w:szCs w:val="18"/>
              </w:rPr>
            </w:pPr>
            <w:r w:rsidRPr="006E6536">
              <w:rPr>
                <w:rFonts w:ascii="Calibri" w:hAnsi="Calibri" w:cs="Calibri"/>
                <w:b/>
                <w:bCs/>
                <w:sz w:val="18"/>
                <w:szCs w:val="18"/>
              </w:rPr>
              <w:t>13</w:t>
            </w:r>
          </w:p>
        </w:tc>
        <w:tc>
          <w:tcPr>
            <w:tcW w:w="0" w:type="auto"/>
            <w:vAlign w:val="bottom"/>
          </w:tcPr>
          <w:p w14:paraId="58787EAD" w14:textId="211C5787" w:rsidR="006E6536" w:rsidRPr="006E6536" w:rsidRDefault="006E6536" w:rsidP="006E6536">
            <w:pPr>
              <w:pStyle w:val="TableText"/>
              <w:keepNext/>
              <w:jc w:val="center"/>
              <w:rPr>
                <w:sz w:val="18"/>
                <w:szCs w:val="18"/>
                <w:lang w:val="en-US"/>
              </w:rPr>
            </w:pPr>
            <w:r w:rsidRPr="006E6536">
              <w:rPr>
                <w:rFonts w:ascii="Calibri" w:hAnsi="Calibri"/>
                <w:color w:val="000000"/>
                <w:sz w:val="18"/>
                <w:szCs w:val="18"/>
              </w:rPr>
              <w:t>1.1</w:t>
            </w:r>
          </w:p>
        </w:tc>
        <w:tc>
          <w:tcPr>
            <w:tcW w:w="0" w:type="auto"/>
            <w:vAlign w:val="bottom"/>
          </w:tcPr>
          <w:p w14:paraId="21A08532" w14:textId="2DC4068B" w:rsidR="006E6536" w:rsidRPr="006E6536" w:rsidRDefault="006E6536" w:rsidP="006E6536">
            <w:pPr>
              <w:pStyle w:val="TableText"/>
              <w:keepNext/>
              <w:jc w:val="center"/>
              <w:rPr>
                <w:sz w:val="18"/>
                <w:szCs w:val="18"/>
                <w:lang w:val="en-US"/>
              </w:rPr>
            </w:pPr>
            <w:r w:rsidRPr="006E6536">
              <w:rPr>
                <w:rFonts w:ascii="Calibri" w:hAnsi="Calibri"/>
                <w:color w:val="000000"/>
                <w:sz w:val="18"/>
                <w:szCs w:val="18"/>
              </w:rPr>
              <w:t>0.9</w:t>
            </w:r>
          </w:p>
        </w:tc>
        <w:tc>
          <w:tcPr>
            <w:tcW w:w="0" w:type="auto"/>
            <w:vAlign w:val="bottom"/>
          </w:tcPr>
          <w:p w14:paraId="26229A8B" w14:textId="135910C5" w:rsidR="006E6536" w:rsidRPr="006E6536" w:rsidRDefault="006E6536" w:rsidP="006E6536">
            <w:pPr>
              <w:pStyle w:val="TableText"/>
              <w:keepNext/>
              <w:jc w:val="center"/>
              <w:rPr>
                <w:sz w:val="18"/>
                <w:szCs w:val="18"/>
                <w:lang w:val="en-US"/>
              </w:rPr>
            </w:pPr>
            <w:r w:rsidRPr="006E6536">
              <w:rPr>
                <w:rFonts w:ascii="Calibri" w:hAnsi="Calibri"/>
                <w:color w:val="000000"/>
                <w:sz w:val="18"/>
                <w:szCs w:val="18"/>
              </w:rPr>
              <w:t>1.1</w:t>
            </w:r>
          </w:p>
        </w:tc>
        <w:tc>
          <w:tcPr>
            <w:tcW w:w="0" w:type="auto"/>
            <w:vAlign w:val="bottom"/>
          </w:tcPr>
          <w:p w14:paraId="188F95FF" w14:textId="0CEDE127" w:rsidR="006E6536" w:rsidRPr="006E6536" w:rsidRDefault="006E6536" w:rsidP="006E6536">
            <w:pPr>
              <w:pStyle w:val="TableText"/>
              <w:keepNext/>
              <w:jc w:val="center"/>
              <w:rPr>
                <w:sz w:val="18"/>
                <w:szCs w:val="18"/>
                <w:lang w:val="en-US"/>
              </w:rPr>
            </w:pPr>
            <w:r w:rsidRPr="006E6536">
              <w:rPr>
                <w:rFonts w:ascii="Calibri" w:hAnsi="Calibri"/>
                <w:color w:val="000000"/>
                <w:sz w:val="18"/>
                <w:szCs w:val="18"/>
              </w:rPr>
              <w:t>0.7</w:t>
            </w:r>
          </w:p>
        </w:tc>
        <w:tc>
          <w:tcPr>
            <w:tcW w:w="0" w:type="auto"/>
            <w:vAlign w:val="bottom"/>
          </w:tcPr>
          <w:p w14:paraId="577A26C3" w14:textId="561ED6D8" w:rsidR="006E6536" w:rsidRPr="006E6536" w:rsidRDefault="006E6536" w:rsidP="006E6536">
            <w:pPr>
              <w:pStyle w:val="TableText"/>
              <w:keepNext/>
              <w:jc w:val="center"/>
              <w:rPr>
                <w:sz w:val="18"/>
                <w:szCs w:val="18"/>
                <w:lang w:val="en-US"/>
              </w:rPr>
            </w:pPr>
            <w:r w:rsidRPr="006E6536">
              <w:rPr>
                <w:rFonts w:ascii="Calibri" w:hAnsi="Calibri"/>
                <w:color w:val="000000"/>
                <w:sz w:val="18"/>
                <w:szCs w:val="18"/>
              </w:rPr>
              <w:t>0.6</w:t>
            </w:r>
          </w:p>
        </w:tc>
        <w:tc>
          <w:tcPr>
            <w:tcW w:w="0" w:type="auto"/>
            <w:vAlign w:val="bottom"/>
          </w:tcPr>
          <w:p w14:paraId="042DD97D" w14:textId="40E9B9C1" w:rsidR="006E6536" w:rsidRPr="006E6536" w:rsidRDefault="006E6536" w:rsidP="006E6536">
            <w:pPr>
              <w:pStyle w:val="TableText"/>
              <w:keepNext/>
              <w:jc w:val="center"/>
              <w:rPr>
                <w:sz w:val="18"/>
                <w:szCs w:val="18"/>
                <w:lang w:val="en-US"/>
              </w:rPr>
            </w:pPr>
            <w:r w:rsidRPr="006E6536">
              <w:rPr>
                <w:rFonts w:ascii="Calibri" w:hAnsi="Calibri"/>
                <w:color w:val="000000"/>
                <w:sz w:val="18"/>
                <w:szCs w:val="18"/>
              </w:rPr>
              <w:t>0.8</w:t>
            </w:r>
          </w:p>
        </w:tc>
        <w:tc>
          <w:tcPr>
            <w:tcW w:w="0" w:type="auto"/>
            <w:vAlign w:val="bottom"/>
          </w:tcPr>
          <w:p w14:paraId="6DFD514C" w14:textId="384BB8F8" w:rsidR="006E6536" w:rsidRPr="006E6536" w:rsidRDefault="006E6536" w:rsidP="006E6536">
            <w:pPr>
              <w:pStyle w:val="TableText"/>
              <w:keepNext/>
              <w:jc w:val="center"/>
              <w:rPr>
                <w:sz w:val="18"/>
                <w:szCs w:val="18"/>
                <w:lang w:val="en-US"/>
              </w:rPr>
            </w:pPr>
            <w:r w:rsidRPr="006E6536">
              <w:rPr>
                <w:rFonts w:ascii="Calibri" w:hAnsi="Calibri"/>
                <w:color w:val="000000"/>
                <w:sz w:val="18"/>
                <w:szCs w:val="18"/>
              </w:rPr>
              <w:t>0.8</w:t>
            </w:r>
          </w:p>
        </w:tc>
        <w:tc>
          <w:tcPr>
            <w:tcW w:w="0" w:type="auto"/>
            <w:vAlign w:val="bottom"/>
          </w:tcPr>
          <w:p w14:paraId="2A24B5FD" w14:textId="4A447B11" w:rsidR="006E6536" w:rsidRPr="006E6536" w:rsidRDefault="006E6536" w:rsidP="006E6536">
            <w:pPr>
              <w:pStyle w:val="TableText"/>
              <w:keepNext/>
              <w:jc w:val="center"/>
              <w:rPr>
                <w:sz w:val="18"/>
                <w:szCs w:val="18"/>
                <w:lang w:val="en-US"/>
              </w:rPr>
            </w:pPr>
            <w:r w:rsidRPr="006E6536">
              <w:rPr>
                <w:rFonts w:ascii="Calibri" w:hAnsi="Calibri"/>
                <w:color w:val="000000"/>
                <w:sz w:val="18"/>
                <w:szCs w:val="18"/>
              </w:rPr>
              <w:t>1.3</w:t>
            </w:r>
          </w:p>
        </w:tc>
        <w:tc>
          <w:tcPr>
            <w:tcW w:w="0" w:type="auto"/>
            <w:vAlign w:val="bottom"/>
          </w:tcPr>
          <w:p w14:paraId="5D667B9B" w14:textId="5C011043" w:rsidR="006E6536" w:rsidRPr="006E6536" w:rsidRDefault="006E6536" w:rsidP="006E6536">
            <w:pPr>
              <w:pStyle w:val="TableText"/>
              <w:keepNext/>
              <w:jc w:val="center"/>
              <w:rPr>
                <w:sz w:val="18"/>
                <w:szCs w:val="18"/>
                <w:lang w:val="en-US"/>
              </w:rPr>
            </w:pPr>
            <w:r w:rsidRPr="006E6536">
              <w:rPr>
                <w:rFonts w:ascii="Calibri" w:hAnsi="Calibri"/>
                <w:color w:val="000000"/>
                <w:sz w:val="18"/>
                <w:szCs w:val="18"/>
              </w:rPr>
              <w:t>1.2</w:t>
            </w:r>
          </w:p>
        </w:tc>
        <w:tc>
          <w:tcPr>
            <w:tcW w:w="0" w:type="auto"/>
            <w:vAlign w:val="bottom"/>
          </w:tcPr>
          <w:p w14:paraId="3FA0DB33" w14:textId="5054BE30" w:rsidR="006E6536" w:rsidRPr="006E6536" w:rsidRDefault="006E6536" w:rsidP="006E6536">
            <w:pPr>
              <w:pStyle w:val="TableText"/>
              <w:keepNext/>
              <w:jc w:val="center"/>
              <w:rPr>
                <w:sz w:val="18"/>
                <w:szCs w:val="18"/>
                <w:lang w:val="en-US"/>
              </w:rPr>
            </w:pPr>
            <w:r w:rsidRPr="006E6536">
              <w:rPr>
                <w:rFonts w:ascii="Calibri" w:hAnsi="Calibri"/>
                <w:color w:val="000000"/>
                <w:sz w:val="18"/>
                <w:szCs w:val="18"/>
              </w:rPr>
              <w:t>1.5</w:t>
            </w:r>
          </w:p>
        </w:tc>
        <w:tc>
          <w:tcPr>
            <w:tcW w:w="0" w:type="auto"/>
            <w:vAlign w:val="bottom"/>
          </w:tcPr>
          <w:p w14:paraId="190610F7" w14:textId="5317FCB3" w:rsidR="006E6536" w:rsidRPr="006E6536" w:rsidRDefault="006E6536" w:rsidP="006E6536">
            <w:pPr>
              <w:pStyle w:val="TableText"/>
              <w:keepNext/>
              <w:jc w:val="center"/>
              <w:rPr>
                <w:sz w:val="18"/>
                <w:szCs w:val="18"/>
                <w:lang w:val="en-US"/>
              </w:rPr>
            </w:pPr>
            <w:r w:rsidRPr="006E6536">
              <w:rPr>
                <w:rFonts w:ascii="Calibri" w:hAnsi="Calibri"/>
                <w:color w:val="000000"/>
                <w:sz w:val="18"/>
                <w:szCs w:val="18"/>
              </w:rPr>
              <w:t>1.6</w:t>
            </w:r>
          </w:p>
        </w:tc>
        <w:tc>
          <w:tcPr>
            <w:tcW w:w="0" w:type="auto"/>
            <w:vAlign w:val="bottom"/>
          </w:tcPr>
          <w:p w14:paraId="18C59A9E" w14:textId="56928532" w:rsidR="006E6536" w:rsidRPr="006E6536" w:rsidRDefault="006E6536" w:rsidP="006E6536">
            <w:pPr>
              <w:pStyle w:val="TableText"/>
              <w:keepNext/>
              <w:jc w:val="center"/>
              <w:rPr>
                <w:sz w:val="18"/>
                <w:szCs w:val="18"/>
                <w:lang w:val="en-US"/>
              </w:rPr>
            </w:pPr>
            <w:r w:rsidRPr="006E6536">
              <w:rPr>
                <w:rFonts w:ascii="Calibri" w:hAnsi="Calibri"/>
                <w:color w:val="000000"/>
                <w:sz w:val="18"/>
                <w:szCs w:val="18"/>
              </w:rPr>
              <w:t>1.4</w:t>
            </w:r>
          </w:p>
        </w:tc>
      </w:tr>
      <w:tr w:rsidR="006E6536" w:rsidRPr="00421EBC" w14:paraId="1A4C77AE" w14:textId="77777777" w:rsidTr="006E6536">
        <w:trPr>
          <w:jc w:val="center"/>
        </w:trPr>
        <w:tc>
          <w:tcPr>
            <w:tcW w:w="0" w:type="auto"/>
          </w:tcPr>
          <w:p w14:paraId="37F67CE7" w14:textId="753B1B4A" w:rsidR="006E6536" w:rsidRPr="006E6536" w:rsidRDefault="006E6536" w:rsidP="006E6536">
            <w:pPr>
              <w:pStyle w:val="TableText"/>
              <w:keepNext/>
              <w:rPr>
                <w:sz w:val="18"/>
                <w:szCs w:val="18"/>
                <w:lang w:val="en-US"/>
              </w:rPr>
            </w:pPr>
            <w:r w:rsidRPr="006E6536">
              <w:rPr>
                <w:sz w:val="18"/>
                <w:szCs w:val="18"/>
                <w:lang w:val="en-US"/>
              </w:rPr>
              <w:t>Phillipsville CSD</w:t>
            </w:r>
          </w:p>
        </w:tc>
        <w:tc>
          <w:tcPr>
            <w:tcW w:w="0" w:type="auto"/>
            <w:vAlign w:val="bottom"/>
          </w:tcPr>
          <w:p w14:paraId="6B6BF74C" w14:textId="12A43F86" w:rsidR="006E6536" w:rsidRPr="006E6536" w:rsidRDefault="006E6536" w:rsidP="006E6536">
            <w:pPr>
              <w:pStyle w:val="TableText"/>
              <w:keepNext/>
              <w:jc w:val="center"/>
              <w:rPr>
                <w:rFonts w:ascii="Calibri" w:hAnsi="Calibri" w:cs="Calibri"/>
                <w:sz w:val="18"/>
                <w:szCs w:val="18"/>
              </w:rPr>
            </w:pPr>
            <w:r w:rsidRPr="006E6536">
              <w:rPr>
                <w:rFonts w:ascii="Calibri" w:hAnsi="Calibri" w:cs="Calibri"/>
                <w:sz w:val="18"/>
                <w:szCs w:val="18"/>
              </w:rPr>
              <w:t>2015</w:t>
            </w:r>
          </w:p>
        </w:tc>
        <w:tc>
          <w:tcPr>
            <w:tcW w:w="0" w:type="auto"/>
            <w:vAlign w:val="bottom"/>
          </w:tcPr>
          <w:p w14:paraId="3E8F5FB9" w14:textId="66B26007" w:rsidR="006E6536" w:rsidRPr="006E6536" w:rsidRDefault="006E6536" w:rsidP="006E6536">
            <w:pPr>
              <w:pStyle w:val="TableText"/>
              <w:keepNext/>
              <w:jc w:val="center"/>
              <w:rPr>
                <w:rFonts w:ascii="Calibri" w:hAnsi="Calibri" w:cs="Calibri"/>
                <w:b/>
                <w:bCs/>
                <w:sz w:val="18"/>
                <w:szCs w:val="18"/>
              </w:rPr>
            </w:pPr>
            <w:r w:rsidRPr="006E6536">
              <w:rPr>
                <w:rFonts w:ascii="Calibri" w:hAnsi="Calibri" w:cs="Calibri"/>
                <w:b/>
                <w:bCs/>
                <w:sz w:val="18"/>
                <w:szCs w:val="18"/>
              </w:rPr>
              <w:t>58</w:t>
            </w:r>
          </w:p>
        </w:tc>
        <w:tc>
          <w:tcPr>
            <w:tcW w:w="0" w:type="auto"/>
            <w:vAlign w:val="bottom"/>
          </w:tcPr>
          <w:p w14:paraId="06226A23" w14:textId="1E11CE42" w:rsidR="006E6536" w:rsidRPr="006E6536" w:rsidRDefault="006E6536" w:rsidP="006E6536">
            <w:pPr>
              <w:pStyle w:val="TableText"/>
              <w:keepNext/>
              <w:jc w:val="center"/>
              <w:rPr>
                <w:rFonts w:ascii="Calibri" w:hAnsi="Calibri" w:cs="Calibri"/>
                <w:sz w:val="18"/>
                <w:szCs w:val="18"/>
              </w:rPr>
            </w:pPr>
            <w:r w:rsidRPr="006E6536">
              <w:rPr>
                <w:rFonts w:ascii="Calibri" w:hAnsi="Calibri"/>
                <w:color w:val="000000"/>
                <w:sz w:val="18"/>
                <w:szCs w:val="18"/>
              </w:rPr>
              <w:t>4.0</w:t>
            </w:r>
          </w:p>
        </w:tc>
        <w:tc>
          <w:tcPr>
            <w:tcW w:w="0" w:type="auto"/>
            <w:vAlign w:val="bottom"/>
          </w:tcPr>
          <w:p w14:paraId="714E6760" w14:textId="433D653D" w:rsidR="006E6536" w:rsidRPr="006E6536" w:rsidRDefault="006E6536" w:rsidP="006E6536">
            <w:pPr>
              <w:pStyle w:val="TableText"/>
              <w:keepNext/>
              <w:jc w:val="center"/>
              <w:rPr>
                <w:rFonts w:ascii="Calibri" w:hAnsi="Calibri" w:cs="Calibri"/>
                <w:sz w:val="18"/>
                <w:szCs w:val="18"/>
              </w:rPr>
            </w:pPr>
            <w:r w:rsidRPr="006E6536">
              <w:rPr>
                <w:rFonts w:ascii="Calibri" w:hAnsi="Calibri"/>
                <w:color w:val="000000"/>
                <w:sz w:val="18"/>
                <w:szCs w:val="18"/>
              </w:rPr>
              <w:t>3.5</w:t>
            </w:r>
          </w:p>
        </w:tc>
        <w:tc>
          <w:tcPr>
            <w:tcW w:w="0" w:type="auto"/>
            <w:vAlign w:val="bottom"/>
          </w:tcPr>
          <w:p w14:paraId="67E0C396" w14:textId="302FDCEA" w:rsidR="006E6536" w:rsidRPr="006E6536" w:rsidRDefault="006E6536" w:rsidP="006E6536">
            <w:pPr>
              <w:pStyle w:val="TableText"/>
              <w:keepNext/>
              <w:jc w:val="center"/>
              <w:rPr>
                <w:rFonts w:ascii="Calibri" w:hAnsi="Calibri" w:cs="Calibri"/>
                <w:sz w:val="18"/>
                <w:szCs w:val="18"/>
              </w:rPr>
            </w:pPr>
            <w:r w:rsidRPr="006E6536">
              <w:rPr>
                <w:rFonts w:ascii="Calibri" w:hAnsi="Calibri"/>
                <w:color w:val="000000"/>
                <w:sz w:val="18"/>
                <w:szCs w:val="18"/>
              </w:rPr>
              <w:t>4.3</w:t>
            </w:r>
          </w:p>
        </w:tc>
        <w:tc>
          <w:tcPr>
            <w:tcW w:w="0" w:type="auto"/>
            <w:vAlign w:val="bottom"/>
          </w:tcPr>
          <w:p w14:paraId="34BC391E" w14:textId="55BF686A" w:rsidR="006E6536" w:rsidRPr="006E6536" w:rsidRDefault="006E6536" w:rsidP="006E6536">
            <w:pPr>
              <w:pStyle w:val="TableText"/>
              <w:keepNext/>
              <w:jc w:val="center"/>
              <w:rPr>
                <w:rFonts w:ascii="Calibri" w:hAnsi="Calibri" w:cs="Calibri"/>
                <w:sz w:val="18"/>
                <w:szCs w:val="18"/>
              </w:rPr>
            </w:pPr>
            <w:r w:rsidRPr="006E6536">
              <w:rPr>
                <w:rFonts w:ascii="Calibri" w:hAnsi="Calibri"/>
                <w:color w:val="000000"/>
                <w:sz w:val="18"/>
                <w:szCs w:val="18"/>
              </w:rPr>
              <w:t>5.0</w:t>
            </w:r>
          </w:p>
        </w:tc>
        <w:tc>
          <w:tcPr>
            <w:tcW w:w="0" w:type="auto"/>
            <w:vAlign w:val="bottom"/>
          </w:tcPr>
          <w:p w14:paraId="33E815C1" w14:textId="760CBEC6" w:rsidR="006E6536" w:rsidRPr="006E6536" w:rsidRDefault="006E6536" w:rsidP="006E6536">
            <w:pPr>
              <w:pStyle w:val="TableText"/>
              <w:keepNext/>
              <w:jc w:val="center"/>
              <w:rPr>
                <w:rFonts w:ascii="Calibri" w:hAnsi="Calibri" w:cs="Calibri"/>
                <w:sz w:val="18"/>
                <w:szCs w:val="18"/>
              </w:rPr>
            </w:pPr>
            <w:r w:rsidRPr="006E6536">
              <w:rPr>
                <w:rFonts w:ascii="Calibri" w:hAnsi="Calibri"/>
                <w:color w:val="000000"/>
                <w:sz w:val="18"/>
                <w:szCs w:val="18"/>
              </w:rPr>
              <w:t>4.2</w:t>
            </w:r>
          </w:p>
        </w:tc>
        <w:tc>
          <w:tcPr>
            <w:tcW w:w="0" w:type="auto"/>
            <w:vAlign w:val="bottom"/>
          </w:tcPr>
          <w:p w14:paraId="69976F7E" w14:textId="27B8273E" w:rsidR="006E6536" w:rsidRPr="006E6536" w:rsidRDefault="006E6536" w:rsidP="006E6536">
            <w:pPr>
              <w:pStyle w:val="TableText"/>
              <w:keepNext/>
              <w:jc w:val="center"/>
              <w:rPr>
                <w:rFonts w:ascii="Calibri" w:hAnsi="Calibri" w:cs="Calibri"/>
                <w:sz w:val="18"/>
                <w:szCs w:val="18"/>
              </w:rPr>
            </w:pPr>
            <w:r w:rsidRPr="006E6536">
              <w:rPr>
                <w:rFonts w:ascii="Calibri" w:hAnsi="Calibri"/>
                <w:color w:val="000000"/>
                <w:sz w:val="18"/>
                <w:szCs w:val="18"/>
              </w:rPr>
              <w:t>6.0</w:t>
            </w:r>
          </w:p>
        </w:tc>
        <w:tc>
          <w:tcPr>
            <w:tcW w:w="0" w:type="auto"/>
            <w:vAlign w:val="bottom"/>
          </w:tcPr>
          <w:p w14:paraId="719D2191" w14:textId="73845225" w:rsidR="006E6536" w:rsidRPr="006E6536" w:rsidRDefault="006E6536" w:rsidP="006E6536">
            <w:pPr>
              <w:pStyle w:val="TableText"/>
              <w:keepNext/>
              <w:jc w:val="center"/>
              <w:rPr>
                <w:rFonts w:ascii="Calibri" w:hAnsi="Calibri" w:cs="Calibri"/>
                <w:sz w:val="18"/>
                <w:szCs w:val="18"/>
              </w:rPr>
            </w:pPr>
            <w:r w:rsidRPr="006E6536">
              <w:rPr>
                <w:rFonts w:ascii="Calibri" w:hAnsi="Calibri"/>
                <w:color w:val="000000"/>
                <w:sz w:val="18"/>
                <w:szCs w:val="18"/>
              </w:rPr>
              <w:t>6.0</w:t>
            </w:r>
          </w:p>
        </w:tc>
        <w:tc>
          <w:tcPr>
            <w:tcW w:w="0" w:type="auto"/>
            <w:vAlign w:val="bottom"/>
          </w:tcPr>
          <w:p w14:paraId="341DADFD" w14:textId="3E82FFB3" w:rsidR="006E6536" w:rsidRPr="006E6536" w:rsidRDefault="006E6536" w:rsidP="006E6536">
            <w:pPr>
              <w:pStyle w:val="TableText"/>
              <w:keepNext/>
              <w:jc w:val="center"/>
              <w:rPr>
                <w:rFonts w:ascii="Calibri" w:hAnsi="Calibri" w:cs="Calibri"/>
                <w:sz w:val="18"/>
                <w:szCs w:val="18"/>
              </w:rPr>
            </w:pPr>
            <w:r w:rsidRPr="006E6536">
              <w:rPr>
                <w:rFonts w:ascii="Calibri" w:hAnsi="Calibri"/>
                <w:color w:val="000000"/>
                <w:sz w:val="18"/>
                <w:szCs w:val="18"/>
              </w:rPr>
              <w:t>6.5</w:t>
            </w:r>
          </w:p>
        </w:tc>
        <w:tc>
          <w:tcPr>
            <w:tcW w:w="0" w:type="auto"/>
            <w:vAlign w:val="bottom"/>
          </w:tcPr>
          <w:p w14:paraId="71A8958E" w14:textId="64E70FBA" w:rsidR="006E6536" w:rsidRPr="006E6536" w:rsidRDefault="006E6536" w:rsidP="006E6536">
            <w:pPr>
              <w:pStyle w:val="TableText"/>
              <w:keepNext/>
              <w:jc w:val="center"/>
              <w:rPr>
                <w:rFonts w:ascii="Calibri" w:hAnsi="Calibri" w:cs="Calibri"/>
                <w:sz w:val="18"/>
                <w:szCs w:val="18"/>
              </w:rPr>
            </w:pPr>
            <w:r w:rsidRPr="006E6536">
              <w:rPr>
                <w:rFonts w:ascii="Calibri" w:hAnsi="Calibri"/>
                <w:color w:val="000000"/>
                <w:sz w:val="18"/>
                <w:szCs w:val="18"/>
              </w:rPr>
              <w:t>5.1</w:t>
            </w:r>
          </w:p>
        </w:tc>
        <w:tc>
          <w:tcPr>
            <w:tcW w:w="0" w:type="auto"/>
            <w:vAlign w:val="bottom"/>
          </w:tcPr>
          <w:p w14:paraId="6B7E4FD6" w14:textId="09FD2EB8" w:rsidR="006E6536" w:rsidRPr="006E6536" w:rsidRDefault="006E6536" w:rsidP="006E6536">
            <w:pPr>
              <w:pStyle w:val="TableText"/>
              <w:keepNext/>
              <w:jc w:val="center"/>
              <w:rPr>
                <w:rFonts w:ascii="Calibri" w:hAnsi="Calibri" w:cs="Calibri"/>
                <w:sz w:val="18"/>
                <w:szCs w:val="18"/>
              </w:rPr>
            </w:pPr>
            <w:r w:rsidRPr="006E6536">
              <w:rPr>
                <w:rFonts w:ascii="Calibri" w:hAnsi="Calibri"/>
                <w:color w:val="000000"/>
                <w:sz w:val="18"/>
                <w:szCs w:val="18"/>
              </w:rPr>
              <w:t>5.2</w:t>
            </w:r>
          </w:p>
        </w:tc>
        <w:tc>
          <w:tcPr>
            <w:tcW w:w="0" w:type="auto"/>
            <w:vAlign w:val="bottom"/>
          </w:tcPr>
          <w:p w14:paraId="67C9AA45" w14:textId="07454E52" w:rsidR="006E6536" w:rsidRPr="006E6536" w:rsidRDefault="006E6536" w:rsidP="006E6536">
            <w:pPr>
              <w:pStyle w:val="TableText"/>
              <w:keepNext/>
              <w:jc w:val="center"/>
              <w:rPr>
                <w:rFonts w:ascii="Calibri" w:hAnsi="Calibri" w:cs="Calibri"/>
                <w:sz w:val="18"/>
                <w:szCs w:val="18"/>
              </w:rPr>
            </w:pPr>
            <w:r w:rsidRPr="006E6536">
              <w:rPr>
                <w:rFonts w:ascii="Calibri" w:hAnsi="Calibri"/>
                <w:color w:val="000000"/>
                <w:sz w:val="18"/>
                <w:szCs w:val="18"/>
              </w:rPr>
              <w:t>4.1</w:t>
            </w:r>
          </w:p>
        </w:tc>
        <w:tc>
          <w:tcPr>
            <w:tcW w:w="0" w:type="auto"/>
            <w:vAlign w:val="bottom"/>
          </w:tcPr>
          <w:p w14:paraId="3E95F7B4" w14:textId="38E49E75" w:rsidR="006E6536" w:rsidRPr="006E6536" w:rsidRDefault="006E6536" w:rsidP="006E6536">
            <w:pPr>
              <w:pStyle w:val="TableText"/>
              <w:keepNext/>
              <w:jc w:val="center"/>
              <w:rPr>
                <w:rFonts w:ascii="Calibri" w:hAnsi="Calibri" w:cs="Calibri"/>
                <w:sz w:val="18"/>
                <w:szCs w:val="18"/>
              </w:rPr>
            </w:pPr>
            <w:r w:rsidRPr="006E6536">
              <w:rPr>
                <w:rFonts w:ascii="Calibri" w:hAnsi="Calibri"/>
                <w:color w:val="000000"/>
                <w:sz w:val="18"/>
                <w:szCs w:val="18"/>
              </w:rPr>
              <w:t>4.2</w:t>
            </w:r>
          </w:p>
        </w:tc>
      </w:tr>
    </w:tbl>
    <w:p w14:paraId="5D899100" w14:textId="77777777" w:rsidR="006E6536" w:rsidRPr="00723983" w:rsidRDefault="006E6536" w:rsidP="006E6536">
      <w:pPr>
        <w:pStyle w:val="BodyText"/>
        <w:spacing w:before="0"/>
        <w:rPr>
          <w:i/>
          <w:iCs/>
          <w:lang w:val="en-US"/>
        </w:rPr>
      </w:pPr>
      <w:r w:rsidRPr="00723983">
        <w:rPr>
          <w:i/>
          <w:iCs/>
          <w:lang w:val="en-US"/>
        </w:rPr>
        <w:t>All estimates in AF</w:t>
      </w:r>
    </w:p>
    <w:p w14:paraId="14F8EB23" w14:textId="77777777" w:rsidR="006E6536" w:rsidRDefault="006E6536" w:rsidP="00053560">
      <w:pPr>
        <w:rPr>
          <w:lang w:val="en-US"/>
        </w:rPr>
      </w:pPr>
    </w:p>
    <w:p w14:paraId="3B52E87C" w14:textId="4E4A05C3" w:rsidR="006E6536" w:rsidRPr="00400448" w:rsidRDefault="006E6536" w:rsidP="006E6536">
      <w:pPr>
        <w:pStyle w:val="Heading3"/>
        <w:rPr>
          <w:lang w:val="en-US"/>
        </w:rPr>
      </w:pPr>
      <w:bookmarkStart w:id="341" w:name="_Ref61607661"/>
      <w:bookmarkStart w:id="342" w:name="_Toc62220820"/>
      <w:r w:rsidRPr="00413282">
        <w:rPr>
          <w:lang w:val="en-US"/>
        </w:rPr>
        <w:t xml:space="preserve">Estimating </w:t>
      </w:r>
      <w:r>
        <w:rPr>
          <w:lang w:val="en-US"/>
        </w:rPr>
        <w:t xml:space="preserve">DDW </w:t>
      </w:r>
      <w:r w:rsidR="00A97F13">
        <w:rPr>
          <w:lang w:val="en-US"/>
        </w:rPr>
        <w:t>m</w:t>
      </w:r>
      <w:r>
        <w:rPr>
          <w:lang w:val="en-US"/>
        </w:rPr>
        <w:t>unicipal</w:t>
      </w:r>
      <w:r w:rsidRPr="00413282">
        <w:rPr>
          <w:lang w:val="en-US"/>
        </w:rPr>
        <w:t xml:space="preserve"> </w:t>
      </w:r>
      <w:r>
        <w:rPr>
          <w:lang w:val="en-US"/>
        </w:rPr>
        <w:t>consumptive use fraction and return flows</w:t>
      </w:r>
      <w:bookmarkEnd w:id="341"/>
      <w:bookmarkEnd w:id="342"/>
    </w:p>
    <w:p w14:paraId="4B9DC3C0" w14:textId="5A9FBB60" w:rsidR="00A97F13" w:rsidRDefault="00A97F13" w:rsidP="00A97F13">
      <w:pPr>
        <w:spacing w:before="0" w:after="0" w:line="240" w:lineRule="auto"/>
        <w:ind w:right="0"/>
        <w:rPr>
          <w:lang w:val="en-US"/>
        </w:rPr>
      </w:pPr>
      <w:r>
        <w:rPr>
          <w:lang w:val="en-US"/>
        </w:rPr>
        <w:t xml:space="preserve">The return flows for the </w:t>
      </w:r>
      <w:r w:rsidR="00C14589">
        <w:rPr>
          <w:lang w:val="en-US"/>
        </w:rPr>
        <w:t>DDW municipal</w:t>
      </w:r>
      <w:r>
        <w:rPr>
          <w:lang w:val="en-US"/>
        </w:rPr>
        <w:t xml:space="preserve"> demands are calculated based off the AU and the consumptive use fraction, in the same manner as that for the eWRIMS applications as previously described in </w:t>
      </w:r>
      <w:r w:rsidR="00FA5321">
        <w:rPr>
          <w:lang w:val="en-US"/>
        </w:rPr>
        <w:t>section</w:t>
      </w:r>
      <w:r>
        <w:rPr>
          <w:lang w:val="en-US"/>
        </w:rPr>
        <w:t xml:space="preserve"> </w:t>
      </w:r>
      <w:r>
        <w:rPr>
          <w:lang w:val="en-US"/>
        </w:rPr>
        <w:fldChar w:fldCharType="begin"/>
      </w:r>
      <w:r>
        <w:rPr>
          <w:lang w:val="en-US"/>
        </w:rPr>
        <w:instrText xml:space="preserve"> REF _Ref61596176 \w \h </w:instrText>
      </w:r>
      <w:r>
        <w:rPr>
          <w:lang w:val="en-US"/>
        </w:rPr>
      </w:r>
      <w:r>
        <w:rPr>
          <w:lang w:val="en-US"/>
        </w:rPr>
        <w:fldChar w:fldCharType="separate"/>
      </w:r>
      <w:r w:rsidR="0067763F">
        <w:rPr>
          <w:lang w:val="en-US"/>
        </w:rPr>
        <w:t>7.3.2</w:t>
      </w:r>
      <w:r>
        <w:rPr>
          <w:lang w:val="en-US"/>
        </w:rPr>
        <w:fldChar w:fldCharType="end"/>
      </w:r>
      <w:r>
        <w:rPr>
          <w:lang w:val="en-US"/>
        </w:rPr>
        <w:t xml:space="preserve"> with </w:t>
      </w:r>
      <w:r>
        <w:rPr>
          <w:lang w:val="en-US"/>
        </w:rPr>
        <w:fldChar w:fldCharType="begin"/>
      </w:r>
      <w:r>
        <w:rPr>
          <w:lang w:val="en-US"/>
        </w:rPr>
        <w:instrText xml:space="preserve"> REF _Ref61605592 \h </w:instrText>
      </w:r>
      <w:r>
        <w:rPr>
          <w:lang w:val="en-US"/>
        </w:rPr>
      </w:r>
      <w:r>
        <w:rPr>
          <w:lang w:val="en-US"/>
        </w:rPr>
        <w:fldChar w:fldCharType="separate"/>
      </w:r>
      <w:r w:rsidR="0067763F">
        <w:t xml:space="preserve">Equation </w:t>
      </w:r>
      <w:r w:rsidR="0067763F">
        <w:rPr>
          <w:noProof/>
        </w:rPr>
        <w:t>7</w:t>
      </w:r>
      <w:r w:rsidR="0067763F">
        <w:t>.</w:t>
      </w:r>
      <w:r w:rsidR="0067763F">
        <w:rPr>
          <w:noProof/>
        </w:rPr>
        <w:t>1</w:t>
      </w:r>
      <w:r>
        <w:rPr>
          <w:lang w:val="en-US"/>
        </w:rPr>
        <w:fldChar w:fldCharType="end"/>
      </w:r>
      <w:r>
        <w:rPr>
          <w:lang w:val="en-US"/>
        </w:rPr>
        <w:t xml:space="preserve"> repeated below.</w:t>
      </w:r>
    </w:p>
    <w:p w14:paraId="7E6B7889" w14:textId="77777777" w:rsidR="00A97F13" w:rsidRDefault="00A97F13" w:rsidP="00A97F13">
      <w:pPr>
        <w:spacing w:before="0" w:after="0" w:line="240" w:lineRule="auto"/>
        <w:ind w:right="0"/>
        <w:rPr>
          <w:lang w:val="en-US"/>
        </w:rPr>
      </w:pPr>
    </w:p>
    <w:p w14:paraId="7BFC0D29" w14:textId="65AB9E75" w:rsidR="00A97F13" w:rsidRDefault="00A97F13" w:rsidP="00A97F13">
      <w:pPr>
        <w:pStyle w:val="TableFigureTitle"/>
        <w:jc w:val="center"/>
      </w:pPr>
      <w:r>
        <w:fldChar w:fldCharType="begin"/>
      </w:r>
      <w:r>
        <w:instrText xml:space="preserve"> REF _Ref61605592 \h </w:instrText>
      </w:r>
      <w:r>
        <w:fldChar w:fldCharType="separate"/>
      </w:r>
      <w:r w:rsidR="0067763F">
        <w:t xml:space="preserve">Equation </w:t>
      </w:r>
      <w:r w:rsidR="0067763F">
        <w:rPr>
          <w:noProof/>
        </w:rPr>
        <w:t>7</w:t>
      </w:r>
      <w:r w:rsidR="0067763F">
        <w:t>.</w:t>
      </w:r>
      <w:r w:rsidR="0067763F">
        <w:rPr>
          <w:noProof/>
        </w:rPr>
        <w:t>1</w:t>
      </w:r>
      <w:r>
        <w:fldChar w:fldCharType="end"/>
      </w:r>
      <w:r>
        <w:t xml:space="preserve"> Calculating return flow (originally appears in </w:t>
      </w:r>
      <w:r w:rsidR="00FA5321">
        <w:rPr>
          <w:lang w:val="en-US"/>
        </w:rPr>
        <w:t>section</w:t>
      </w:r>
      <w:r>
        <w:rPr>
          <w:lang w:val="en-US"/>
        </w:rPr>
        <w:t xml:space="preserve"> </w:t>
      </w:r>
      <w:r>
        <w:rPr>
          <w:lang w:val="en-US"/>
        </w:rPr>
        <w:fldChar w:fldCharType="begin"/>
      </w:r>
      <w:r>
        <w:rPr>
          <w:lang w:val="en-US"/>
        </w:rPr>
        <w:instrText xml:space="preserve"> REF _Ref61596176 \w \h </w:instrText>
      </w:r>
      <w:r>
        <w:rPr>
          <w:lang w:val="en-US"/>
        </w:rPr>
      </w:r>
      <w:r>
        <w:rPr>
          <w:lang w:val="en-US"/>
        </w:rPr>
        <w:fldChar w:fldCharType="separate"/>
      </w:r>
      <w:r w:rsidR="0067763F">
        <w:rPr>
          <w:lang w:val="en-US"/>
        </w:rPr>
        <w:t>7.3.2</w:t>
      </w:r>
      <w:r>
        <w:rPr>
          <w:lang w:val="en-US"/>
        </w:rPr>
        <w:fldChar w:fldCharType="end"/>
      </w:r>
      <w:r>
        <w:rPr>
          <w:lang w:val="en-US"/>
        </w:rPr>
        <w:t>).</w:t>
      </w:r>
    </w:p>
    <w:p w14:paraId="0F91E598" w14:textId="77777777" w:rsidR="00A97F13" w:rsidRPr="00413282" w:rsidRDefault="00A97F13" w:rsidP="00A97F13">
      <w:pPr>
        <w:jc w:val="center"/>
        <w:rPr>
          <w:i/>
          <w:lang w:val="en-US"/>
        </w:rPr>
      </w:pPr>
      <w:r w:rsidRPr="00413282">
        <w:rPr>
          <w:i/>
          <w:lang w:val="en-US"/>
        </w:rPr>
        <w:t>Return Flow</w:t>
      </w:r>
      <w:r>
        <w:rPr>
          <w:i/>
          <w:lang w:val="en-US"/>
        </w:rPr>
        <w:t xml:space="preserve"> </w:t>
      </w:r>
      <w:r w:rsidRPr="00413282">
        <w:rPr>
          <w:i/>
          <w:lang w:val="en-US"/>
        </w:rPr>
        <w:t>=</w:t>
      </w:r>
      <w:r>
        <w:rPr>
          <w:i/>
          <w:lang w:val="en-US"/>
        </w:rPr>
        <w:t xml:space="preserve"> Amount Used </w:t>
      </w:r>
      <w:r w:rsidRPr="00413282">
        <w:rPr>
          <w:i/>
          <w:lang w:val="en-US"/>
        </w:rPr>
        <w:t>*</w:t>
      </w:r>
      <w:r>
        <w:rPr>
          <w:i/>
          <w:lang w:val="en-US"/>
        </w:rPr>
        <w:t xml:space="preserve"> </w:t>
      </w:r>
      <w:r w:rsidRPr="00413282">
        <w:rPr>
          <w:i/>
          <w:lang w:val="en-US"/>
        </w:rPr>
        <w:t>(1-Consumptive Use Fraction)</w:t>
      </w:r>
    </w:p>
    <w:p w14:paraId="320F9BB0" w14:textId="61FD7F2A" w:rsidR="00A97F13" w:rsidRPr="00053560" w:rsidRDefault="00A97F13" w:rsidP="00C14589">
      <w:pPr>
        <w:spacing w:before="0" w:after="0" w:line="240" w:lineRule="auto"/>
        <w:ind w:right="0"/>
        <w:rPr>
          <w:lang w:val="en-US"/>
        </w:rPr>
      </w:pPr>
      <w:r>
        <w:rPr>
          <w:lang w:val="en-US"/>
        </w:rPr>
        <w:t xml:space="preserve">The consumptive use fraction </w:t>
      </w:r>
      <w:r w:rsidR="00C14589">
        <w:rPr>
          <w:lang w:val="en-US"/>
        </w:rPr>
        <w:t xml:space="preserve">for all DDW municipal demands was set equal to the </w:t>
      </w:r>
      <w:r>
        <w:rPr>
          <w:lang w:val="en-US"/>
        </w:rPr>
        <w:t>43%</w:t>
      </w:r>
      <w:r w:rsidR="00C14589">
        <w:rPr>
          <w:lang w:val="en-US"/>
        </w:rPr>
        <w:t xml:space="preserve"> used for illegal domestic demands, calculated in section </w:t>
      </w:r>
      <w:r w:rsidR="00C14589">
        <w:rPr>
          <w:lang w:val="en-US"/>
        </w:rPr>
        <w:fldChar w:fldCharType="begin"/>
      </w:r>
      <w:r w:rsidR="00C14589">
        <w:rPr>
          <w:lang w:val="en-US"/>
        </w:rPr>
        <w:instrText xml:space="preserve"> REF _Ref61608218 \w \h </w:instrText>
      </w:r>
      <w:r w:rsidR="00C14589">
        <w:rPr>
          <w:lang w:val="en-US"/>
        </w:rPr>
      </w:r>
      <w:r w:rsidR="00C14589">
        <w:rPr>
          <w:lang w:val="en-US"/>
        </w:rPr>
        <w:fldChar w:fldCharType="separate"/>
      </w:r>
      <w:r w:rsidR="0067763F">
        <w:rPr>
          <w:lang w:val="en-US"/>
        </w:rPr>
        <w:t>7.5.4</w:t>
      </w:r>
      <w:r w:rsidR="00C14589">
        <w:rPr>
          <w:lang w:val="en-US"/>
        </w:rPr>
        <w:fldChar w:fldCharType="end"/>
      </w:r>
      <w:r w:rsidR="00C14589">
        <w:rPr>
          <w:lang w:val="en-US"/>
        </w:rPr>
        <w:t>.</w:t>
      </w:r>
    </w:p>
    <w:p w14:paraId="405C3181" w14:textId="77777777" w:rsidR="00E31341" w:rsidRPr="00413282" w:rsidRDefault="00E31341" w:rsidP="0006405B">
      <w:pPr>
        <w:pStyle w:val="Heading1"/>
        <w:ind w:left="907"/>
        <w:rPr>
          <w:lang w:val="en-US"/>
        </w:rPr>
      </w:pPr>
      <w:bookmarkStart w:id="343" w:name="_Toc9949970"/>
      <w:bookmarkStart w:id="344" w:name="_Toc13049754"/>
      <w:bookmarkStart w:id="345" w:name="_Ref14858705"/>
      <w:bookmarkStart w:id="346" w:name="_Ref14858769"/>
      <w:bookmarkStart w:id="347" w:name="_Toc62220821"/>
      <w:bookmarkStart w:id="348" w:name="_Toc372984579"/>
      <w:bookmarkStart w:id="349" w:name="_Toc372984897"/>
      <w:r w:rsidRPr="00413282">
        <w:rPr>
          <w:lang w:val="en-US"/>
        </w:rPr>
        <w:lastRenderedPageBreak/>
        <w:t>References</w:t>
      </w:r>
      <w:bookmarkEnd w:id="343"/>
      <w:bookmarkEnd w:id="344"/>
      <w:bookmarkEnd w:id="345"/>
      <w:bookmarkEnd w:id="346"/>
      <w:bookmarkEnd w:id="347"/>
    </w:p>
    <w:p w14:paraId="2BE3E646" w14:textId="5504531C" w:rsidR="00E31341" w:rsidRPr="0006405B" w:rsidRDefault="00E31341" w:rsidP="00E31341">
      <w:pPr>
        <w:pStyle w:val="Bibliography"/>
        <w:rPr>
          <w:rStyle w:val="Hyperlink"/>
          <w:rFonts w:ascii="Arial" w:hAnsi="Arial" w:cs="Arial"/>
          <w:sz w:val="18"/>
          <w:lang w:val="es-CO"/>
        </w:rPr>
      </w:pPr>
      <w:r w:rsidRPr="00413282">
        <w:rPr>
          <w:lang w:val="en-US"/>
        </w:rPr>
        <w:t xml:space="preserve">Bauer, Scott &amp; Olson, Jennifer &amp; Cockrill, Adam &amp; van Hattern, Michael &amp; Miller, Linda &amp; Tauzer, Margaret &amp; Leppig, Gordon. 2015. “Impacts of Surface Water Diversions for Marijuana Cultivation on Aquatic Habitat in Four Northwestern California Watersheds. </w:t>
      </w:r>
      <w:r w:rsidRPr="0006405B">
        <w:rPr>
          <w:lang w:val="es-CO"/>
        </w:rPr>
        <w:t xml:space="preserve">PLOS ONE 10(9): e0137935. </w:t>
      </w:r>
      <w:hyperlink r:id="rId81" w:history="1">
        <w:r w:rsidRPr="0006405B">
          <w:rPr>
            <w:rStyle w:val="Hyperlink"/>
            <w:rFonts w:ascii="Arial" w:hAnsi="Arial" w:cs="Arial"/>
            <w:sz w:val="18"/>
            <w:lang w:val="es-CO"/>
          </w:rPr>
          <w:t>https://journals.plos.org/plosone/article?id=10.1371/journal.pone.0120016</w:t>
        </w:r>
      </w:hyperlink>
      <w:r w:rsidRPr="0006405B">
        <w:rPr>
          <w:rStyle w:val="Hyperlink"/>
          <w:rFonts w:ascii="Arial" w:hAnsi="Arial" w:cs="Arial"/>
          <w:sz w:val="18"/>
          <w:lang w:val="es-CO"/>
        </w:rPr>
        <w:t xml:space="preserve"> </w:t>
      </w:r>
    </w:p>
    <w:p w14:paraId="6105DF0C" w14:textId="21F545BF" w:rsidR="00E31341" w:rsidRPr="00413282" w:rsidRDefault="00E31341" w:rsidP="00E31341">
      <w:pPr>
        <w:pStyle w:val="Bibliography"/>
        <w:rPr>
          <w:rStyle w:val="Hyperlink"/>
          <w:rFonts w:ascii="Arial" w:hAnsi="Arial" w:cs="Arial"/>
          <w:sz w:val="18"/>
          <w:lang w:val="en-US"/>
        </w:rPr>
      </w:pPr>
      <w:r w:rsidRPr="00413282">
        <w:rPr>
          <w:lang w:val="en-US"/>
        </w:rPr>
        <w:t xml:space="preserve">California Department of Fish and Wildlife (CDFW). 2018. “South Fork Eel River Watershed Studies”. </w:t>
      </w:r>
      <w:hyperlink r:id="rId82" w:history="1">
        <w:r w:rsidRPr="00413282">
          <w:rPr>
            <w:rStyle w:val="Hyperlink"/>
            <w:rFonts w:ascii="Arial" w:hAnsi="Arial" w:cs="Arial"/>
            <w:sz w:val="18"/>
            <w:lang w:val="en-US"/>
          </w:rPr>
          <w:t>https://www.wildlife.ca.gov/Conservation/Watersheds/Instream-Flow/Studies/South-Fork-Eel-Study</w:t>
        </w:r>
      </w:hyperlink>
    </w:p>
    <w:p w14:paraId="394AC479" w14:textId="59816B6E" w:rsidR="00E31341" w:rsidRPr="00413282" w:rsidRDefault="00E31341" w:rsidP="00E31341">
      <w:pPr>
        <w:pStyle w:val="Bibliography"/>
        <w:rPr>
          <w:rStyle w:val="Hyperlink"/>
          <w:rFonts w:ascii="Arial" w:hAnsi="Arial" w:cs="Arial"/>
          <w:sz w:val="18"/>
          <w:lang w:val="en-US"/>
        </w:rPr>
      </w:pPr>
      <w:r w:rsidRPr="0006405B">
        <w:rPr>
          <w:lang w:val="en-US"/>
        </w:rPr>
        <w:t>California Natural Resources Agency (CNRA). 2014. “California Water Action Plan.”</w:t>
      </w:r>
      <w:r w:rsidRPr="0006405B">
        <w:rPr>
          <w:rStyle w:val="Hyperlink"/>
          <w:lang w:val="en-US"/>
        </w:rPr>
        <w:t xml:space="preserve"> </w:t>
      </w:r>
      <w:hyperlink r:id="rId83" w:history="1">
        <w:r w:rsidRPr="00413282">
          <w:rPr>
            <w:rStyle w:val="Hyperlink"/>
            <w:rFonts w:ascii="Arial" w:hAnsi="Arial" w:cs="Arial"/>
            <w:sz w:val="18"/>
            <w:lang w:val="en-US"/>
          </w:rPr>
          <w:t>http://resources.ca.gov/docs/california_water_action_plan/2014_California_Water_Action_Plan.pdf</w:t>
        </w:r>
      </w:hyperlink>
      <w:r w:rsidRPr="0006405B">
        <w:rPr>
          <w:rStyle w:val="Hyperlink"/>
          <w:lang w:val="en-US"/>
        </w:rPr>
        <w:t xml:space="preserve"> </w:t>
      </w:r>
    </w:p>
    <w:p w14:paraId="04602C21" w14:textId="550339E5" w:rsidR="00E31341" w:rsidRPr="0006405B" w:rsidRDefault="00E31341" w:rsidP="00E31341">
      <w:pPr>
        <w:pStyle w:val="Bibliography"/>
        <w:rPr>
          <w:lang w:val="en-US"/>
        </w:rPr>
      </w:pPr>
      <w:r w:rsidRPr="0006405B">
        <w:rPr>
          <w:lang w:val="en-US"/>
        </w:rPr>
        <w:t xml:space="preserve">California State Office of Governor. 2018. “Governor Brown Signs Legislation Establishing Statewide Water Efficiency Goals. </w:t>
      </w:r>
      <w:hyperlink r:id="rId84" w:history="1">
        <w:r w:rsidR="003D18CA" w:rsidRPr="00656D52">
          <w:rPr>
            <w:rStyle w:val="Hyperlink"/>
            <w:rFonts w:ascii="Arial" w:hAnsi="Arial" w:cs="Arial"/>
            <w:sz w:val="18"/>
            <w:lang w:val="en-US"/>
          </w:rPr>
          <w:t>https://www.ca.gov/archive/gov39/2018/05/31/governor-brown-signs-legislation-establishing-statewide-water-efficiency-goals/index.html</w:t>
        </w:r>
      </w:hyperlink>
      <w:r w:rsidRPr="00413282">
        <w:rPr>
          <w:rStyle w:val="Hyperlink"/>
          <w:rFonts w:ascii="Arial" w:hAnsi="Arial" w:cs="Arial"/>
          <w:sz w:val="18"/>
          <w:lang w:val="en-US"/>
        </w:rPr>
        <w:t xml:space="preserve"> </w:t>
      </w:r>
    </w:p>
    <w:p w14:paraId="78899D1D" w14:textId="77D0E559" w:rsidR="00E31341" w:rsidRPr="00413282" w:rsidRDefault="00E31341" w:rsidP="00E31341">
      <w:pPr>
        <w:pStyle w:val="Bibliography"/>
        <w:rPr>
          <w:rStyle w:val="Hyperlink"/>
          <w:rFonts w:ascii="Arial" w:hAnsi="Arial" w:cs="Arial"/>
          <w:sz w:val="18"/>
          <w:lang w:val="en-US"/>
        </w:rPr>
      </w:pPr>
      <w:r w:rsidRPr="0006405B">
        <w:rPr>
          <w:lang w:val="en-US"/>
        </w:rPr>
        <w:t xml:space="preserve">California State Water Resources Control Board. 2018. “eWRIMS – Electronic Water Rights Information System”. </w:t>
      </w:r>
      <w:hyperlink r:id="rId85" w:history="1">
        <w:r w:rsidRPr="00413282">
          <w:rPr>
            <w:rStyle w:val="Hyperlink"/>
            <w:rFonts w:ascii="Arial" w:hAnsi="Arial" w:cs="Arial"/>
            <w:sz w:val="18"/>
            <w:lang w:val="en-US"/>
          </w:rPr>
          <w:t>http://ciwqs.waterboards.ca.gov/ciwqs/ewrims/EWPublicTerms.jsp</w:t>
        </w:r>
      </w:hyperlink>
      <w:r w:rsidRPr="00413282">
        <w:rPr>
          <w:rStyle w:val="Hyperlink"/>
          <w:rFonts w:ascii="Arial" w:hAnsi="Arial" w:cs="Arial"/>
          <w:sz w:val="18"/>
          <w:lang w:val="en-US"/>
        </w:rPr>
        <w:t xml:space="preserve"> </w:t>
      </w:r>
    </w:p>
    <w:p w14:paraId="525D6B67" w14:textId="06CFC499" w:rsidR="00E31341" w:rsidRPr="00413282" w:rsidRDefault="00E31341">
      <w:pPr>
        <w:pStyle w:val="Bibliography"/>
        <w:rPr>
          <w:lang w:val="en-US"/>
        </w:rPr>
      </w:pPr>
      <w:r w:rsidRPr="0006405B">
        <w:rPr>
          <w:lang w:val="en-US"/>
        </w:rPr>
        <w:t>California State Water Resources Control Board (2017). “Using Innovative Technology to Monitor Compliance-Case Study: The Cannabis Identification and Prioritization System (CIPS). Sacramento, CA.</w:t>
      </w:r>
    </w:p>
    <w:p w14:paraId="64EE30A6" w14:textId="23FB7B66" w:rsidR="00E31341" w:rsidRPr="00413282" w:rsidRDefault="00E31341" w:rsidP="00E31341">
      <w:pPr>
        <w:pStyle w:val="Bibliography"/>
        <w:rPr>
          <w:lang w:val="en-US"/>
        </w:rPr>
      </w:pPr>
      <w:r w:rsidRPr="00413282">
        <w:rPr>
          <w:lang w:val="en-US"/>
        </w:rPr>
        <w:t xml:space="preserve">DeOreo, William. 2011. “California Single Family Water Use Efficiency Study”. </w:t>
      </w:r>
      <w:r w:rsidRPr="00413282">
        <w:rPr>
          <w:i/>
          <w:lang w:val="en-US"/>
        </w:rPr>
        <w:t xml:space="preserve">Aquacraft Water Enginering &amp; </w:t>
      </w:r>
      <w:r w:rsidRPr="00413282">
        <w:rPr>
          <w:i/>
          <w:lang w:val="en-US"/>
        </w:rPr>
        <w:tab/>
        <w:t>Management</w:t>
      </w:r>
      <w:r w:rsidRPr="00413282">
        <w:rPr>
          <w:lang w:val="en-US"/>
        </w:rPr>
        <w:t xml:space="preserve">. Boulder, CO. </w:t>
      </w:r>
      <w:hyperlink r:id="rId86" w:history="1">
        <w:r w:rsidRPr="00413282">
          <w:rPr>
            <w:rStyle w:val="Hyperlink"/>
            <w:rFonts w:ascii="Arial" w:hAnsi="Arial" w:cs="Arial"/>
            <w:sz w:val="18"/>
            <w:lang w:val="en-US"/>
          </w:rPr>
          <w:t>https://www.irwd.com/images/pdf/save</w:t>
        </w:r>
      </w:hyperlink>
      <w:r w:rsidRPr="00413282">
        <w:rPr>
          <w:rStyle w:val="Hyperlink"/>
          <w:rFonts w:ascii="Arial" w:hAnsi="Arial" w:cs="Arial"/>
          <w:sz w:val="18"/>
          <w:lang w:val="en-US"/>
        </w:rPr>
        <w:t xml:space="preserve">water/CaSingleFamilyWaterUseEfficiencyStudyJune2011.pdf </w:t>
      </w:r>
    </w:p>
    <w:p w14:paraId="20CD2F2B" w14:textId="01B9B979" w:rsidR="00E31341" w:rsidRPr="00413282" w:rsidRDefault="00E31341" w:rsidP="00E31341">
      <w:pPr>
        <w:pStyle w:val="Bibliography"/>
        <w:rPr>
          <w:lang w:val="en-US"/>
        </w:rPr>
      </w:pPr>
      <w:r w:rsidRPr="00413282">
        <w:rPr>
          <w:lang w:val="en-US"/>
        </w:rPr>
        <w:t xml:space="preserve">Johnson, Julie. 2018. “Annual Northern California cannabis harvest underway as pot economy transitions”. </w:t>
      </w:r>
      <w:r w:rsidRPr="00413282">
        <w:rPr>
          <w:i/>
          <w:lang w:val="en-US"/>
        </w:rPr>
        <w:t>The Press Democrat</w:t>
      </w:r>
      <w:r w:rsidRPr="00413282">
        <w:rPr>
          <w:lang w:val="en-US"/>
        </w:rPr>
        <w:t xml:space="preserve">. Santa Rosa, CA. </w:t>
      </w:r>
      <w:hyperlink r:id="rId87" w:history="1">
        <w:r w:rsidRPr="00413282">
          <w:rPr>
            <w:rStyle w:val="Hyperlink"/>
            <w:rFonts w:ascii="Arial" w:hAnsi="Arial" w:cs="Arial"/>
            <w:sz w:val="18"/>
            <w:lang w:val="en-US"/>
          </w:rPr>
          <w:t>https://www.pressdemocrat.com/news/8778434-181/annual-cannabis-harvest-underway-in</w:t>
        </w:r>
      </w:hyperlink>
      <w:r w:rsidRPr="00413282">
        <w:rPr>
          <w:rStyle w:val="Hyperlink"/>
          <w:rFonts w:ascii="Arial" w:hAnsi="Arial" w:cs="Arial"/>
          <w:sz w:val="18"/>
          <w:lang w:val="en-US"/>
        </w:rPr>
        <w:t xml:space="preserve"> </w:t>
      </w:r>
    </w:p>
    <w:p w14:paraId="7A973672" w14:textId="4D0CFA06" w:rsidR="00E31341" w:rsidRPr="00413282" w:rsidRDefault="00E31341" w:rsidP="00E31341">
      <w:pPr>
        <w:pStyle w:val="Bibliography"/>
        <w:rPr>
          <w:rStyle w:val="Hyperlink"/>
          <w:rFonts w:ascii="Arial" w:hAnsi="Arial" w:cs="Arial"/>
          <w:sz w:val="18"/>
          <w:lang w:val="en-US"/>
        </w:rPr>
      </w:pPr>
      <w:r w:rsidRPr="00413282">
        <w:rPr>
          <w:lang w:val="en-US"/>
        </w:rPr>
        <w:t xml:space="preserve">Legislative Analyst’s Office (LAO). 2017. “Residential Water Use Trends and Implications for Conservation Policy”. Sacramento, CA. </w:t>
      </w:r>
      <w:hyperlink r:id="rId88" w:history="1">
        <w:r w:rsidRPr="00413282">
          <w:rPr>
            <w:rStyle w:val="Hyperlink"/>
            <w:rFonts w:ascii="Arial" w:hAnsi="Arial" w:cs="Arial"/>
            <w:sz w:val="18"/>
            <w:lang w:val="en-US"/>
          </w:rPr>
          <w:t>https://lao.ca.gov/Publications/Report/3611</w:t>
        </w:r>
      </w:hyperlink>
      <w:r w:rsidRPr="00413282">
        <w:rPr>
          <w:rStyle w:val="Hyperlink"/>
          <w:rFonts w:ascii="Arial" w:hAnsi="Arial" w:cs="Arial"/>
          <w:sz w:val="18"/>
          <w:lang w:val="en-US"/>
        </w:rPr>
        <w:t xml:space="preserve"> </w:t>
      </w:r>
    </w:p>
    <w:p w14:paraId="1610AB9A" w14:textId="351F074D" w:rsidR="00E31341" w:rsidRDefault="00E31341" w:rsidP="00E31341">
      <w:pPr>
        <w:pStyle w:val="Bibliography"/>
        <w:rPr>
          <w:lang w:val="en-US"/>
        </w:rPr>
      </w:pPr>
      <w:r w:rsidRPr="00413282">
        <w:rPr>
          <w:lang w:val="en-US"/>
        </w:rPr>
        <w:t xml:space="preserve">Nylen, Nell &amp; Kiparsky, Michael &amp; Owen, Dave &amp; Doremus, Holly &amp; Hanemann, Michael. 2018. “Addressing </w:t>
      </w:r>
      <w:r w:rsidRPr="00413282">
        <w:rPr>
          <w:lang w:val="en-US"/>
        </w:rPr>
        <w:tab/>
        <w:t xml:space="preserve">Institutional Vulnerabilities in California’s Drought Water Allocation”. </w:t>
      </w:r>
      <w:r w:rsidRPr="00413282">
        <w:rPr>
          <w:i/>
          <w:lang w:val="en-US"/>
        </w:rPr>
        <w:t>University of California, Berkeley.</w:t>
      </w:r>
      <w:r w:rsidRPr="00413282">
        <w:rPr>
          <w:lang w:val="en-US"/>
        </w:rPr>
        <w:t xml:space="preserve"> Berkeley, CA. </w:t>
      </w:r>
    </w:p>
    <w:p w14:paraId="032A1E6C" w14:textId="7DA05EFC" w:rsidR="007946DD" w:rsidRPr="00026B80" w:rsidRDefault="007946DD" w:rsidP="007946DD">
      <w:pPr>
        <w:pStyle w:val="Bibliography"/>
        <w:rPr>
          <w:lang w:val="en-US"/>
        </w:rPr>
      </w:pPr>
      <w:r w:rsidRPr="00026B80">
        <w:rPr>
          <w:lang w:val="en-US"/>
        </w:rPr>
        <w:t>Purkey, D. and A. Huber-Lee. 2006. “A DSS for long-term water utility planning.” Southwest Hydrology. 4. pp. 18-31</w:t>
      </w:r>
    </w:p>
    <w:p w14:paraId="0C68F225" w14:textId="55C72724" w:rsidR="007946DD" w:rsidRPr="00026B80" w:rsidRDefault="007946DD" w:rsidP="007946DD">
      <w:pPr>
        <w:pStyle w:val="Bibliography"/>
        <w:rPr>
          <w:lang w:val="en-US"/>
        </w:rPr>
      </w:pPr>
      <w:r w:rsidRPr="00026B80">
        <w:rPr>
          <w:lang w:val="en-US"/>
        </w:rPr>
        <w:t>Purkey, D., A. Huber-Lee, D. Yates, and M. Hanemann. 2007. “Integrating a climate change assessment tool into stakeholder-driven water management decision-making processes in California”. Water Resources Management, 21, pp. 315-329.</w:t>
      </w:r>
    </w:p>
    <w:p w14:paraId="1893F3E9" w14:textId="05E09253" w:rsidR="00E31341" w:rsidRPr="00413282" w:rsidRDefault="00E31341" w:rsidP="00E31341">
      <w:pPr>
        <w:pStyle w:val="Bibliography"/>
        <w:rPr>
          <w:lang w:val="en-US"/>
        </w:rPr>
      </w:pPr>
      <w:r w:rsidRPr="00413282">
        <w:rPr>
          <w:lang w:val="en-US"/>
        </w:rPr>
        <w:t xml:space="preserve">Shields, Jim. 2018. “The Observer: Water rules may cap cultivation”. </w:t>
      </w:r>
      <w:r w:rsidRPr="00413282">
        <w:rPr>
          <w:i/>
          <w:lang w:val="en-US"/>
        </w:rPr>
        <w:t>The Ukiah Daily Journal.</w:t>
      </w:r>
      <w:r w:rsidRPr="00413282">
        <w:rPr>
          <w:lang w:val="en-US"/>
        </w:rPr>
        <w:t xml:space="preserve"> Ukiah, CA. </w:t>
      </w:r>
      <w:hyperlink r:id="rId89" w:history="1">
        <w:r w:rsidRPr="00413282">
          <w:rPr>
            <w:rStyle w:val="Hyperlink"/>
            <w:rFonts w:ascii="Arial" w:hAnsi="Arial" w:cs="Arial"/>
            <w:sz w:val="18"/>
            <w:lang w:val="en-US"/>
          </w:rPr>
          <w:t>https://www.ukiahdailyjournal.com/2018/01/25/the-observer-waters-rules-may-cap-cultivation/</w:t>
        </w:r>
      </w:hyperlink>
      <w:r w:rsidRPr="00413282">
        <w:rPr>
          <w:rStyle w:val="Hyperlink"/>
          <w:rFonts w:ascii="Arial" w:hAnsi="Arial" w:cs="Arial"/>
          <w:sz w:val="18"/>
          <w:lang w:val="en-US"/>
        </w:rPr>
        <w:t xml:space="preserve"> </w:t>
      </w:r>
    </w:p>
    <w:p w14:paraId="7F00F7A0" w14:textId="135A31FA" w:rsidR="00E31341" w:rsidRPr="00413282" w:rsidRDefault="00E31341" w:rsidP="00E31341">
      <w:pPr>
        <w:pStyle w:val="Bibliography"/>
        <w:rPr>
          <w:lang w:val="en-US"/>
        </w:rPr>
      </w:pPr>
      <w:r w:rsidRPr="00413282">
        <w:rPr>
          <w:lang w:val="en-US"/>
        </w:rPr>
        <w:t xml:space="preserve">US Census Bureau (Census). 2017. “QuickFacts: Humboldt County, California” &amp; “QuickFacts: Mendocino County, </w:t>
      </w:r>
      <w:r w:rsidRPr="00413282">
        <w:rPr>
          <w:lang w:val="en-US"/>
        </w:rPr>
        <w:tab/>
        <w:t xml:space="preserve">California”. Suitland, MD. </w:t>
      </w:r>
      <w:hyperlink r:id="rId90" w:history="1">
        <w:r w:rsidRPr="00413282">
          <w:rPr>
            <w:rStyle w:val="Hyperlink"/>
            <w:rFonts w:ascii="Arial" w:hAnsi="Arial" w:cs="Arial"/>
            <w:sz w:val="18"/>
            <w:lang w:val="en-US"/>
          </w:rPr>
          <w:t>https://www.census.gov/quickfacts/humboldtcountycalifornia</w:t>
        </w:r>
      </w:hyperlink>
      <w:r w:rsidRPr="00413282">
        <w:rPr>
          <w:rStyle w:val="Hyperlink"/>
          <w:rFonts w:ascii="Arial" w:hAnsi="Arial" w:cs="Arial"/>
          <w:sz w:val="18"/>
          <w:lang w:val="en-US"/>
        </w:rPr>
        <w:t xml:space="preserve"> </w:t>
      </w:r>
    </w:p>
    <w:p w14:paraId="6328A7FD" w14:textId="063C03AA" w:rsidR="00E31341" w:rsidRPr="00026B80" w:rsidRDefault="00E31341" w:rsidP="00E31341">
      <w:pPr>
        <w:pStyle w:val="Bibliography"/>
        <w:rPr>
          <w:lang w:val="es-MX"/>
        </w:rPr>
      </w:pPr>
      <w:r w:rsidRPr="00413282">
        <w:rPr>
          <w:lang w:val="en-US"/>
        </w:rPr>
        <w:t xml:space="preserve">US Geological Survey (USGS). </w:t>
      </w:r>
      <w:r w:rsidRPr="00026B80">
        <w:rPr>
          <w:lang w:val="es-MX"/>
        </w:rPr>
        <w:t xml:space="preserve">2005. “California Precipitation”. Reston, VA. </w:t>
      </w:r>
      <w:hyperlink r:id="rId91" w:history="1">
        <w:r w:rsidR="00074F7F" w:rsidRPr="00026B80">
          <w:rPr>
            <w:rStyle w:val="Hyperlink"/>
            <w:rFonts w:ascii="Arial" w:hAnsi="Arial" w:cs="Arial"/>
            <w:sz w:val="18"/>
            <w:lang w:val="es-MX"/>
          </w:rPr>
          <w:t>https://nationalmap.gov/small_scale/printable/images/pdf/precip/pageprecip_ca3.pdf</w:t>
        </w:r>
      </w:hyperlink>
      <w:r w:rsidRPr="00026B80">
        <w:rPr>
          <w:rStyle w:val="Hyperlink"/>
          <w:rFonts w:ascii="Arial" w:hAnsi="Arial" w:cs="Arial"/>
          <w:sz w:val="18"/>
          <w:lang w:val="es-MX"/>
        </w:rPr>
        <w:t xml:space="preserve"> </w:t>
      </w:r>
    </w:p>
    <w:p w14:paraId="29C18049" w14:textId="47653AF1" w:rsidR="00E31341" w:rsidRDefault="00E31341" w:rsidP="000F4177">
      <w:pPr>
        <w:pStyle w:val="Bibliography"/>
        <w:rPr>
          <w:u w:val="single"/>
          <w:lang w:val="en-US"/>
        </w:rPr>
      </w:pPr>
      <w:r w:rsidRPr="00413282">
        <w:rPr>
          <w:lang w:val="en-US"/>
        </w:rPr>
        <w:t xml:space="preserve">Wilson, Scott. 2018. “Outlaw weed comes into the light”. </w:t>
      </w:r>
      <w:r w:rsidRPr="00413282">
        <w:rPr>
          <w:i/>
          <w:lang w:val="en-US"/>
        </w:rPr>
        <w:t>The Washington Post</w:t>
      </w:r>
      <w:r w:rsidRPr="00413282">
        <w:rPr>
          <w:lang w:val="en-US"/>
        </w:rPr>
        <w:t xml:space="preserve">. Washington, DC. </w:t>
      </w:r>
      <w:hyperlink r:id="rId92" w:history="1">
        <w:r w:rsidRPr="00413282">
          <w:rPr>
            <w:rStyle w:val="Hyperlink"/>
            <w:rFonts w:ascii="Arial" w:hAnsi="Arial" w:cs="Arial"/>
            <w:sz w:val="18"/>
            <w:lang w:val="en-US"/>
          </w:rPr>
          <w:t>https://www.washingtonpost.com/news/national/wp/2018/03/16/feature/californias-outlaw-marijuana-culture-faces-a-harsh-reckoning-legal-weed/?noredirect=on&amp;utm_term=.df3b7ed30742</w:t>
        </w:r>
      </w:hyperlink>
      <w:r w:rsidRPr="00413282">
        <w:rPr>
          <w:u w:val="single"/>
          <w:lang w:val="en-US"/>
        </w:rPr>
        <w:t xml:space="preserve"> </w:t>
      </w:r>
    </w:p>
    <w:p w14:paraId="7854B8A0" w14:textId="20B991AC" w:rsidR="007946DD" w:rsidRDefault="007946DD" w:rsidP="000F4177">
      <w:pPr>
        <w:pStyle w:val="Bibliography"/>
        <w:rPr>
          <w:lang w:val="en-US"/>
        </w:rPr>
      </w:pPr>
      <w:r w:rsidRPr="007946DD">
        <w:rPr>
          <w:lang w:val="en-US"/>
        </w:rPr>
        <w:lastRenderedPageBreak/>
        <w:t xml:space="preserve">Yates, D., D. Purkey, H. Galbraith, A. Huber-Lee, and J. Sieber. 2005. </w:t>
      </w:r>
      <w:r>
        <w:rPr>
          <w:lang w:val="en-US"/>
        </w:rPr>
        <w:t>“</w:t>
      </w:r>
      <w:r w:rsidRPr="007946DD">
        <w:rPr>
          <w:lang w:val="en-US"/>
        </w:rPr>
        <w:t>WEAP21--A Demand-, Priority-, and Preference-Driven Water Planning Model: Part 2, Aiding Freshwater Ecosystem Service Evaluation</w:t>
      </w:r>
      <w:r>
        <w:rPr>
          <w:lang w:val="en-US"/>
        </w:rPr>
        <w:t>”</w:t>
      </w:r>
      <w:r w:rsidRPr="007946DD">
        <w:rPr>
          <w:lang w:val="en-US"/>
        </w:rPr>
        <w:t>. Water International, 30, 4, pp. 501-512</w:t>
      </w:r>
    </w:p>
    <w:p w14:paraId="0A16301B" w14:textId="68A45878" w:rsidR="007946DD" w:rsidRPr="007946DD" w:rsidRDefault="007946DD" w:rsidP="007946DD">
      <w:pPr>
        <w:pStyle w:val="Bibliography"/>
        <w:rPr>
          <w:rFonts w:ascii="Arial" w:hAnsi="Arial" w:cs="Arial"/>
          <w:sz w:val="28"/>
          <w:szCs w:val="28"/>
        </w:rPr>
      </w:pPr>
      <w:r>
        <w:rPr>
          <w:rStyle w:val="citation"/>
        </w:rPr>
        <w:t xml:space="preserve">Yates, D., H. Galbraith, D. Purkey, A. Huber-Lee, J. Sieber, J. West, S. Herrod-Julius, and B. Joyce, 2008: “Climate warming, water storage, and Chinook salmon in California's Sacramento Valley”. </w:t>
      </w:r>
      <w:r>
        <w:rPr>
          <w:rStyle w:val="citation"/>
          <w:i/>
          <w:iCs/>
        </w:rPr>
        <w:t>Climatic Change</w:t>
      </w:r>
      <w:r>
        <w:rPr>
          <w:rStyle w:val="citation"/>
        </w:rPr>
        <w:t xml:space="preserve">, </w:t>
      </w:r>
      <w:r>
        <w:rPr>
          <w:rStyle w:val="citation"/>
          <w:b/>
          <w:bCs/>
        </w:rPr>
        <w:t>91</w:t>
      </w:r>
      <w:r>
        <w:rPr>
          <w:rStyle w:val="citation"/>
        </w:rPr>
        <w:t>, 335-350, doi:10.1007/s10584-008-9427-8.</w:t>
      </w:r>
    </w:p>
    <w:p w14:paraId="2CC55753" w14:textId="0A91E5E2" w:rsidR="007946DD" w:rsidRDefault="007946DD" w:rsidP="000F4177">
      <w:pPr>
        <w:pStyle w:val="Bibliography"/>
        <w:rPr>
          <w:lang w:val="en-US"/>
        </w:rPr>
      </w:pPr>
      <w:r w:rsidRPr="007946DD">
        <w:rPr>
          <w:lang w:val="en-US"/>
        </w:rPr>
        <w:t xml:space="preserve">Yates, D., D. Purkey, J. Sieber, A. Huber-Lee, H. Galbraith, J. West, S. Herrod-Julius, C. Young, B. Joyce, and M. Rayej. 2009. </w:t>
      </w:r>
      <w:r>
        <w:rPr>
          <w:lang w:val="en-US"/>
        </w:rPr>
        <w:t>“</w:t>
      </w:r>
      <w:r w:rsidRPr="007946DD">
        <w:rPr>
          <w:lang w:val="en-US"/>
        </w:rPr>
        <w:t>Climate Driven Water Resources Model of the Sacramento Basin, California</w:t>
      </w:r>
      <w:r>
        <w:rPr>
          <w:lang w:val="en-US"/>
        </w:rPr>
        <w:t>”</w:t>
      </w:r>
      <w:r w:rsidRPr="007946DD">
        <w:rPr>
          <w:lang w:val="en-US"/>
        </w:rPr>
        <w:t>. ASCE Journal of Water Resources Planning and Management, 135, pp. 303-313</w:t>
      </w:r>
    </w:p>
    <w:p w14:paraId="225720E1" w14:textId="11931382" w:rsidR="00736184" w:rsidRDefault="007946DD" w:rsidP="007946DD">
      <w:pPr>
        <w:pStyle w:val="Bibliography"/>
        <w:rPr>
          <w:lang w:val="es-CO"/>
        </w:rPr>
      </w:pPr>
      <w:r w:rsidRPr="007946DD">
        <w:rPr>
          <w:lang w:val="en-US"/>
        </w:rPr>
        <w:t xml:space="preserve">Yates, D., J. Sieber, D.R. Purkey and A. Huber-Lee. 2005. </w:t>
      </w:r>
      <w:r>
        <w:rPr>
          <w:lang w:val="en-US"/>
        </w:rPr>
        <w:t>“</w:t>
      </w:r>
      <w:r w:rsidRPr="007946DD">
        <w:rPr>
          <w:lang w:val="en-US"/>
        </w:rPr>
        <w:t>WEAP21--A Demand-, Priority-, and Preference-Driven Water Planning Model: Part 1, Model Characteristics</w:t>
      </w:r>
      <w:r>
        <w:rPr>
          <w:lang w:val="en-US"/>
        </w:rPr>
        <w:t>”</w:t>
      </w:r>
      <w:r w:rsidRPr="007946DD">
        <w:rPr>
          <w:lang w:val="en-US"/>
        </w:rPr>
        <w:t xml:space="preserve">. Water International, 30, pp. 487-500. </w:t>
      </w:r>
      <w:hyperlink r:id="rId93" w:history="1">
        <w:r w:rsidRPr="007946DD">
          <w:rPr>
            <w:rStyle w:val="Hyperlink"/>
            <w:sz w:val="18"/>
            <w:szCs w:val="14"/>
            <w:lang w:val="en-US"/>
          </w:rPr>
          <w:t>www.weap21.org/downloads/WEAPDSS.pdf</w:t>
        </w:r>
      </w:hyperlink>
      <w:bookmarkEnd w:id="348"/>
      <w:bookmarkEnd w:id="349"/>
    </w:p>
    <w:p w14:paraId="35B24FA5" w14:textId="77777777" w:rsidR="0072356F" w:rsidRPr="00413282" w:rsidRDefault="0072356F" w:rsidP="00546324">
      <w:pPr>
        <w:pStyle w:val="Bibliography"/>
        <w:ind w:left="0" w:firstLine="0"/>
        <w:rPr>
          <w:lang w:val="en-US"/>
        </w:rPr>
        <w:sectPr w:rsidR="0072356F" w:rsidRPr="00413282" w:rsidSect="00087B25">
          <w:footerReference w:type="default" r:id="rId94"/>
          <w:endnotePr>
            <w:numFmt w:val="decimal"/>
          </w:endnotePr>
          <w:pgSz w:w="11901" w:h="16840"/>
          <w:pgMar w:top="1871" w:right="907" w:bottom="1134" w:left="2268" w:header="709" w:footer="709" w:gutter="0"/>
          <w:cols w:space="708"/>
          <w:docGrid w:linePitch="360"/>
        </w:sectPr>
      </w:pPr>
    </w:p>
    <w:p w14:paraId="00186DD9" w14:textId="77777777" w:rsidR="003268A2" w:rsidRPr="00413282" w:rsidRDefault="003268A2" w:rsidP="008F2C14">
      <w:pPr>
        <w:rPr>
          <w:lang w:val="en-US"/>
        </w:rPr>
      </w:pPr>
    </w:p>
    <w:p w14:paraId="443ACF36" w14:textId="77777777" w:rsidR="003268A2" w:rsidRPr="00413282" w:rsidRDefault="003268A2" w:rsidP="003268A2">
      <w:pPr>
        <w:rPr>
          <w:lang w:val="en-US"/>
        </w:rPr>
      </w:pPr>
    </w:p>
    <w:p w14:paraId="1F2C18FF" w14:textId="77777777" w:rsidR="003268A2" w:rsidRPr="00413282" w:rsidRDefault="003268A2" w:rsidP="003268A2">
      <w:pPr>
        <w:rPr>
          <w:lang w:val="en-US"/>
        </w:rPr>
      </w:pPr>
    </w:p>
    <w:p w14:paraId="79C7AF99" w14:textId="77777777" w:rsidR="003268A2" w:rsidRPr="00413282" w:rsidRDefault="003268A2" w:rsidP="003268A2">
      <w:pPr>
        <w:rPr>
          <w:lang w:val="en-US"/>
        </w:rPr>
      </w:pPr>
    </w:p>
    <w:p w14:paraId="7CA86CED" w14:textId="77777777" w:rsidR="003268A2" w:rsidRPr="00413282" w:rsidRDefault="003268A2" w:rsidP="003268A2">
      <w:pPr>
        <w:rPr>
          <w:lang w:val="en-US"/>
        </w:rPr>
      </w:pPr>
    </w:p>
    <w:p w14:paraId="6467B31C" w14:textId="77777777" w:rsidR="003268A2" w:rsidRPr="00413282" w:rsidRDefault="003268A2" w:rsidP="003268A2">
      <w:pPr>
        <w:rPr>
          <w:lang w:val="en-US"/>
        </w:rPr>
      </w:pPr>
    </w:p>
    <w:p w14:paraId="794F327A" w14:textId="77777777" w:rsidR="003268A2" w:rsidRPr="00413282" w:rsidRDefault="003268A2" w:rsidP="003268A2">
      <w:pPr>
        <w:rPr>
          <w:lang w:val="en-US"/>
        </w:rPr>
      </w:pPr>
    </w:p>
    <w:p w14:paraId="6E507571" w14:textId="77777777" w:rsidR="003268A2" w:rsidRPr="00413282" w:rsidRDefault="003268A2" w:rsidP="003268A2">
      <w:pPr>
        <w:rPr>
          <w:lang w:val="en-US"/>
        </w:rPr>
      </w:pPr>
    </w:p>
    <w:p w14:paraId="1FB66B76" w14:textId="77777777" w:rsidR="003268A2" w:rsidRPr="00413282" w:rsidRDefault="003268A2" w:rsidP="003268A2">
      <w:pPr>
        <w:rPr>
          <w:lang w:val="en-US"/>
        </w:rPr>
      </w:pPr>
    </w:p>
    <w:p w14:paraId="344547A3" w14:textId="77777777" w:rsidR="003268A2" w:rsidRPr="00413282" w:rsidRDefault="003268A2" w:rsidP="003268A2">
      <w:pPr>
        <w:rPr>
          <w:lang w:val="en-US"/>
        </w:rPr>
      </w:pPr>
    </w:p>
    <w:p w14:paraId="60DA13C7" w14:textId="77777777" w:rsidR="003268A2" w:rsidRPr="00413282" w:rsidRDefault="003268A2" w:rsidP="003268A2">
      <w:pPr>
        <w:rPr>
          <w:lang w:val="en-US"/>
        </w:rPr>
      </w:pPr>
    </w:p>
    <w:p w14:paraId="293591C9" w14:textId="77777777" w:rsidR="003268A2" w:rsidRPr="00413282" w:rsidRDefault="003268A2" w:rsidP="003268A2">
      <w:pPr>
        <w:rPr>
          <w:lang w:val="en-US"/>
        </w:rPr>
      </w:pPr>
    </w:p>
    <w:p w14:paraId="0726935B" w14:textId="77777777" w:rsidR="003268A2" w:rsidRPr="00413282" w:rsidRDefault="003268A2" w:rsidP="003268A2">
      <w:pPr>
        <w:rPr>
          <w:lang w:val="en-US"/>
        </w:rPr>
      </w:pPr>
    </w:p>
    <w:p w14:paraId="6DEFBA89" w14:textId="77777777" w:rsidR="003268A2" w:rsidRPr="00413282" w:rsidRDefault="003268A2" w:rsidP="003268A2">
      <w:pPr>
        <w:rPr>
          <w:lang w:val="en-US"/>
        </w:rPr>
      </w:pPr>
    </w:p>
    <w:p w14:paraId="20D4079E" w14:textId="77777777" w:rsidR="003268A2" w:rsidRPr="00413282" w:rsidRDefault="003268A2" w:rsidP="003268A2">
      <w:pPr>
        <w:rPr>
          <w:lang w:val="en-US"/>
        </w:rPr>
      </w:pPr>
    </w:p>
    <w:p w14:paraId="0134F6F8" w14:textId="77777777" w:rsidR="00C35549" w:rsidRPr="00874C58" w:rsidRDefault="003268A2" w:rsidP="003268A2">
      <w:pPr>
        <w:tabs>
          <w:tab w:val="left" w:pos="1677"/>
          <w:tab w:val="left" w:pos="1914"/>
        </w:tabs>
        <w:rPr>
          <w:lang w:val="en-US"/>
        </w:rPr>
      </w:pPr>
      <w:r w:rsidRPr="00874C58">
        <w:rPr>
          <w:lang w:val="en-US"/>
        </w:rPr>
        <w:tab/>
      </w:r>
      <w:r w:rsidRPr="00874C58">
        <w:rPr>
          <w:lang w:val="en-US"/>
        </w:rPr>
        <w:tab/>
      </w:r>
    </w:p>
    <w:sectPr w:rsidR="00C35549" w:rsidRPr="00874C58" w:rsidSect="00C53A18">
      <w:headerReference w:type="default" r:id="rId95"/>
      <w:headerReference w:type="first" r:id="rId96"/>
      <w:footerReference w:type="first" r:id="rId97"/>
      <w:endnotePr>
        <w:numFmt w:val="decimal"/>
      </w:endnotePr>
      <w:pgSz w:w="11901" w:h="16840"/>
      <w:pgMar w:top="1871" w:right="907" w:bottom="1134" w:left="2268"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2" w:author="Marina Mautner" w:date="2021-07-08T17:16:00Z" w:initials="MM">
    <w:p w14:paraId="4D509562" w14:textId="7024EFF5" w:rsidR="00762453" w:rsidRDefault="00762453">
      <w:pPr>
        <w:pStyle w:val="CommentText"/>
      </w:pPr>
      <w:r>
        <w:rPr>
          <w:rStyle w:val="CommentReference"/>
        </w:rPr>
        <w:annotationRef/>
      </w:r>
      <w:r>
        <w:t>Noted</w:t>
      </w:r>
    </w:p>
  </w:comment>
  <w:comment w:id="67" w:author="Marina Mautner" w:date="2021-07-08T17:37:00Z" w:initials="MM">
    <w:p w14:paraId="63786489" w14:textId="45E9E868" w:rsidR="00880178" w:rsidRDefault="00880178">
      <w:pPr>
        <w:pStyle w:val="CommentText"/>
      </w:pPr>
      <w:r>
        <w:rPr>
          <w:rStyle w:val="CommentReference"/>
        </w:rPr>
        <w:annotationRef/>
      </w:r>
      <w:r>
        <w:t>Under AU Demand Node description should it be “AU = DT”?</w:t>
      </w:r>
    </w:p>
  </w:comment>
  <w:comment w:id="103" w:author="Marina Mautner" w:date="2021-07-08T17:55:00Z" w:initials="MM">
    <w:p w14:paraId="5B5C6F5F" w14:textId="4C018547" w:rsidR="004B736F" w:rsidRDefault="004B736F">
      <w:pPr>
        <w:pStyle w:val="CommentText"/>
      </w:pPr>
      <w:r>
        <w:rPr>
          <w:rStyle w:val="CommentReference"/>
        </w:rPr>
        <w:annotationRef/>
      </w:r>
      <w:r>
        <w:t>Meaning the priority is AU_demand_priority + 1?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D509562" w15:done="0"/>
  <w15:commentEx w15:paraId="63786489" w15:done="0"/>
  <w15:commentEx w15:paraId="5B5C6F5F"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8E6973" w14:textId="77777777" w:rsidR="002E168A" w:rsidRDefault="002E168A" w:rsidP="00300305"/>
  </w:endnote>
  <w:endnote w:type="continuationSeparator" w:id="0">
    <w:p w14:paraId="3C38A29A" w14:textId="77777777" w:rsidR="002E168A" w:rsidRDefault="002E168A" w:rsidP="003003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Lucida Grande">
    <w:altName w:val="Arial"/>
    <w:charset w:val="00"/>
    <w:family w:val="swiss"/>
    <w:pitch w:val="variable"/>
    <w:sig w:usb0="E1000AEF" w:usb1="5000A1FF" w:usb2="00000000" w:usb3="00000000" w:csb0="000001BF" w:csb1="00000000"/>
  </w:font>
  <w:font w:name="Times New Roman (Headings CS)">
    <w:altName w:val="Times New Roman"/>
    <w:charset w:val="00"/>
    <w:family w:val="roman"/>
    <w:pitch w:val="variable"/>
    <w:sig w:usb0="E0002AFF" w:usb1="C0007841" w:usb2="00000009" w:usb3="00000000" w:csb0="000001FF" w:csb1="00000000"/>
  </w:font>
  <w:font w:name="Calibre-Semibold">
    <w:altName w:val="Cambria"/>
    <w:panose1 w:val="00000000000000000000"/>
    <w:charset w:val="4D"/>
    <w:family w:val="swiss"/>
    <w:notTrueType/>
    <w:pitch w:val="variable"/>
    <w:sig w:usb0="00000007" w:usb1="00000000" w:usb2="00000000" w:usb3="00000000" w:csb0="00000093" w:csb1="00000000"/>
  </w:font>
  <w:font w:name="Times">
    <w:panose1 w:val="02020603050405020304"/>
    <w:charset w:val="00"/>
    <w:family w:val="auto"/>
    <w:pitch w:val="variable"/>
    <w:sig w:usb0="E00002FF" w:usb1="5000205A" w:usb2="00000000" w:usb3="00000000" w:csb0="0000019F" w:csb1="00000000"/>
  </w:font>
  <w:font w:name="Times New Roman (Body CS)">
    <w:altName w:val="Times New Roman"/>
    <w:charset w:val="00"/>
    <w:family w:val="roman"/>
    <w:pitch w:val="variable"/>
    <w:sig w:usb0="E0002AFF" w:usb1="C0007841" w:usb2="00000009" w:usb3="00000000" w:csb0="000001FF" w:csb1="00000000"/>
  </w:font>
  <w:font w:name="Calibre-Regular">
    <w:altName w:val="Cambria"/>
    <w:charset w:val="4D"/>
    <w:family w:val="swiss"/>
    <w:pitch w:val="variable"/>
    <w:sig w:usb0="00000007" w:usb1="00000000" w:usb2="00000000" w:usb3="00000000" w:csb0="00000093"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918626" w14:textId="77777777" w:rsidR="00753F94" w:rsidRDefault="00753F94" w:rsidP="003742F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DD42ACF" w14:textId="77777777" w:rsidR="00753F94" w:rsidRDefault="00753F94" w:rsidP="00C534B2">
    <w:pPr>
      <w:pStyle w:val="Footer"/>
      <w:ind w:firstLine="360"/>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C5A0F8" w14:textId="77777777" w:rsidR="00753F94" w:rsidRDefault="00753F94">
    <w:pPr>
      <w:pStyle w:val="Footer"/>
    </w:pPr>
    <w:r>
      <w:rPr>
        <w:noProof/>
        <w:lang w:val="en-US"/>
      </w:rPr>
      <mc:AlternateContent>
        <mc:Choice Requires="wps">
          <w:drawing>
            <wp:anchor distT="0" distB="0" distL="114300" distR="114300" simplePos="0" relativeHeight="251675648" behindDoc="0" locked="0" layoutInCell="1" allowOverlap="1" wp14:anchorId="4EA653FD" wp14:editId="6F1DD8EF">
              <wp:simplePos x="0" y="0"/>
              <wp:positionH relativeFrom="margin">
                <wp:posOffset>-706055</wp:posOffset>
              </wp:positionH>
              <wp:positionV relativeFrom="margin">
                <wp:posOffset>8668385</wp:posOffset>
              </wp:positionV>
              <wp:extent cx="6371590" cy="0"/>
              <wp:effectExtent l="0" t="0" r="29210" b="25400"/>
              <wp:wrapNone/>
              <wp:docPr id="37" name="Straight Connector 37">
                <a:extLst xmlns:a="http://schemas.openxmlformats.org/drawingml/2006/main">
                  <a:ext uri="{C183D7F6-B498-43B3-948B-1728B52AA6E4}">
                    <adec:decorative xmlns:adec="http://schemas.microsoft.com/office/drawing/2017/decorative"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 xmlns:a="http://schemas.openxmlformats.org/drawingml/2006/main">
                <a:graphicData uri="http://schemas.microsoft.com/office/word/2010/wordprocessingShape">
                  <wps:wsp>
                    <wps:cNvCnPr/>
                    <wps:spPr>
                      <a:xfrm>
                        <a:off x="0" y="0"/>
                        <a:ext cx="6371590" cy="0"/>
                      </a:xfrm>
                      <a:prstGeom prst="line">
                        <a:avLst/>
                      </a:prstGeom>
                      <a:ln w="12700" cmpd="sng">
                        <a:solidFill>
                          <a:srgbClr val="00D29A"/>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6E99975" id="Straight Connector 37" o:spid="_x0000_s1026" style="position:absolute;z-index:251675648;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 from="-55.6pt,682.55pt" to="446.1pt,68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" strokecolor="#00d29a" strokeweight="1pt">
              <v:stroke joinstyle="miter"/>
              <w10:wrap anchorx="margin" anchory="margin"/>
            </v:line>
          </w:pict>
        </mc:Fallback>
      </mc:AlternateContent>
    </w:r>
    <w:r>
      <w:rPr>
        <w:noProof/>
        <w:lang w:val="en-US"/>
      </w:rPr>
      <w:drawing>
        <wp:anchor distT="0" distB="0" distL="114300" distR="114300" simplePos="0" relativeHeight="251681792" behindDoc="0" locked="0" layoutInCell="1" allowOverlap="1" wp14:anchorId="7F7BAD22" wp14:editId="1E17571A">
          <wp:simplePos x="0" y="0"/>
          <wp:positionH relativeFrom="column">
            <wp:posOffset>-1083310</wp:posOffset>
          </wp:positionH>
          <wp:positionV relativeFrom="paragraph">
            <wp:posOffset>-4253085</wp:posOffset>
          </wp:positionV>
          <wp:extent cx="2361565" cy="1254125"/>
          <wp:effectExtent l="0" t="0" r="0" b="0"/>
          <wp:wrapNone/>
          <wp:docPr id="12" name="Picture 12" descr="Stockholm Environment Institu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I-Master-Logo-Extended-Green-RGB.png"/>
                  <pic:cNvPicPr/>
                </pic:nvPicPr>
                <pic:blipFill>
                  <a:blip r:embed="rId1">
                    <a:extLst>
                      <a:ext uri="{28A0092B-C50C-407E-A947-70E740481C1C}">
                        <a14:useLocalDpi xmlns:a14="http://schemas.microsoft.com/office/drawing/2010/main" val="0"/>
                      </a:ext>
                    </a:extLst>
                  </a:blip>
                  <a:stretch>
                    <a:fillRect/>
                  </a:stretch>
                </pic:blipFill>
                <pic:spPr>
                  <a:xfrm>
                    <a:off x="0" y="0"/>
                    <a:ext cx="2361565" cy="1254125"/>
                  </a:xfrm>
                  <a:prstGeom prst="rect">
                    <a:avLst/>
                  </a:prstGeom>
                </pic:spPr>
              </pic:pic>
            </a:graphicData>
          </a:graphic>
          <wp14:sizeRelH relativeFrom="page">
            <wp14:pctWidth>0</wp14:pctWidth>
          </wp14:sizeRelH>
          <wp14:sizeRelV relativeFrom="page">
            <wp14:pctHeight>0</wp14:pctHeight>
          </wp14:sizeRelV>
        </wp:anchor>
      </w:drawing>
    </w:r>
    <w:r>
      <w:rPr>
        <w:rFonts w:hint="eastAsia"/>
        <w:noProof/>
        <w:lang w:val="en-US"/>
      </w:rPr>
      <mc:AlternateContent>
        <mc:Choice Requires="wps">
          <w:drawing>
            <wp:anchor distT="0" distB="0" distL="114300" distR="114300" simplePos="0" relativeHeight="251676672" behindDoc="0" locked="0" layoutInCell="1" allowOverlap="1" wp14:anchorId="18D9949E" wp14:editId="007552A5">
              <wp:simplePos x="0" y="0"/>
              <wp:positionH relativeFrom="column">
                <wp:posOffset>-798340</wp:posOffset>
              </wp:positionH>
              <wp:positionV relativeFrom="paragraph">
                <wp:posOffset>-2926080</wp:posOffset>
              </wp:positionV>
              <wp:extent cx="2364105" cy="0"/>
              <wp:effectExtent l="0" t="0" r="10795" b="12700"/>
              <wp:wrapNone/>
              <wp:docPr id="38" name="Straight Connector 38">
                <a:extLst xmlns:a="http://schemas.openxmlformats.org/drawingml/2006/main">
                  <a:ext uri="{C183D7F6-B498-43B3-948B-1728B52AA6E4}">
                    <adec:decorative xmlns:adec="http://schemas.microsoft.com/office/drawing/2017/decorative"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 xmlns:a="http://schemas.openxmlformats.org/drawingml/2006/main">
                <a:graphicData uri="http://schemas.microsoft.com/office/word/2010/wordprocessingShape">
                  <wps:wsp>
                    <wps:cNvCnPr/>
                    <wps:spPr>
                      <a:xfrm>
                        <a:off x="0" y="0"/>
                        <a:ext cx="2364105" cy="0"/>
                      </a:xfrm>
                      <a:prstGeom prst="line">
                        <a:avLst/>
                      </a:prstGeom>
                      <a:ln>
                        <a:solidFill>
                          <a:schemeClr val="tx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9E23606" id="Straight Connector 38" o:spid="_x0000_s1026" style="position:absolute;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2.85pt,-230.4pt" to="123.3pt,-2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" strokecolor="#303b41 [3215]" strokeweight="1pt">
              <v:stroke joinstyle="miter"/>
            </v:line>
          </w:pict>
        </mc:Fallback>
      </mc:AlternateContent>
    </w:r>
    <w:r>
      <w:rPr>
        <w:rFonts w:hint="eastAsia"/>
        <w:noProof/>
        <w:lang w:val="en-US"/>
      </w:rPr>
      <mc:AlternateContent>
        <mc:Choice Requires="wps">
          <w:drawing>
            <wp:anchor distT="0" distB="0" distL="114300" distR="114300" simplePos="0" relativeHeight="251671552" behindDoc="0" locked="0" layoutInCell="1" allowOverlap="1" wp14:anchorId="6E3D1CDD" wp14:editId="398943BF">
              <wp:simplePos x="0" y="0"/>
              <wp:positionH relativeFrom="column">
                <wp:posOffset>-884869</wp:posOffset>
              </wp:positionH>
              <wp:positionV relativeFrom="paragraph">
                <wp:posOffset>-2840846</wp:posOffset>
              </wp:positionV>
              <wp:extent cx="2323465" cy="2597785"/>
              <wp:effectExtent l="0" t="0" r="0" b="0"/>
              <wp:wrapNone/>
              <wp:docPr id="35" name="Text Box 35"/>
              <wp:cNvGraphicFramePr/>
              <a:graphic xmlns:a="http://schemas.openxmlformats.org/drawingml/2006/main">
                <a:graphicData uri="http://schemas.microsoft.com/office/word/2010/wordprocessingShape">
                  <wps:wsp>
                    <wps:cNvSpPr txBox="1"/>
                    <wps:spPr>
                      <a:xfrm>
                        <a:off x="0" y="0"/>
                        <a:ext cx="2323465" cy="259778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wps:spPr>
                    <wps:style>
                      <a:lnRef idx="0">
                        <a:schemeClr val="accent1"/>
                      </a:lnRef>
                      <a:fillRef idx="0">
                        <a:schemeClr val="accent1"/>
                      </a:fillRef>
                      <a:effectRef idx="0">
                        <a:schemeClr val="accent1"/>
                      </a:effectRef>
                      <a:fontRef idx="minor">
                        <a:schemeClr val="dk1"/>
                      </a:fontRef>
                    </wps:style>
                    <wps:txbx>
                      <w:txbxContent>
                        <w:p w14:paraId="4B4302BE" w14:textId="40883E23" w:rsidR="00753F94" w:rsidRPr="004818B6" w:rsidRDefault="00753F94" w:rsidP="004818B6">
                          <w:pPr>
                            <w:pStyle w:val="Imprintdetails"/>
                            <w:rPr>
                              <w:b/>
                              <w:bCs/>
                              <w:color w:val="auto"/>
                            </w:rPr>
                          </w:pPr>
                          <w:r>
                            <w:t>Stockholm Environment Institute</w:t>
                          </w:r>
                          <w:r>
                            <w:br/>
                            <w:t xml:space="preserve">400 F St. </w:t>
                          </w:r>
                          <w:r>
                            <w:br/>
                            <w:t>Davis, CA</w:t>
                          </w:r>
                          <w:r>
                            <w:br/>
                            <w:t>Tel: 530-753-3035</w:t>
                          </w:r>
                        </w:p>
                        <w:p w14:paraId="28CC9376" w14:textId="7BC02B2D" w:rsidR="00753F94" w:rsidRPr="004818B6" w:rsidRDefault="00753F94" w:rsidP="004818B6">
                          <w:pPr>
                            <w:pStyle w:val="Imprintdetails"/>
                            <w:rPr>
                              <w:b/>
                              <w:bCs/>
                              <w:color w:val="auto"/>
                            </w:rPr>
                          </w:pPr>
                          <w:r>
                            <w:rPr>
                              <w:rStyle w:val="Strong"/>
                            </w:rPr>
                            <w:t>C</w:t>
                          </w:r>
                          <w:r w:rsidRPr="00E47E69">
                            <w:rPr>
                              <w:rStyle w:val="Strong"/>
                            </w:rPr>
                            <w:t>ontact:</w:t>
                          </w:r>
                          <w:r>
                            <w:rPr>
                              <w:rStyle w:val="Strong"/>
                            </w:rPr>
                            <w:br/>
                          </w:r>
                          <w:hyperlink r:id="rId2" w:history="1">
                            <w:r>
                              <w:t>Charles.Young@sei.org</w:t>
                            </w:r>
                          </w:hyperlink>
                          <w:r w:rsidRPr="004818B6">
                            <w:br/>
                          </w:r>
                          <w:hyperlink r:id="rId3" w:history="1">
                            <w:r>
                              <w:t>Doug.Chalmers@sei.org</w:t>
                            </w:r>
                          </w:hyperlink>
                          <w:r>
                            <w:br/>
                            <w:t xml:space="preserve">visit us: sei.org </w:t>
                          </w:r>
                          <w:r>
                            <w:br/>
                            <w:t>@SEIresearch</w:t>
                          </w:r>
                          <w:r>
                            <w:br/>
                            <w:t>@SEIclimate</w:t>
                          </w:r>
                        </w:p>
                        <w:p w14:paraId="4B41D1BC" w14:textId="77777777" w:rsidR="00753F94" w:rsidRDefault="00753F94" w:rsidP="004818B6">
                          <w:pPr>
                            <w:pStyle w:val="Imprintdetails"/>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E3D1CDD" id="_x0000_t202" coordsize="21600,21600" o:spt="202" path="m,l,21600r21600,l21600,xe">
              <v:stroke joinstyle="miter"/>
              <v:path gradientshapeok="t" o:connecttype="rect"/>
            </v:shapetype>
            <v:shape id="Text Box 35" o:spid="_x0000_s1026" type="#_x0000_t202" style="position:absolute;left:0;text-align:left;margin-left:-69.65pt;margin-top:-223.7pt;width:182.95pt;height:204.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" filled="f" stroked="f">
              <v:textbox>
                <w:txbxContent>
                  <w:p w14:paraId="4B4302BE" w14:textId="40883E23" w:rsidR="00753F94" w:rsidRPr="004818B6" w:rsidRDefault="00753F94" w:rsidP="004818B6">
                    <w:pPr>
                      <w:pStyle w:val="Imprintdetails"/>
                      <w:rPr>
                        <w:b/>
                        <w:bCs/>
                        <w:color w:val="auto"/>
                      </w:rPr>
                    </w:pPr>
                    <w:r>
                      <w:t>Stockholm Environment Institute</w:t>
                    </w:r>
                    <w:r>
                      <w:br/>
                      <w:t xml:space="preserve">400 F St. </w:t>
                    </w:r>
                    <w:r>
                      <w:br/>
                      <w:t>Davis, CA</w:t>
                    </w:r>
                    <w:r>
                      <w:br/>
                      <w:t>Tel: 530-753-3035</w:t>
                    </w:r>
                  </w:p>
                  <w:p w14:paraId="28CC9376" w14:textId="7BC02B2D" w:rsidR="00753F94" w:rsidRPr="004818B6" w:rsidRDefault="00753F94" w:rsidP="004818B6">
                    <w:pPr>
                      <w:pStyle w:val="Imprintdetails"/>
                      <w:rPr>
                        <w:b/>
                        <w:bCs/>
                        <w:color w:val="auto"/>
                      </w:rPr>
                    </w:pPr>
                    <w:r>
                      <w:rPr>
                        <w:rStyle w:val="Strong"/>
                      </w:rPr>
                      <w:t>C</w:t>
                    </w:r>
                    <w:r w:rsidRPr="00E47E69">
                      <w:rPr>
                        <w:rStyle w:val="Strong"/>
                      </w:rPr>
                      <w:t>ontact:</w:t>
                    </w:r>
                    <w:r>
                      <w:rPr>
                        <w:rStyle w:val="Strong"/>
                      </w:rPr>
                      <w:br/>
                    </w:r>
                    <w:hyperlink r:id="rId4" w:history="1">
                      <w:r>
                        <w:t>Charles.Young@sei.org</w:t>
                      </w:r>
                    </w:hyperlink>
                    <w:r w:rsidRPr="004818B6">
                      <w:br/>
                    </w:r>
                    <w:hyperlink r:id="rId5" w:history="1">
                      <w:r>
                        <w:t>Doug.Chalmers@sei.org</w:t>
                      </w:r>
                    </w:hyperlink>
                    <w:r>
                      <w:br/>
                      <w:t xml:space="preserve">visit us: sei.org </w:t>
                    </w:r>
                    <w:r>
                      <w:br/>
                      <w:t>@SEIresearch</w:t>
                    </w:r>
                    <w:r>
                      <w:br/>
                      <w:t>@SEIclimate</w:t>
                    </w:r>
                  </w:p>
                  <w:p w14:paraId="4B41D1BC" w14:textId="77777777" w:rsidR="00753F94" w:rsidRDefault="00753F94" w:rsidP="004818B6">
                    <w:pPr>
                      <w:pStyle w:val="Imprintdetails"/>
                    </w:pPr>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707833443"/>
      <w:docPartObj>
        <w:docPartGallery w:val="Page Numbers (Bottom of Page)"/>
        <w:docPartUnique/>
      </w:docPartObj>
    </w:sdtPr>
    <w:sdtEndPr>
      <w:rPr>
        <w:rStyle w:val="PageNumber"/>
      </w:rPr>
    </w:sdtEndPr>
    <w:sdtContent>
      <w:p w14:paraId="60A9BA12" w14:textId="77777777" w:rsidR="00753F94" w:rsidRDefault="00753F94" w:rsidP="00B11DE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A543BBF" w14:textId="77777777" w:rsidR="00753F94" w:rsidRDefault="00753F94" w:rsidP="004D25F3">
    <w:pPr>
      <w:pStyle w:val="Footer"/>
      <w:ind w:left="426" w:firstLine="360"/>
    </w:pPr>
    <w:r>
      <w:rPr>
        <w:noProof/>
        <w:lang w:val="en-US"/>
      </w:rPr>
      <mc:AlternateContent>
        <mc:Choice Requires="wps">
          <w:drawing>
            <wp:anchor distT="0" distB="0" distL="114300" distR="114300" simplePos="0" relativeHeight="251685888" behindDoc="0" locked="0" layoutInCell="1" allowOverlap="1" wp14:anchorId="42F32C0B" wp14:editId="78956A8B">
              <wp:simplePos x="0" y="0"/>
              <wp:positionH relativeFrom="margin">
                <wp:posOffset>-809625</wp:posOffset>
              </wp:positionH>
              <wp:positionV relativeFrom="paragraph">
                <wp:posOffset>135078</wp:posOffset>
              </wp:positionV>
              <wp:extent cx="6372000" cy="4445"/>
              <wp:effectExtent l="0" t="0" r="29210" b="46355"/>
              <wp:wrapNone/>
              <wp:docPr id="7" name="Straight Connector 7">
                <a:extLst xmlns:a="http://schemas.openxmlformats.org/drawingml/2006/main">
                  <a:ext uri="{C183D7F6-B498-43B3-948B-1728B52AA6E4}">
                    <adec:decorative xmlns:adec="http://schemas.microsoft.com/office/drawing/2017/decorative"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 xmlns:a="http://schemas.openxmlformats.org/drawingml/2006/main">
                <a:graphicData uri="http://schemas.microsoft.com/office/word/2010/wordprocessingShape">
                  <wps:wsp>
                    <wps:cNvCnPr/>
                    <wps:spPr>
                      <a:xfrm>
                        <a:off x="0" y="0"/>
                        <a:ext cx="6372000" cy="4445"/>
                      </a:xfrm>
                      <a:prstGeom prst="line">
                        <a:avLst/>
                      </a:prstGeom>
                      <a:ln w="12700" cmpd="sng">
                        <a:solidFill>
                          <a:srgbClr val="00D29A"/>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F15891C" id="Straight Connector 7" o:spid="_x0000_s1026" style="position:absolute;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3.75pt,10.65pt" to="438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" strokecolor="#00d29a" strokeweight="1pt">
              <v:stroke joinstyle="miter"/>
              <w10:wrap anchorx="margin"/>
            </v:line>
          </w:pict>
        </mc:Fallback>
      </mc:AlternateContent>
    </w:r>
  </w:p>
  <w:p w14:paraId="3C850E37" w14:textId="77777777" w:rsidR="00753F94" w:rsidRDefault="00753F94" w:rsidP="00D408D3">
    <w:pPr>
      <w:pStyle w:val="Footer"/>
      <w:ind w:left="-1134" w:firstLine="141"/>
      <w:rPr>
        <w:lang w:eastAsia="en-GB"/>
      </w:rPr>
    </w:pPr>
    <w:r w:rsidRPr="00D408D3">
      <w:rPr>
        <w:lang w:val="en-US"/>
      </w:rPr>
      <w:t>South Fork Eel River Water Allocation Model (SEWAM):</w:t>
    </w:r>
    <w:r>
      <w:rPr>
        <w:lang w:val="en-US"/>
      </w:rPr>
      <w:t xml:space="preserve"> </w:t>
    </w:r>
    <w:r w:rsidRPr="00D408D3">
      <w:t>Model Documentation</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496808571"/>
      <w:docPartObj>
        <w:docPartGallery w:val="Page Numbers (Bottom of Page)"/>
        <w:docPartUnique/>
      </w:docPartObj>
    </w:sdtPr>
    <w:sdtEndPr>
      <w:rPr>
        <w:rStyle w:val="PageNumber"/>
      </w:rPr>
    </w:sdtEndPr>
    <w:sdtContent>
      <w:p w14:paraId="1BFCB62C" w14:textId="15CC3DB3" w:rsidR="00753F94" w:rsidRDefault="00753F94" w:rsidP="00B11DE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4B42F7">
          <w:rPr>
            <w:rStyle w:val="PageNumber"/>
            <w:noProof/>
          </w:rPr>
          <w:t>viii</w:t>
        </w:r>
        <w:r>
          <w:rPr>
            <w:rStyle w:val="PageNumber"/>
          </w:rPr>
          <w:fldChar w:fldCharType="end"/>
        </w:r>
      </w:p>
    </w:sdtContent>
  </w:sdt>
  <w:p w14:paraId="48E57539" w14:textId="77777777" w:rsidR="00753F94" w:rsidRDefault="00753F94" w:rsidP="004D25F3">
    <w:pPr>
      <w:pStyle w:val="Footer"/>
      <w:ind w:left="426" w:firstLine="360"/>
    </w:pPr>
    <w:r>
      <w:rPr>
        <w:noProof/>
        <w:lang w:val="en-US"/>
      </w:rPr>
      <mc:AlternateContent>
        <mc:Choice Requires="wps">
          <w:drawing>
            <wp:anchor distT="0" distB="0" distL="114300" distR="114300" simplePos="0" relativeHeight="251692032" behindDoc="0" locked="0" layoutInCell="1" allowOverlap="1" wp14:anchorId="02FBD395" wp14:editId="0BC16221">
              <wp:simplePos x="0" y="0"/>
              <wp:positionH relativeFrom="margin">
                <wp:posOffset>-809625</wp:posOffset>
              </wp:positionH>
              <wp:positionV relativeFrom="paragraph">
                <wp:posOffset>135078</wp:posOffset>
              </wp:positionV>
              <wp:extent cx="6372000" cy="4445"/>
              <wp:effectExtent l="0" t="0" r="29210" b="46355"/>
              <wp:wrapNone/>
              <wp:docPr id="8" name="Straight Connector 8">
                <a:extLst xmlns:a="http://schemas.openxmlformats.org/drawingml/2006/main">
                  <a:ext uri="{C183D7F6-B498-43B3-948B-1728B52AA6E4}">
                    <adec:decorative xmlns:adec="http://schemas.microsoft.com/office/drawing/2017/decorative"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 xmlns:a="http://schemas.openxmlformats.org/drawingml/2006/main">
                <a:graphicData uri="http://schemas.microsoft.com/office/word/2010/wordprocessingShape">
                  <wps:wsp>
                    <wps:cNvCnPr/>
                    <wps:spPr>
                      <a:xfrm>
                        <a:off x="0" y="0"/>
                        <a:ext cx="6372000" cy="4445"/>
                      </a:xfrm>
                      <a:prstGeom prst="line">
                        <a:avLst/>
                      </a:prstGeom>
                      <a:ln w="12700" cmpd="sng">
                        <a:solidFill>
                          <a:srgbClr val="00D29A"/>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1FC47E4" id="Straight Connector 8" o:spid="_x0000_s1026" style="position:absolute;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3.75pt,10.65pt" to="438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" strokecolor="#00d29a" strokeweight="1pt">
              <v:stroke joinstyle="miter"/>
              <w10:wrap anchorx="margin"/>
            </v:line>
          </w:pict>
        </mc:Fallback>
      </mc:AlternateContent>
    </w:r>
  </w:p>
  <w:p w14:paraId="25CEF13D" w14:textId="3EA54678" w:rsidR="00753F94" w:rsidRDefault="00753F94" w:rsidP="00940BA2">
    <w:pPr>
      <w:pStyle w:val="Footer"/>
      <w:ind w:left="-1134"/>
    </w:pPr>
    <w:r w:rsidRPr="00D408D3">
      <w:rPr>
        <w:lang w:val="en-US"/>
      </w:rPr>
      <w:t>South Fork Eel River Water Allocation Model (SEWAM):</w:t>
    </w:r>
    <w:r>
      <w:rPr>
        <w:lang w:val="en-US"/>
      </w:rPr>
      <w:t xml:space="preserve"> </w:t>
    </w:r>
    <w:r w:rsidRPr="00D408D3">
      <w:t>Model Documentation</w:t>
    </w:r>
    <w:r>
      <w:tab/>
    </w:r>
    <w:r>
      <w:fldChar w:fldCharType="begin"/>
    </w:r>
    <w:r>
      <w:instrText xml:space="preserve"> PAGE   \* MERGEFORMAT </w:instrText>
    </w:r>
    <w:r>
      <w:fldChar w:fldCharType="separate"/>
    </w:r>
    <w:r w:rsidR="004B42F7">
      <w:rPr>
        <w:noProof/>
      </w:rPr>
      <w:t>viii</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288855331"/>
      <w:docPartObj>
        <w:docPartGallery w:val="Page Numbers (Bottom of Page)"/>
        <w:docPartUnique/>
      </w:docPartObj>
    </w:sdtPr>
    <w:sdtEndPr>
      <w:rPr>
        <w:rStyle w:val="PageNumber"/>
      </w:rPr>
    </w:sdtEndPr>
    <w:sdtContent>
      <w:p w14:paraId="771BAABC" w14:textId="77777777" w:rsidR="00753F94" w:rsidRDefault="00753F94" w:rsidP="003742FA">
        <w:pPr>
          <w:pStyle w:val="Foot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sdtContent>
  </w:sdt>
  <w:p w14:paraId="7B71F6F6" w14:textId="77777777" w:rsidR="00753F94" w:rsidRDefault="00753F94" w:rsidP="008C5C7E">
    <w:pPr>
      <w:pStyle w:val="Footer"/>
      <w:ind w:left="426" w:firstLine="360"/>
    </w:pPr>
    <w:r>
      <w:rPr>
        <w:noProof/>
        <w:lang w:val="en-US"/>
      </w:rPr>
      <mc:AlternateContent>
        <mc:Choice Requires="wps">
          <w:drawing>
            <wp:anchor distT="0" distB="0" distL="114300" distR="114300" simplePos="0" relativeHeight="251689984" behindDoc="0" locked="0" layoutInCell="1" allowOverlap="1" wp14:anchorId="59DD1CAE" wp14:editId="14DE42FD">
              <wp:simplePos x="0" y="0"/>
              <wp:positionH relativeFrom="margin">
                <wp:posOffset>-821690</wp:posOffset>
              </wp:positionH>
              <wp:positionV relativeFrom="paragraph">
                <wp:posOffset>112074</wp:posOffset>
              </wp:positionV>
              <wp:extent cx="6372000" cy="4445"/>
              <wp:effectExtent l="0" t="0" r="29210" b="46355"/>
              <wp:wrapNone/>
              <wp:docPr id="6" name="Straight Connector 6">
                <a:extLst xmlns:a="http://schemas.openxmlformats.org/drawingml/2006/main">
                  <a:ext uri="{C183D7F6-B498-43B3-948B-1728B52AA6E4}">
                    <adec:decorative xmlns:adec="http://schemas.microsoft.com/office/drawing/2017/decorative"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 xmlns:a="http://schemas.openxmlformats.org/drawingml/2006/main">
                <a:graphicData uri="http://schemas.microsoft.com/office/word/2010/wordprocessingShape">
                  <wps:wsp>
                    <wps:cNvCnPr/>
                    <wps:spPr>
                      <a:xfrm>
                        <a:off x="0" y="0"/>
                        <a:ext cx="6372000" cy="4445"/>
                      </a:xfrm>
                      <a:prstGeom prst="line">
                        <a:avLst/>
                      </a:prstGeom>
                      <a:ln w="12700" cmpd="sng">
                        <a:solidFill>
                          <a:srgbClr val="00D29A"/>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74C01F0" id="Straight Connector 6" o:spid="_x0000_s1026" style="position:absolute;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4.7pt,8.8pt" to="437.0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" strokecolor="#00d29a" strokeweight="1pt">
              <v:stroke joinstyle="miter"/>
              <w10:wrap anchorx="margin"/>
            </v:line>
          </w:pict>
        </mc:Fallback>
      </mc:AlternateContent>
    </w:r>
  </w:p>
  <w:p w14:paraId="5E1C478E" w14:textId="77777777" w:rsidR="00753F94" w:rsidRDefault="00753F94" w:rsidP="003742FA">
    <w:pPr>
      <w:pStyle w:val="Footer"/>
      <w:tabs>
        <w:tab w:val="clear" w:pos="4320"/>
        <w:tab w:val="clear" w:pos="8640"/>
      </w:tabs>
      <w:ind w:left="-1134" w:firstLine="141"/>
    </w:pPr>
    <w:r>
      <w:t>Title of document</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031066995"/>
      <w:docPartObj>
        <w:docPartGallery w:val="Page Numbers (Bottom of Page)"/>
        <w:docPartUnique/>
      </w:docPartObj>
    </w:sdtPr>
    <w:sdtEndPr>
      <w:rPr>
        <w:rStyle w:val="PageNumber"/>
      </w:rPr>
    </w:sdtEndPr>
    <w:sdtContent>
      <w:p w14:paraId="436982F4" w14:textId="4E23EAD4" w:rsidR="00753F94" w:rsidRDefault="00753F94" w:rsidP="00B11DE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4B736F">
          <w:rPr>
            <w:rStyle w:val="PageNumber"/>
            <w:noProof/>
          </w:rPr>
          <w:t>29</w:t>
        </w:r>
        <w:r>
          <w:rPr>
            <w:rStyle w:val="PageNumber"/>
          </w:rPr>
          <w:fldChar w:fldCharType="end"/>
        </w:r>
      </w:p>
    </w:sdtContent>
  </w:sdt>
  <w:p w14:paraId="41D1AF92" w14:textId="77777777" w:rsidR="00753F94" w:rsidRDefault="00753F94" w:rsidP="004D25F3">
    <w:pPr>
      <w:pStyle w:val="Footer"/>
      <w:ind w:left="426" w:firstLine="360"/>
    </w:pPr>
    <w:r>
      <w:rPr>
        <w:noProof/>
        <w:lang w:val="en-US"/>
      </w:rPr>
      <mc:AlternateContent>
        <mc:Choice Requires="wps">
          <w:drawing>
            <wp:anchor distT="0" distB="0" distL="114300" distR="114300" simplePos="0" relativeHeight="251719680" behindDoc="0" locked="0" layoutInCell="1" allowOverlap="1" wp14:anchorId="56BFE318" wp14:editId="1A77F733">
              <wp:simplePos x="0" y="0"/>
              <wp:positionH relativeFrom="margin">
                <wp:posOffset>-809625</wp:posOffset>
              </wp:positionH>
              <wp:positionV relativeFrom="paragraph">
                <wp:posOffset>135078</wp:posOffset>
              </wp:positionV>
              <wp:extent cx="6372000" cy="4445"/>
              <wp:effectExtent l="0" t="0" r="29210" b="46355"/>
              <wp:wrapNone/>
              <wp:docPr id="28" name="Straight Connector 28">
                <a:extLst xmlns:a="http://schemas.openxmlformats.org/drawingml/2006/main">
                  <a:ext uri="{C183D7F6-B498-43B3-948B-1728B52AA6E4}">
                    <adec:decorative xmlns:adec="http://schemas.microsoft.com/office/drawing/2017/decorative"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 xmlns:a="http://schemas.openxmlformats.org/drawingml/2006/main">
                <a:graphicData uri="http://schemas.microsoft.com/office/word/2010/wordprocessingShape">
                  <wps:wsp>
                    <wps:cNvCnPr/>
                    <wps:spPr>
                      <a:xfrm>
                        <a:off x="0" y="0"/>
                        <a:ext cx="6372000" cy="4445"/>
                      </a:xfrm>
                      <a:prstGeom prst="line">
                        <a:avLst/>
                      </a:prstGeom>
                      <a:ln w="12700" cmpd="sng">
                        <a:solidFill>
                          <a:srgbClr val="00D29A"/>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574ACD0" id="Straight Connector 28" o:spid="_x0000_s1026" alt="&quot;&quot;" style="position:absolute;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3.75pt,10.65pt" to="438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" strokecolor="#00d29a" strokeweight="1pt">
              <v:stroke joinstyle="miter"/>
              <w10:wrap anchorx="margin"/>
            </v:line>
          </w:pict>
        </mc:Fallback>
      </mc:AlternateContent>
    </w:r>
  </w:p>
  <w:p w14:paraId="24494138" w14:textId="4E86DD34" w:rsidR="00753F94" w:rsidRDefault="00753F94" w:rsidP="000E6483">
    <w:pPr>
      <w:pStyle w:val="Footer"/>
      <w:tabs>
        <w:tab w:val="clear" w:pos="8640"/>
        <w:tab w:val="right" w:pos="13230"/>
      </w:tabs>
      <w:ind w:left="-1134"/>
    </w:pPr>
    <w:r w:rsidRPr="00D408D3">
      <w:rPr>
        <w:lang w:val="en-US"/>
      </w:rPr>
      <w:t>South Fork Eel River Water Allocation Model (SEWAM):</w:t>
    </w:r>
    <w:r>
      <w:rPr>
        <w:lang w:val="en-US"/>
      </w:rPr>
      <w:t xml:space="preserve"> </w:t>
    </w:r>
    <w:r w:rsidRPr="00D408D3">
      <w:t>Model Documentation</w:t>
    </w:r>
    <w:r>
      <w:tab/>
    </w:r>
    <w:r>
      <w:rPr>
        <w:noProof/>
        <w:lang w:val="en-US"/>
      </w:rPr>
      <w:fldChar w:fldCharType="begin"/>
    </w:r>
    <w:r>
      <w:rPr>
        <w:noProof/>
        <w:lang w:val="en-US"/>
      </w:rPr>
      <w:instrText xml:space="preserve"> PAGE  \* Arabic  \* MERGEFORMAT </w:instrText>
    </w:r>
    <w:r>
      <w:rPr>
        <w:noProof/>
        <w:lang w:val="en-US"/>
      </w:rPr>
      <w:fldChar w:fldCharType="separate"/>
    </w:r>
    <w:r w:rsidR="004B736F">
      <w:rPr>
        <w:noProof/>
        <w:lang w:val="en-US"/>
      </w:rPr>
      <w:t>29</w:t>
    </w:r>
    <w:r>
      <w:rPr>
        <w:noProof/>
        <w:lang w:val="en-US"/>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681846774"/>
      <w:docPartObj>
        <w:docPartGallery w:val="Page Numbers (Bottom of Page)"/>
        <w:docPartUnique/>
      </w:docPartObj>
    </w:sdtPr>
    <w:sdtEndPr>
      <w:rPr>
        <w:rStyle w:val="PageNumber"/>
      </w:rPr>
    </w:sdtEndPr>
    <w:sdtContent>
      <w:p w14:paraId="2544E804" w14:textId="77777777" w:rsidR="00753F94" w:rsidRDefault="00753F94" w:rsidP="00B11DE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5F8596BA" w14:textId="77777777" w:rsidR="00753F94" w:rsidRDefault="00753F94" w:rsidP="00880626">
    <w:pPr>
      <w:pStyle w:val="Footer"/>
      <w:ind w:left="426" w:firstLine="360"/>
    </w:pPr>
    <w:r w:rsidRPr="00BF3679">
      <w:rPr>
        <w:noProof/>
        <w:lang w:val="en-US"/>
      </w:rPr>
      <mc:AlternateContent>
        <mc:Choice Requires="wps">
          <w:drawing>
            <wp:anchor distT="0" distB="0" distL="114300" distR="114300" simplePos="0" relativeHeight="251721728" behindDoc="0" locked="0" layoutInCell="1" allowOverlap="1" wp14:anchorId="07530D16" wp14:editId="1829C941">
              <wp:simplePos x="0" y="0"/>
              <wp:positionH relativeFrom="margin">
                <wp:posOffset>-368490</wp:posOffset>
              </wp:positionH>
              <wp:positionV relativeFrom="paragraph">
                <wp:posOffset>139700</wp:posOffset>
              </wp:positionV>
              <wp:extent cx="9797143" cy="0"/>
              <wp:effectExtent l="0" t="0" r="0" b="0"/>
              <wp:wrapNone/>
              <wp:docPr id="50" name="Straight Connector 50">
                <a:extLst xmlns:a="http://schemas.openxmlformats.org/drawingml/2006/main">
                  <a:ext uri="{C183D7F6-B498-43B3-948B-1728B52AA6E4}">
                    <adec:decorative xmlns:adec="http://schemas.microsoft.com/office/drawing/2017/decorative"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 xmlns:a="http://schemas.openxmlformats.org/drawingml/2006/main">
                <a:graphicData uri="http://schemas.microsoft.com/office/word/2010/wordprocessingShape">
                  <wps:wsp>
                    <wps:cNvCnPr/>
                    <wps:spPr>
                      <a:xfrm>
                        <a:off x="0" y="0"/>
                        <a:ext cx="9797143" cy="0"/>
                      </a:xfrm>
                      <a:prstGeom prst="line">
                        <a:avLst/>
                      </a:prstGeom>
                      <a:ln w="12700" cmpd="sng">
                        <a:solidFill>
                          <a:srgbClr val="00D29A"/>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C625719" id="Straight Connector 50" o:spid="_x0000_s1026" alt="&quot;&quot;" style="position:absolute;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9pt,11pt" to="742.4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" strokecolor="#00d29a" strokeweight="1pt">
              <v:stroke joinstyle="miter"/>
              <w10:wrap anchorx="margin"/>
            </v:line>
          </w:pict>
        </mc:Fallback>
      </mc:AlternateContent>
    </w:r>
  </w:p>
  <w:p w14:paraId="22F43D08" w14:textId="77777777" w:rsidR="00753F94" w:rsidRDefault="00753F94" w:rsidP="0006405B">
    <w:pPr>
      <w:pStyle w:val="Footer"/>
      <w:tabs>
        <w:tab w:val="clear" w:pos="8640"/>
        <w:tab w:val="right" w:pos="13230"/>
      </w:tabs>
      <w:ind w:left="0" w:right="72"/>
    </w:pPr>
    <w:r w:rsidRPr="00D408D3">
      <w:rPr>
        <w:lang w:val="en-US"/>
      </w:rPr>
      <w:t>South Fork Eel River Water Allocation Model (SEWAM):</w:t>
    </w:r>
    <w:r>
      <w:rPr>
        <w:lang w:val="en-US"/>
      </w:rPr>
      <w:t xml:space="preserve"> </w:t>
    </w:r>
    <w:r w:rsidRPr="00D408D3">
      <w:t>Model Documentation</w:t>
    </w:r>
    <w:r w:rsidDel="0077451C">
      <w:rPr>
        <w:noProof/>
        <w:lang w:val="en-US"/>
      </w:rPr>
      <w:t xml:space="preserve"> </w:t>
    </w:r>
    <w:r>
      <w:tab/>
    </w:r>
    <w:r>
      <w:rPr>
        <w:noProof/>
        <w:lang w:val="en-US"/>
      </w:rPr>
      <w:fldChar w:fldCharType="begin"/>
    </w:r>
    <w:r>
      <w:rPr>
        <w:noProof/>
        <w:lang w:val="en-US"/>
      </w:rPr>
      <w:instrText xml:space="preserve"> PAGE  \* Arabic  \* MERGEFORMAT </w:instrText>
    </w:r>
    <w:r>
      <w:rPr>
        <w:noProof/>
        <w:lang w:val="en-US"/>
      </w:rPr>
      <w:fldChar w:fldCharType="separate"/>
    </w:r>
    <w:r>
      <w:rPr>
        <w:noProof/>
        <w:lang w:val="en-US"/>
      </w:rPr>
      <w:t>3</w:t>
    </w:r>
    <w:r>
      <w:rPr>
        <w:noProof/>
        <w:lang w:val="en-US"/>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306595264"/>
      <w:docPartObj>
        <w:docPartGallery w:val="Page Numbers (Bottom of Page)"/>
        <w:docPartUnique/>
      </w:docPartObj>
    </w:sdtPr>
    <w:sdtEndPr>
      <w:rPr>
        <w:rStyle w:val="PageNumber"/>
      </w:rPr>
    </w:sdtEndPr>
    <w:sdtContent>
      <w:p w14:paraId="419EDAD2" w14:textId="3E344159" w:rsidR="00753F94" w:rsidRDefault="00753F94" w:rsidP="00B11DE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4B736F">
          <w:rPr>
            <w:rStyle w:val="PageNumber"/>
            <w:noProof/>
          </w:rPr>
          <w:t>72</w:t>
        </w:r>
        <w:r>
          <w:rPr>
            <w:rStyle w:val="PageNumber"/>
          </w:rPr>
          <w:fldChar w:fldCharType="end"/>
        </w:r>
      </w:p>
    </w:sdtContent>
  </w:sdt>
  <w:p w14:paraId="063D840F" w14:textId="77777777" w:rsidR="00753F94" w:rsidRDefault="00753F94" w:rsidP="00880626">
    <w:pPr>
      <w:pStyle w:val="Footer"/>
      <w:ind w:left="426" w:firstLine="360"/>
    </w:pPr>
    <w:r w:rsidRPr="00BF3679">
      <w:rPr>
        <w:noProof/>
        <w:lang w:val="en-US"/>
      </w:rPr>
      <mc:AlternateContent>
        <mc:Choice Requires="wps">
          <w:drawing>
            <wp:anchor distT="0" distB="0" distL="114300" distR="114300" simplePos="0" relativeHeight="251723776" behindDoc="0" locked="0" layoutInCell="1" allowOverlap="1" wp14:anchorId="7481480A" wp14:editId="1EB5A8E3">
              <wp:simplePos x="0" y="0"/>
              <wp:positionH relativeFrom="margin">
                <wp:posOffset>-368490</wp:posOffset>
              </wp:positionH>
              <wp:positionV relativeFrom="paragraph">
                <wp:posOffset>139700</wp:posOffset>
              </wp:positionV>
              <wp:extent cx="9797143" cy="0"/>
              <wp:effectExtent l="0" t="0" r="0" b="0"/>
              <wp:wrapNone/>
              <wp:docPr id="61" name="Straight Connector 61">
                <a:extLst xmlns:a="http://schemas.openxmlformats.org/drawingml/2006/main">
                  <a:ext uri="{C183D7F6-B498-43B3-948B-1728B52AA6E4}">
                    <adec:decorative xmlns:adec="http://schemas.microsoft.com/office/drawing/2017/decorative"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 xmlns:a="http://schemas.openxmlformats.org/drawingml/2006/main">
                <a:graphicData uri="http://schemas.microsoft.com/office/word/2010/wordprocessingShape">
                  <wps:wsp>
                    <wps:cNvCnPr/>
                    <wps:spPr>
                      <a:xfrm>
                        <a:off x="0" y="0"/>
                        <a:ext cx="9797143" cy="0"/>
                      </a:xfrm>
                      <a:prstGeom prst="line">
                        <a:avLst/>
                      </a:prstGeom>
                      <a:ln w="12700" cmpd="sng">
                        <a:solidFill>
                          <a:srgbClr val="00D29A"/>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25FAFF7" id="Straight Connector 61" o:spid="_x0000_s1026" alt="&quot;&quot;" style="position:absolute;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9pt,11pt" to="742.4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" strokecolor="#00d29a" strokeweight="1pt">
              <v:stroke joinstyle="miter"/>
              <w10:wrap anchorx="margin"/>
            </v:line>
          </w:pict>
        </mc:Fallback>
      </mc:AlternateContent>
    </w:r>
  </w:p>
  <w:p w14:paraId="00FFD7CB" w14:textId="60E19B48" w:rsidR="00753F94" w:rsidRDefault="00753F94" w:rsidP="0006405B">
    <w:pPr>
      <w:pStyle w:val="Footer"/>
      <w:tabs>
        <w:tab w:val="clear" w:pos="8640"/>
        <w:tab w:val="right" w:pos="13230"/>
      </w:tabs>
      <w:ind w:left="0" w:right="72"/>
    </w:pPr>
    <w:r w:rsidRPr="00D408D3">
      <w:rPr>
        <w:lang w:val="en-US"/>
      </w:rPr>
      <w:t>South Fork Eel River Water Allocation Model (SEWAM):</w:t>
    </w:r>
    <w:r>
      <w:rPr>
        <w:lang w:val="en-US"/>
      </w:rPr>
      <w:t xml:space="preserve"> </w:t>
    </w:r>
    <w:r w:rsidRPr="00D408D3">
      <w:t>Model Documentation</w:t>
    </w:r>
    <w:r w:rsidDel="0077451C">
      <w:rPr>
        <w:noProof/>
        <w:lang w:val="en-US"/>
      </w:rPr>
      <w:t xml:space="preserve"> </w:t>
    </w:r>
    <w:r>
      <w:tab/>
    </w:r>
    <w:r>
      <w:rPr>
        <w:noProof/>
        <w:lang w:val="en-US"/>
      </w:rPr>
      <w:fldChar w:fldCharType="begin"/>
    </w:r>
    <w:r>
      <w:rPr>
        <w:noProof/>
        <w:lang w:val="en-US"/>
      </w:rPr>
      <w:instrText xml:space="preserve"> PAGE  \* Arabic  \* MERGEFORMAT </w:instrText>
    </w:r>
    <w:r>
      <w:rPr>
        <w:noProof/>
        <w:lang w:val="en-US"/>
      </w:rPr>
      <w:fldChar w:fldCharType="separate"/>
    </w:r>
    <w:r w:rsidR="004B736F">
      <w:rPr>
        <w:noProof/>
        <w:lang w:val="en-US"/>
      </w:rPr>
      <w:t>72</w:t>
    </w:r>
    <w:r>
      <w:rPr>
        <w:noProof/>
        <w:lang w:val="en-US"/>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056517719"/>
      <w:docPartObj>
        <w:docPartGallery w:val="Page Numbers (Bottom of Page)"/>
        <w:docPartUnique/>
      </w:docPartObj>
    </w:sdtPr>
    <w:sdtEndPr>
      <w:rPr>
        <w:rStyle w:val="PageNumber"/>
      </w:rPr>
    </w:sdtEndPr>
    <w:sdtContent>
      <w:p w14:paraId="07E5F281" w14:textId="42734606" w:rsidR="00753F94" w:rsidRDefault="00753F94" w:rsidP="00B11DE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4B736F">
          <w:rPr>
            <w:rStyle w:val="PageNumber"/>
            <w:noProof/>
          </w:rPr>
          <w:t>73</w:t>
        </w:r>
        <w:r>
          <w:rPr>
            <w:rStyle w:val="PageNumber"/>
          </w:rPr>
          <w:fldChar w:fldCharType="end"/>
        </w:r>
      </w:p>
    </w:sdtContent>
  </w:sdt>
  <w:p w14:paraId="1B94FE1B" w14:textId="77777777" w:rsidR="00753F94" w:rsidRDefault="00753F94" w:rsidP="00880626">
    <w:pPr>
      <w:pStyle w:val="Footer"/>
      <w:ind w:left="426" w:firstLine="360"/>
    </w:pPr>
    <w:r w:rsidRPr="00BF3679">
      <w:rPr>
        <w:noProof/>
        <w:lang w:val="en-US"/>
      </w:rPr>
      <mc:AlternateContent>
        <mc:Choice Requires="wps">
          <w:drawing>
            <wp:anchor distT="0" distB="0" distL="114300" distR="114300" simplePos="0" relativeHeight="251725824" behindDoc="0" locked="0" layoutInCell="1" allowOverlap="1" wp14:anchorId="14EC1F23" wp14:editId="41733DA8">
              <wp:simplePos x="0" y="0"/>
              <wp:positionH relativeFrom="margin">
                <wp:posOffset>-368490</wp:posOffset>
              </wp:positionH>
              <wp:positionV relativeFrom="paragraph">
                <wp:posOffset>139700</wp:posOffset>
              </wp:positionV>
              <wp:extent cx="9797143" cy="0"/>
              <wp:effectExtent l="0" t="0" r="0" b="0"/>
              <wp:wrapNone/>
              <wp:docPr id="62" name="Straight Connector 62">
                <a:extLst xmlns:a="http://schemas.openxmlformats.org/drawingml/2006/main">
                  <a:ext uri="{C183D7F6-B498-43B3-948B-1728B52AA6E4}">
                    <adec:decorative xmlns:adec="http://schemas.microsoft.com/office/drawing/2017/decorative"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 xmlns:a="http://schemas.openxmlformats.org/drawingml/2006/main">
                <a:graphicData uri="http://schemas.microsoft.com/office/word/2010/wordprocessingShape">
                  <wps:wsp>
                    <wps:cNvCnPr/>
                    <wps:spPr>
                      <a:xfrm>
                        <a:off x="0" y="0"/>
                        <a:ext cx="9797143" cy="0"/>
                      </a:xfrm>
                      <a:prstGeom prst="line">
                        <a:avLst/>
                      </a:prstGeom>
                      <a:ln w="12700" cmpd="sng">
                        <a:solidFill>
                          <a:srgbClr val="00D29A"/>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1DB798C" id="Straight Connector 62" o:spid="_x0000_s1026" alt="&quot;&quot;" style="position:absolute;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9pt,11pt" to="742.4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" strokecolor="#00d29a" strokeweight="1pt">
              <v:stroke joinstyle="miter"/>
              <w10:wrap anchorx="margin"/>
            </v:line>
          </w:pict>
        </mc:Fallback>
      </mc:AlternateContent>
    </w:r>
  </w:p>
  <w:p w14:paraId="3DE510F9" w14:textId="1A89DBAD" w:rsidR="00753F94" w:rsidRDefault="00753F94" w:rsidP="0006405B">
    <w:pPr>
      <w:pStyle w:val="Footer"/>
      <w:tabs>
        <w:tab w:val="clear" w:pos="8640"/>
        <w:tab w:val="right" w:pos="13230"/>
      </w:tabs>
      <w:ind w:left="0" w:right="72"/>
    </w:pPr>
    <w:r w:rsidRPr="00D408D3">
      <w:rPr>
        <w:lang w:val="en-US"/>
      </w:rPr>
      <w:t>South Fork Eel River Water Allocation Model (SEWAM):</w:t>
    </w:r>
    <w:r>
      <w:rPr>
        <w:lang w:val="en-US"/>
      </w:rPr>
      <w:t xml:space="preserve"> </w:t>
    </w:r>
    <w:r w:rsidRPr="00D408D3">
      <w:t>Model Documentation</w:t>
    </w:r>
    <w:r w:rsidDel="0077451C">
      <w:rPr>
        <w:noProof/>
        <w:lang w:val="en-US"/>
      </w:rPr>
      <w:t xml:space="preserve"> </w:t>
    </w:r>
    <w:r>
      <w:tab/>
    </w:r>
    <w:r>
      <w:rPr>
        <w:noProof/>
        <w:lang w:val="en-US"/>
      </w:rPr>
      <w:fldChar w:fldCharType="begin"/>
    </w:r>
    <w:r>
      <w:rPr>
        <w:noProof/>
        <w:lang w:val="en-US"/>
      </w:rPr>
      <w:instrText xml:space="preserve"> PAGE  \* Arabic  \* MERGEFORMAT </w:instrText>
    </w:r>
    <w:r>
      <w:rPr>
        <w:noProof/>
        <w:lang w:val="en-US"/>
      </w:rPr>
      <w:fldChar w:fldCharType="separate"/>
    </w:r>
    <w:r w:rsidR="004B736F">
      <w:rPr>
        <w:noProof/>
        <w:lang w:val="en-US"/>
      </w:rPr>
      <w:t>73</w:t>
    </w:r>
    <w:r>
      <w:rPr>
        <w:noProof/>
        <w:lang w:val="en-US"/>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509762476"/>
      <w:docPartObj>
        <w:docPartGallery w:val="Page Numbers (Bottom of Page)"/>
        <w:docPartUnique/>
      </w:docPartObj>
    </w:sdtPr>
    <w:sdtEndPr>
      <w:rPr>
        <w:rStyle w:val="PageNumber"/>
      </w:rPr>
    </w:sdtEndPr>
    <w:sdtContent>
      <w:p w14:paraId="3C6A230A" w14:textId="0922F856" w:rsidR="00753F94" w:rsidRDefault="00753F94" w:rsidP="00B11DE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4B736F">
          <w:rPr>
            <w:rStyle w:val="PageNumber"/>
            <w:noProof/>
          </w:rPr>
          <w:t>96</w:t>
        </w:r>
        <w:r>
          <w:rPr>
            <w:rStyle w:val="PageNumber"/>
          </w:rPr>
          <w:fldChar w:fldCharType="end"/>
        </w:r>
      </w:p>
    </w:sdtContent>
  </w:sdt>
  <w:p w14:paraId="534FE22D" w14:textId="77777777" w:rsidR="00753F94" w:rsidRDefault="00753F94" w:rsidP="00880626">
    <w:pPr>
      <w:pStyle w:val="Footer"/>
      <w:ind w:left="426" w:firstLine="360"/>
    </w:pPr>
    <w:r w:rsidRPr="00BF3679">
      <w:rPr>
        <w:noProof/>
        <w:lang w:val="en-US"/>
      </w:rPr>
      <mc:AlternateContent>
        <mc:Choice Requires="wps">
          <w:drawing>
            <wp:anchor distT="0" distB="0" distL="114300" distR="114300" simplePos="0" relativeHeight="251717632" behindDoc="0" locked="0" layoutInCell="1" allowOverlap="1" wp14:anchorId="5BB94895" wp14:editId="6E225EBB">
              <wp:simplePos x="0" y="0"/>
              <wp:positionH relativeFrom="margin">
                <wp:posOffset>-368490</wp:posOffset>
              </wp:positionH>
              <wp:positionV relativeFrom="paragraph">
                <wp:posOffset>139700</wp:posOffset>
              </wp:positionV>
              <wp:extent cx="9797143" cy="0"/>
              <wp:effectExtent l="0" t="0" r="0" b="0"/>
              <wp:wrapNone/>
              <wp:docPr id="31" name="Straight Connector 31">
                <a:extLst xmlns:a="http://schemas.openxmlformats.org/drawingml/2006/main">
                  <a:ext uri="{C183D7F6-B498-43B3-948B-1728B52AA6E4}">
                    <adec:decorative xmlns:adec="http://schemas.microsoft.com/office/drawing/2017/decorative"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 xmlns:a="http://schemas.openxmlformats.org/drawingml/2006/main">
                <a:graphicData uri="http://schemas.microsoft.com/office/word/2010/wordprocessingShape">
                  <wps:wsp>
                    <wps:cNvCnPr/>
                    <wps:spPr>
                      <a:xfrm>
                        <a:off x="0" y="0"/>
                        <a:ext cx="9797143" cy="0"/>
                      </a:xfrm>
                      <a:prstGeom prst="line">
                        <a:avLst/>
                      </a:prstGeom>
                      <a:ln w="12700" cmpd="sng">
                        <a:solidFill>
                          <a:srgbClr val="00D29A"/>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EE2F4F8" id="Straight Connector 31" o:spid="_x0000_s1026" style="position:absolute;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9pt,11pt" to="742.4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" strokecolor="#00d29a" strokeweight="1pt">
              <v:stroke joinstyle="miter"/>
              <w10:wrap anchorx="margin"/>
            </v:line>
          </w:pict>
        </mc:Fallback>
      </mc:AlternateContent>
    </w:r>
  </w:p>
  <w:p w14:paraId="78E2E1B0" w14:textId="73AF4811" w:rsidR="00753F94" w:rsidRDefault="00753F94" w:rsidP="0006405B">
    <w:pPr>
      <w:pStyle w:val="Footer"/>
      <w:tabs>
        <w:tab w:val="clear" w:pos="8640"/>
        <w:tab w:val="right" w:pos="13230"/>
      </w:tabs>
      <w:ind w:left="0" w:right="72"/>
    </w:pPr>
    <w:r w:rsidRPr="00D408D3">
      <w:rPr>
        <w:lang w:val="en-US"/>
      </w:rPr>
      <w:t>South Fork Eel River Water Allocation Model (SEWAM):</w:t>
    </w:r>
    <w:r>
      <w:rPr>
        <w:lang w:val="en-US"/>
      </w:rPr>
      <w:t xml:space="preserve"> </w:t>
    </w:r>
    <w:r w:rsidRPr="00D408D3">
      <w:t>Model Documentation</w:t>
    </w:r>
    <w:r w:rsidDel="0077451C">
      <w:rPr>
        <w:noProof/>
        <w:lang w:val="en-US"/>
      </w:rPr>
      <w:t xml:space="preserve"> </w:t>
    </w:r>
    <w:r>
      <w:tab/>
    </w:r>
    <w:r>
      <w:rPr>
        <w:noProof/>
        <w:lang w:val="en-US"/>
      </w:rPr>
      <w:fldChar w:fldCharType="begin"/>
    </w:r>
    <w:r>
      <w:rPr>
        <w:noProof/>
        <w:lang w:val="en-US"/>
      </w:rPr>
      <w:instrText xml:space="preserve"> PAGE  \* Arabic  \* MERGEFORMAT </w:instrText>
    </w:r>
    <w:r>
      <w:rPr>
        <w:noProof/>
        <w:lang w:val="en-US"/>
      </w:rPr>
      <w:fldChar w:fldCharType="separate"/>
    </w:r>
    <w:r w:rsidR="004B736F">
      <w:rPr>
        <w:noProof/>
        <w:lang w:val="en-US"/>
      </w:rPr>
      <w:t>96</w:t>
    </w:r>
    <w:r>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719659" w14:textId="77777777" w:rsidR="002E168A" w:rsidRDefault="002E168A" w:rsidP="0006405B">
      <w:pPr>
        <w:spacing w:after="0"/>
      </w:pPr>
      <w:r>
        <w:separator/>
      </w:r>
    </w:p>
  </w:footnote>
  <w:footnote w:type="continuationSeparator" w:id="0">
    <w:p w14:paraId="4674C82D" w14:textId="77777777" w:rsidR="002E168A" w:rsidRDefault="002E168A" w:rsidP="00300305">
      <w:r>
        <w:continuationSeparator/>
      </w:r>
    </w:p>
  </w:footnote>
  <w:footnote w:id="1">
    <w:p w14:paraId="445C454A" w14:textId="37CC1AF7" w:rsidR="00753F94" w:rsidRPr="00880C82" w:rsidRDefault="00753F94" w:rsidP="0099410E">
      <w:pPr>
        <w:pStyle w:val="FootnoteText"/>
        <w:rPr>
          <w:lang w:val="en-US"/>
        </w:rPr>
      </w:pPr>
      <w:r w:rsidRPr="00880C82">
        <w:rPr>
          <w:rStyle w:val="FootnoteReference"/>
          <w:lang w:val="en-US"/>
        </w:rPr>
        <w:footnoteRef/>
      </w:r>
      <w:r w:rsidRPr="00880C82">
        <w:rPr>
          <w:lang w:val="en-US"/>
        </w:rPr>
        <w:t xml:space="preserve"> </w:t>
      </w:r>
      <w:r w:rsidRPr="0006405B">
        <w:rPr>
          <w:lang w:val="en-US"/>
        </w:rPr>
        <w:t>Since th</w:t>
      </w:r>
      <w:r>
        <w:rPr>
          <w:lang w:val="en-US"/>
        </w:rPr>
        <w:t>e original SacWAM</w:t>
      </w:r>
      <w:r w:rsidRPr="0006405B">
        <w:rPr>
          <w:lang w:val="en-US"/>
        </w:rPr>
        <w:t xml:space="preserve"> guide was written, WEAP has been updated to allow </w:t>
      </w:r>
      <w:r w:rsidRPr="00880C82">
        <w:t>demand priorities</w:t>
      </w:r>
      <w:r>
        <w:t xml:space="preserve"> and supply preferences</w:t>
      </w:r>
      <w:r w:rsidRPr="00880C82">
        <w:t xml:space="preserve"> from 1 to 999 </w:t>
      </w:r>
      <w:r>
        <w:t>999 </w:t>
      </w:r>
      <w:r w:rsidRPr="0006405B">
        <w:rPr>
          <w:lang w:val="en-US"/>
        </w:rPr>
        <w:t xml:space="preserve">999. This change </w:t>
      </w:r>
      <w:r w:rsidRPr="00880C82">
        <w:t>accommodates</w:t>
      </w:r>
      <w:r w:rsidRPr="0006405B">
        <w:rPr>
          <w:lang w:val="en-US"/>
        </w:rPr>
        <w:t xml:space="preserve"> using dates (such as </w:t>
      </w:r>
      <w:r w:rsidRPr="00880C82">
        <w:t>water</w:t>
      </w:r>
      <w:r w:rsidRPr="0006405B">
        <w:rPr>
          <w:lang w:val="en-US"/>
        </w:rPr>
        <w:t xml:space="preserve"> rights issuance</w:t>
      </w:r>
      <w:r>
        <w:t xml:space="preserve"> dates</w:t>
      </w:r>
      <w:r w:rsidRPr="0006405B">
        <w:rPr>
          <w:lang w:val="en-US"/>
        </w:rPr>
        <w:t xml:space="preserve"> in the format YYYYMMDD)</w:t>
      </w:r>
      <w:r>
        <w:t xml:space="preserve"> </w:t>
      </w:r>
      <w:r w:rsidRPr="0006405B">
        <w:rPr>
          <w:lang w:val="en-US"/>
        </w:rPr>
        <w:t>as demand priorities</w:t>
      </w:r>
      <w:r>
        <w:t xml:space="preserve">. This demand priority range can be set under Basic Parameters in the General WEAP menu. </w:t>
      </w:r>
    </w:p>
  </w:footnote>
  <w:footnote w:id="2">
    <w:p w14:paraId="3F683D3C" w14:textId="77777777" w:rsidR="00753F94" w:rsidRPr="00AE5916" w:rsidRDefault="00753F94" w:rsidP="00CD4C07">
      <w:pPr>
        <w:pStyle w:val="FootnoteText"/>
        <w:rPr>
          <w:lang w:val="en-US"/>
        </w:rPr>
      </w:pPr>
      <w:r>
        <w:rPr>
          <w:rStyle w:val="FootnoteReference"/>
        </w:rPr>
        <w:footnoteRef/>
      </w:r>
      <w:r>
        <w:t xml:space="preserve"> </w:t>
      </w:r>
      <w:r w:rsidRPr="00AE5916">
        <w:t>Applications with only domestic listed as a BU were used to ensure that the DT is isolated to only domestic.</w:t>
      </w:r>
    </w:p>
  </w:footnote>
  <w:footnote w:id="3">
    <w:p w14:paraId="1D020E46" w14:textId="77777777" w:rsidR="00753F94" w:rsidRPr="00AE5916" w:rsidRDefault="00753F94" w:rsidP="00CD4C07">
      <w:pPr>
        <w:pStyle w:val="FootnoteText"/>
        <w:rPr>
          <w:lang w:val="en-US"/>
        </w:rPr>
      </w:pPr>
      <w:r>
        <w:rPr>
          <w:rStyle w:val="FootnoteReference"/>
        </w:rPr>
        <w:footnoteRef/>
      </w:r>
      <w:r>
        <w:t xml:space="preserve"> </w:t>
      </w:r>
      <w:r w:rsidRPr="00AE5916">
        <w:t>The maximum year of reported DT was not used to estimate Indoor DT because it is assumed that Indoor DT does not significantly vary in drought conditions.</w:t>
      </w:r>
    </w:p>
  </w:footnote>
  <w:footnote w:id="4">
    <w:p w14:paraId="72EA6759" w14:textId="77777777" w:rsidR="00753F94" w:rsidRPr="00AE5916" w:rsidRDefault="00753F94" w:rsidP="00CD4C07">
      <w:pPr>
        <w:pStyle w:val="FootnoteText"/>
        <w:rPr>
          <w:lang w:val="en-US"/>
        </w:rPr>
      </w:pPr>
      <w:r>
        <w:rPr>
          <w:rStyle w:val="FootnoteReference"/>
        </w:rPr>
        <w:footnoteRef/>
      </w:r>
      <w:r>
        <w:t xml:space="preserve"> </w:t>
      </w:r>
      <w:r w:rsidRPr="00AE5916">
        <w:t>Applications with annual average reported DT &gt; 10 acre-feet/ were removed from the Indoor DT dataset, as they represent outliers that would dominate the effect of smaller applications. Applications with a minimum monthly DT of 0 were also removed from because they reflect a lack of permission to divert water during certain months rather than a lack of demand for of Indoor DT demand.</w:t>
      </w:r>
    </w:p>
  </w:footnote>
  <w:footnote w:id="5">
    <w:p w14:paraId="258BABF5" w14:textId="77777777" w:rsidR="00753F94" w:rsidRPr="00AE5916" w:rsidRDefault="00753F94" w:rsidP="00CD4C07">
      <w:pPr>
        <w:pStyle w:val="FootnoteText"/>
        <w:rPr>
          <w:lang w:val="en-US"/>
        </w:rPr>
      </w:pPr>
      <w:r>
        <w:rPr>
          <w:rStyle w:val="FootnoteReference"/>
        </w:rPr>
        <w:footnoteRef/>
      </w:r>
      <w:r>
        <w:t xml:space="preserve"> </w:t>
      </w:r>
      <w:r w:rsidRPr="00AE5916">
        <w:t>The median is used to calculate indoor DT because a typical, representative Indoor DT is desired.</w:t>
      </w:r>
    </w:p>
  </w:footnote>
  <w:footnote w:id="6">
    <w:p w14:paraId="7A509BC2" w14:textId="77777777" w:rsidR="00753F94" w:rsidRPr="007B32AD" w:rsidRDefault="00753F94" w:rsidP="00CD4C07">
      <w:pPr>
        <w:pStyle w:val="FootnoteText"/>
        <w:rPr>
          <w:lang w:val="en-US"/>
        </w:rPr>
      </w:pPr>
      <w:r>
        <w:rPr>
          <w:rStyle w:val="FootnoteReference"/>
        </w:rPr>
        <w:footnoteRef/>
      </w:r>
      <w:r>
        <w:t xml:space="preserve"> </w:t>
      </w:r>
      <w:r w:rsidRPr="007B32AD">
        <w:t>The reported DT was taken from the year of maximum DT for Landscaping DT in order to represent landscaping during possible drought or curtailment situations.</w:t>
      </w:r>
    </w:p>
  </w:footnote>
  <w:footnote w:id="7">
    <w:p w14:paraId="017465CE" w14:textId="77777777" w:rsidR="00753F94" w:rsidRPr="007B32AD" w:rsidRDefault="00753F94" w:rsidP="00CD4C07">
      <w:pPr>
        <w:pStyle w:val="FootnoteText"/>
        <w:rPr>
          <w:lang w:val="en-US"/>
        </w:rPr>
      </w:pPr>
      <w:r>
        <w:rPr>
          <w:rStyle w:val="FootnoteReference"/>
        </w:rPr>
        <w:footnoteRef/>
      </w:r>
      <w:r>
        <w:t xml:space="preserve"> </w:t>
      </w:r>
      <w:r w:rsidRPr="007B32AD">
        <w:t>Applications with annual maximum reported DT &gt; 10 acre-feet/year were removed from the Landscaping DT dataset, as they represent outliers that would dominate the effect of smaller applications. Applications that had months containing DT values of 0 were removed as well because they represent a lack of permission to divert water during certain months rather than a lack of Landscaping DT demand. Applications that reported identical DT each month were removed as well, as it was assumed that they reflect erroneous monthly reporting.</w:t>
      </w:r>
    </w:p>
  </w:footnote>
  <w:footnote w:id="8">
    <w:p w14:paraId="69723AEB" w14:textId="77777777" w:rsidR="00753F94" w:rsidRPr="007B32AD" w:rsidRDefault="00753F94" w:rsidP="00CD4C07">
      <w:pPr>
        <w:pStyle w:val="FootnoteText"/>
        <w:rPr>
          <w:lang w:val="en-US"/>
        </w:rPr>
      </w:pPr>
      <w:r>
        <w:rPr>
          <w:rStyle w:val="FootnoteReference"/>
        </w:rPr>
        <w:footnoteRef/>
      </w:r>
      <w:r>
        <w:t xml:space="preserve"> The mean was used to calculate the representative Landscaping DT values because the irregular pattern of 0 values from the Permitted DT period distort the median.</w:t>
      </w:r>
    </w:p>
  </w:footnote>
  <w:footnote w:id="9">
    <w:p w14:paraId="5D85CA21" w14:textId="6E531708" w:rsidR="00753F94" w:rsidRPr="006E6EA6" w:rsidRDefault="00753F94">
      <w:pPr>
        <w:pStyle w:val="FootnoteText"/>
        <w:rPr>
          <w:lang w:val="en-US"/>
        </w:rPr>
      </w:pPr>
      <w:r>
        <w:rPr>
          <w:rStyle w:val="FootnoteReference"/>
        </w:rPr>
        <w:footnoteRef/>
      </w:r>
      <w:r>
        <w:t xml:space="preserve"> </w:t>
      </w:r>
      <w:r w:rsidRPr="006E6EA6">
        <w:t xml:space="preserve">For the reported distributions, the applications with reported DT&gt;100 acre-feet/year </w:t>
      </w:r>
      <w:r>
        <w:t xml:space="preserve">were determined to </w:t>
      </w:r>
      <w:r w:rsidRPr="006E6EA6">
        <w:t xml:space="preserve">represent reporting errors </w:t>
      </w:r>
      <w:r>
        <w:t>or</w:t>
      </w:r>
      <w:r w:rsidRPr="006E6EA6">
        <w:t xml:space="preserve"> extreme outliers and were removed. From the remaining applications, the highest and lowest 5% of DT values were removed from each BU group, as they represent outliers that would distort the mean.</w:t>
      </w:r>
    </w:p>
  </w:footnote>
  <w:footnote w:id="10">
    <w:p w14:paraId="2F07A358" w14:textId="77777777" w:rsidR="00753F94" w:rsidRPr="006E6EA6" w:rsidRDefault="00753F94" w:rsidP="000A11F0">
      <w:pPr>
        <w:pStyle w:val="FootnoteText"/>
        <w:rPr>
          <w:lang w:val="en-US"/>
        </w:rPr>
      </w:pPr>
      <w:r>
        <w:rPr>
          <w:rStyle w:val="FootnoteReference"/>
        </w:rPr>
        <w:footnoteRef/>
      </w:r>
      <w:r>
        <w:t xml:space="preserve"> </w:t>
      </w:r>
      <w:r w:rsidRPr="006E6EA6">
        <w:t>For the average monthly Permitted DT distributions, the applications with the highest and lowest 5% Allowed DT’s for each BU group were removed, as they represent outliers that would distort the mean.</w:t>
      </w:r>
    </w:p>
  </w:footnote>
  <w:footnote w:id="11">
    <w:p w14:paraId="7A9602D4" w14:textId="77777777" w:rsidR="00753F94" w:rsidRPr="00477871" w:rsidRDefault="00753F94" w:rsidP="00427D8E">
      <w:pPr>
        <w:pStyle w:val="FootnoteText"/>
        <w:rPr>
          <w:lang w:val="en-US"/>
        </w:rPr>
      </w:pPr>
      <w:r>
        <w:rPr>
          <w:rStyle w:val="FootnoteReference"/>
        </w:rPr>
        <w:footnoteRef/>
      </w:r>
      <w:r>
        <w:t xml:space="preserve"> </w:t>
      </w:r>
      <w:r w:rsidRPr="00477871">
        <w:t xml:space="preserve">The applications with Reported </w:t>
      </w:r>
      <w:r>
        <w:t>AU</w:t>
      </w:r>
      <w:r w:rsidRPr="00477871">
        <w:t xml:space="preserve"> &gt; 100 acre-feet/year represent reporting errors and extreme outliers and were removed. From the remaining applications, the highest and lowest 5% of </w:t>
      </w:r>
      <w:r>
        <w:t>AU</w:t>
      </w:r>
      <w:r w:rsidRPr="00477871">
        <w:t xml:space="preserve"> values were removed from each BU group, as they represent outliers that would distort the mean.</w:t>
      </w:r>
    </w:p>
  </w:footnote>
  <w:footnote w:id="12">
    <w:p w14:paraId="4A921EF6" w14:textId="2AFB1259" w:rsidR="00753F94" w:rsidRDefault="00753F94" w:rsidP="00427D8E">
      <w:pPr>
        <w:pStyle w:val="FootnoteText"/>
      </w:pPr>
      <w:r>
        <w:rPr>
          <w:rStyle w:val="FootnoteReference"/>
        </w:rPr>
        <w:footnoteRef/>
      </w:r>
      <w:r>
        <w:t xml:space="preserve"> Only those applications with (1) maximum Annual DT &lt; Face Value (others are illegal or a reporting error), (2) maximum annual DT &gt; 5% of Face Value (discards outliers), and (3) Face Value &lt; 50 AF (discards outliers) were entered into the dataset. Of these values in the dataset, the largest 10% of Face Values and the largest 10% of (Face Value maximum annual DT) values were removed from each BU group (these values all represent outliers that would distort the mean and dominate the effect of smaller applications).</w:t>
      </w:r>
    </w:p>
    <w:p w14:paraId="62BA975C" w14:textId="77777777" w:rsidR="00753F94" w:rsidRPr="002A70F2" w:rsidRDefault="00753F94" w:rsidP="00427D8E">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13116" w14:textId="77777777" w:rsidR="00753F94" w:rsidRDefault="00753F94" w:rsidP="00BE1B5F">
    <w:pPr>
      <w:pStyle w:val="Header"/>
      <w:framePr w:wrap="around" w:vAnchor="text" w:hAnchor="margin" w:y="1"/>
      <w:rPr>
        <w:rStyle w:val="PageNumber"/>
      </w:rPr>
    </w:pPr>
    <w:r>
      <w:rPr>
        <w:rStyle w:val="PageNumber"/>
        <w:rFonts w:hint="eastAsia"/>
      </w:rPr>
      <w:fldChar w:fldCharType="begin"/>
    </w:r>
    <w:r>
      <w:rPr>
        <w:rStyle w:val="PageNumber"/>
        <w:rFonts w:hint="eastAsia"/>
      </w:rPr>
      <w:instrText xml:space="preserve">PAGE  </w:instrText>
    </w:r>
    <w:r>
      <w:rPr>
        <w:rStyle w:val="PageNumber"/>
        <w:rFonts w:hint="eastAsia"/>
      </w:rPr>
      <w:fldChar w:fldCharType="end"/>
    </w:r>
  </w:p>
  <w:p w14:paraId="7894E8CA" w14:textId="77777777" w:rsidR="00753F94" w:rsidRDefault="00753F94" w:rsidP="00BE1B5F">
    <w:pPr>
      <w:pStyle w:val="Header"/>
      <w:ind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1E09C4" w14:textId="77777777" w:rsidR="00753F94" w:rsidRPr="00BF3679" w:rsidRDefault="00753F94" w:rsidP="004610E3">
    <w:pPr>
      <w:pStyle w:val="PagerunningheadLeftPagefurniture"/>
      <w:ind w:left="-1134" w:firstLine="0"/>
    </w:pPr>
    <w:r w:rsidRPr="00BF3679">
      <w:rPr>
        <w:noProof/>
        <w:lang w:val="en-US"/>
      </w:rPr>
      <mc:AlternateContent>
        <mc:Choice Requires="wps">
          <w:drawing>
            <wp:anchor distT="0" distB="0" distL="114300" distR="114300" simplePos="0" relativeHeight="251678720" behindDoc="0" locked="0" layoutInCell="1" allowOverlap="1" wp14:anchorId="17843525" wp14:editId="5EBFA121">
              <wp:simplePos x="0" y="0"/>
              <wp:positionH relativeFrom="margin">
                <wp:posOffset>-821802</wp:posOffset>
              </wp:positionH>
              <wp:positionV relativeFrom="paragraph">
                <wp:posOffset>481040</wp:posOffset>
              </wp:positionV>
              <wp:extent cx="6372000" cy="0"/>
              <wp:effectExtent l="0" t="0" r="29210" b="25400"/>
              <wp:wrapNone/>
              <wp:docPr id="39" name="Straight Connector 39">
                <a:extLst xmlns:a="http://schemas.openxmlformats.org/drawingml/2006/main">
                  <a:ext uri="{C183D7F6-B498-43B3-948B-1728B52AA6E4}">
                    <adec:decorative xmlns:adec="http://schemas.microsoft.com/office/drawing/2017/decorative"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 xmlns:a="http://schemas.openxmlformats.org/drawingml/2006/main">
                <a:graphicData uri="http://schemas.microsoft.com/office/word/2010/wordprocessingShape">
                  <wps:wsp>
                    <wps:cNvCnPr/>
                    <wps:spPr>
                      <a:xfrm>
                        <a:off x="0" y="0"/>
                        <a:ext cx="6372000" cy="0"/>
                      </a:xfrm>
                      <a:prstGeom prst="line">
                        <a:avLst/>
                      </a:prstGeom>
                      <a:ln w="12700" cmpd="sng">
                        <a:solidFill>
                          <a:srgbClr val="00D29A"/>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982D8D7" id="Straight Connector 39" o:spid="_x0000_s1026" style="position:absolute;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4.7pt,37.9pt" to="437.05pt,3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" strokecolor="#00d29a" strokeweight="1pt">
              <v:stroke joinstyle="miter"/>
              <w10:wrap anchorx="margin"/>
            </v:line>
          </w:pict>
        </mc:Fallback>
      </mc:AlternateContent>
    </w:r>
    <w:r w:rsidRPr="00BF3679">
      <w:t>Stockholm Environment Institute</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B6AFB" w14:textId="77777777" w:rsidR="00753F94" w:rsidRDefault="00753F94">
    <w:pPr>
      <w:pStyle w:val="Header"/>
    </w:pPr>
    <w:r>
      <w:rPr>
        <w:noProof/>
        <w:lang w:val="en-US"/>
      </w:rPr>
      <w:drawing>
        <wp:anchor distT="0" distB="0" distL="114300" distR="114300" simplePos="0" relativeHeight="251687936" behindDoc="0" locked="0" layoutInCell="1" allowOverlap="1" wp14:anchorId="02A35332" wp14:editId="4EBB4A8D">
          <wp:simplePos x="0" y="0"/>
          <wp:positionH relativeFrom="column">
            <wp:posOffset>-824821</wp:posOffset>
          </wp:positionH>
          <wp:positionV relativeFrom="paragraph">
            <wp:posOffset>353060</wp:posOffset>
          </wp:positionV>
          <wp:extent cx="2422800" cy="1040400"/>
          <wp:effectExtent l="0" t="0" r="3175" b="0"/>
          <wp:wrapNone/>
          <wp:docPr id="1" name="Picture 1" title="Stockholm Environment Instit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I-Master-Logo-Extended-Green-RGB.png"/>
                  <pic:cNvPicPr/>
                </pic:nvPicPr>
                <pic:blipFill rotWithShape="1">
                  <a:blip r:embed="rId1">
                    <a:extLst>
                      <a:ext uri="{28A0092B-C50C-407E-A947-70E740481C1C}">
                        <a14:useLocalDpi xmlns:a14="http://schemas.microsoft.com/office/drawing/2010/main" val="0"/>
                      </a:ext>
                    </a:extLst>
                  </a:blip>
                  <a:srcRect l="11520" t="19307" r="10904" b="19890"/>
                  <a:stretch/>
                </pic:blipFill>
                <pic:spPr bwMode="auto">
                  <a:xfrm>
                    <a:off x="0" y="0"/>
                    <a:ext cx="2422800" cy="1040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20037">
      <w:rPr>
        <w:rFonts w:hint="eastAsia"/>
        <w:noProof/>
        <w:lang w:val="en-US"/>
      </w:rPr>
      <mc:AlternateContent>
        <mc:Choice Requires="wps">
          <w:drawing>
            <wp:anchor distT="0" distB="0" distL="114300" distR="114300" simplePos="0" relativeHeight="251666432" behindDoc="0" locked="0" layoutInCell="1" allowOverlap="1" wp14:anchorId="0227F592" wp14:editId="1725447E">
              <wp:simplePos x="0" y="0"/>
              <wp:positionH relativeFrom="margin">
                <wp:posOffset>-612775</wp:posOffset>
              </wp:positionH>
              <wp:positionV relativeFrom="paragraph">
                <wp:posOffset>-675316</wp:posOffset>
              </wp:positionV>
              <wp:extent cx="7630160" cy="10820400"/>
              <wp:effectExtent l="0" t="0" r="0" b="0"/>
              <wp:wrapNone/>
              <wp:docPr id="17" name="Rectangle 17">
                <a:extLst xmlns:a="http://schemas.openxmlformats.org/drawingml/2006/main">
                  <a:ext uri="{C183D7F6-B498-43B3-948B-1728B52AA6E4}">
                    <adec:decorative xmlns:adec="http://schemas.microsoft.com/office/drawing/2017/decorative"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 xmlns:a="http://schemas.openxmlformats.org/drawingml/2006/main">
                <a:graphicData uri="http://schemas.microsoft.com/office/word/2010/wordprocessingShape">
                  <wps:wsp>
                    <wps:cNvSpPr/>
                    <wps:spPr>
                      <a:xfrm>
                        <a:off x="0" y="0"/>
                        <a:ext cx="7630160" cy="10820400"/>
                      </a:xfrm>
                      <a:prstGeom prst="rect">
                        <a:avLst/>
                      </a:prstGeom>
                      <a:no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84543CA" id="Rectangle 17" o:spid="_x0000_s1026" style="position:absolute;margin-left:-48.25pt;margin-top:-53.15pt;width:600.8pt;height:852pt;z-index:25166643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" filled="f" stroked="f" strokeweight=".5pt">
              <w10:wrap anchorx="margin"/>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4B3438" w14:textId="77777777" w:rsidR="00753F94" w:rsidRPr="00BF3679" w:rsidRDefault="00753F94" w:rsidP="0077451C">
    <w:pPr>
      <w:pStyle w:val="PagerunningheadLeftPagefurniture"/>
      <w:spacing w:after="0"/>
      <w:ind w:left="0" w:firstLine="0"/>
    </w:pPr>
    <w:r w:rsidRPr="00BF3679">
      <w:rPr>
        <w:noProof/>
        <w:lang w:val="en-US"/>
      </w:rPr>
      <mc:AlternateContent>
        <mc:Choice Requires="wps">
          <w:drawing>
            <wp:anchor distT="0" distB="0" distL="114300" distR="114300" simplePos="0" relativeHeight="251720704" behindDoc="0" locked="0" layoutInCell="1" allowOverlap="1" wp14:anchorId="4774991D" wp14:editId="5F22D7DB">
              <wp:simplePos x="0" y="0"/>
              <wp:positionH relativeFrom="margin">
                <wp:posOffset>-256952</wp:posOffset>
              </wp:positionH>
              <wp:positionV relativeFrom="paragraph">
                <wp:posOffset>476061</wp:posOffset>
              </wp:positionV>
              <wp:extent cx="9797143" cy="0"/>
              <wp:effectExtent l="0" t="0" r="0" b="0"/>
              <wp:wrapNone/>
              <wp:docPr id="15" name="Straight Connector 15">
                <a:extLst xmlns:a="http://schemas.openxmlformats.org/drawingml/2006/main">
                  <a:ext uri="{C183D7F6-B498-43B3-948B-1728B52AA6E4}">
                    <adec:decorative xmlns:adec="http://schemas.microsoft.com/office/drawing/2017/decorative"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 xmlns:a="http://schemas.openxmlformats.org/drawingml/2006/main">
                <a:graphicData uri="http://schemas.microsoft.com/office/word/2010/wordprocessingShape">
                  <wps:wsp>
                    <wps:cNvCnPr/>
                    <wps:spPr>
                      <a:xfrm>
                        <a:off x="0" y="0"/>
                        <a:ext cx="9797143" cy="0"/>
                      </a:xfrm>
                      <a:prstGeom prst="line">
                        <a:avLst/>
                      </a:prstGeom>
                      <a:ln w="12700" cmpd="sng">
                        <a:solidFill>
                          <a:srgbClr val="00D29A"/>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F305760" id="Straight Connector 15" o:spid="_x0000_s1026" alt="&quot;&quot;" style="position:absolute;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25pt,37.5pt" to="751.2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" strokecolor="#00d29a" strokeweight="1pt">
              <v:stroke joinstyle="miter"/>
              <w10:wrap anchorx="margin"/>
            </v:line>
          </w:pict>
        </mc:Fallback>
      </mc:AlternateContent>
    </w:r>
    <w:r w:rsidRPr="00BF3679">
      <w:t>Stockholm Environment Institute</w:t>
    </w:r>
  </w:p>
  <w:p w14:paraId="061F2E66" w14:textId="77777777" w:rsidR="00753F94" w:rsidRDefault="00753F94"/>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ED2AE2" w14:textId="77777777" w:rsidR="00753F94" w:rsidRPr="00BE1B5F" w:rsidRDefault="00753F94" w:rsidP="00BE1B5F">
    <w:pPr>
      <w:pStyle w:val="Header"/>
      <w:framePr w:wrap="around" w:vAnchor="text" w:hAnchor="margin" w:y="1"/>
      <w:ind w:hanging="2552"/>
      <w:rPr>
        <w:rStyle w:val="PageNumber"/>
      </w:rPr>
    </w:pPr>
    <w:r w:rsidRPr="00BE1B5F">
      <w:rPr>
        <w:rStyle w:val="PageNumber"/>
        <w:rFonts w:hint="eastAsia"/>
      </w:rPr>
      <w:fldChar w:fldCharType="begin"/>
    </w:r>
    <w:r w:rsidRPr="00BE1B5F">
      <w:rPr>
        <w:rStyle w:val="PageNumber"/>
        <w:rFonts w:hint="eastAsia"/>
      </w:rPr>
      <w:instrText xml:space="preserve">PAGE  </w:instrText>
    </w:r>
    <w:r w:rsidRPr="00BE1B5F">
      <w:rPr>
        <w:rStyle w:val="PageNumber"/>
        <w:rFonts w:hint="eastAsia"/>
      </w:rPr>
      <w:fldChar w:fldCharType="separate"/>
    </w:r>
    <w:r>
      <w:rPr>
        <w:rStyle w:val="PageNumber"/>
        <w:rFonts w:hint="eastAsia"/>
        <w:noProof/>
      </w:rPr>
      <w:t>9</w:t>
    </w:r>
    <w:r w:rsidRPr="00BE1B5F">
      <w:rPr>
        <w:rStyle w:val="PageNumber"/>
        <w:rFonts w:hint="eastAsia"/>
      </w:rPr>
      <w:fldChar w:fldCharType="end"/>
    </w:r>
  </w:p>
  <w:p w14:paraId="2A92FFF0" w14:textId="77777777" w:rsidR="00753F94" w:rsidRDefault="00753F94" w:rsidP="00BF3679">
    <w:pPr>
      <w:pStyle w:val="PagerunningheadLeftPagefurniture"/>
    </w:pPr>
    <w:r>
      <w:rPr>
        <w:rFonts w:hint="eastAsia"/>
        <w:noProof/>
        <w:lang w:val="en-US"/>
      </w:rPr>
      <w:t xml:space="preserve"> </w:t>
    </w:r>
    <w:r w:rsidRPr="00C14AF0">
      <w:t>Stockholm Environment Institute</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91CF59" w14:textId="77777777" w:rsidR="00753F94" w:rsidRPr="00893B2C" w:rsidRDefault="00753F94" w:rsidP="00BF3679">
    <w:pPr>
      <w:pStyle w:val="PagerunningheadLeftPagefurniture"/>
      <w:rPr>
        <w:lang w:val="en-US"/>
      </w:rPr>
    </w:pPr>
    <w:r>
      <w:rPr>
        <w:noProof/>
        <w:lang w:val="en-US"/>
      </w:rPr>
      <mc:AlternateContent>
        <mc:Choice Requires="wps">
          <w:drawing>
            <wp:anchor distT="0" distB="0" distL="114300" distR="114300" simplePos="0" relativeHeight="251673600" behindDoc="0" locked="0" layoutInCell="1" allowOverlap="1" wp14:anchorId="70B60D3C" wp14:editId="7D06209B">
              <wp:simplePos x="0" y="0"/>
              <wp:positionH relativeFrom="margin">
                <wp:posOffset>-810228</wp:posOffset>
              </wp:positionH>
              <wp:positionV relativeFrom="paragraph">
                <wp:posOffset>492615</wp:posOffset>
              </wp:positionV>
              <wp:extent cx="6372000" cy="0"/>
              <wp:effectExtent l="0" t="0" r="29210" b="25400"/>
              <wp:wrapNone/>
              <wp:docPr id="36" name="Straight Connector 36">
                <a:extLst xmlns:a="http://schemas.openxmlformats.org/drawingml/2006/main">
                  <a:ext uri="{C183D7F6-B498-43B3-948B-1728B52AA6E4}">
                    <adec:decorative xmlns:adec="http://schemas.microsoft.com/office/drawing/2017/decorative"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 xmlns:a="http://schemas.openxmlformats.org/drawingml/2006/main">
                <a:graphicData uri="http://schemas.microsoft.com/office/word/2010/wordprocessingShape">
                  <wps:wsp>
                    <wps:cNvCnPr/>
                    <wps:spPr>
                      <a:xfrm>
                        <a:off x="0" y="0"/>
                        <a:ext cx="6372000" cy="0"/>
                      </a:xfrm>
                      <a:prstGeom prst="line">
                        <a:avLst/>
                      </a:prstGeom>
                      <a:ln w="12700" cmpd="sng">
                        <a:solidFill>
                          <a:srgbClr val="00D29A"/>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E517AF2" id="Straight Connector 36" o:spid="_x0000_s1026" style="position:absolute;z-index:251673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63.8pt,38.8pt" to="437.95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" strokecolor="#00d29a" strokeweight="1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D7C5F"/>
    <w:multiLevelType w:val="hybridMultilevel"/>
    <w:tmpl w:val="1674D8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08936E1"/>
    <w:multiLevelType w:val="hybridMultilevel"/>
    <w:tmpl w:val="681A3C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9F5C57"/>
    <w:multiLevelType w:val="hybridMultilevel"/>
    <w:tmpl w:val="87809B52"/>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BC65AB1"/>
    <w:multiLevelType w:val="hybridMultilevel"/>
    <w:tmpl w:val="DDC09CDE"/>
    <w:lvl w:ilvl="0" w:tplc="0409000F">
      <w:start w:val="1"/>
      <w:numFmt w:val="decimal"/>
      <w:lvlText w:val="%1."/>
      <w:lvlJc w:val="left"/>
      <w:pPr>
        <w:ind w:left="773" w:hanging="360"/>
      </w:pPr>
    </w:lvl>
    <w:lvl w:ilvl="1" w:tplc="04090019" w:tentative="1">
      <w:start w:val="1"/>
      <w:numFmt w:val="lowerLetter"/>
      <w:lvlText w:val="%2."/>
      <w:lvlJc w:val="left"/>
      <w:pPr>
        <w:ind w:left="1493" w:hanging="360"/>
      </w:pPr>
    </w:lvl>
    <w:lvl w:ilvl="2" w:tplc="0409001B" w:tentative="1">
      <w:start w:val="1"/>
      <w:numFmt w:val="lowerRoman"/>
      <w:lvlText w:val="%3."/>
      <w:lvlJc w:val="right"/>
      <w:pPr>
        <w:ind w:left="2213" w:hanging="180"/>
      </w:pPr>
    </w:lvl>
    <w:lvl w:ilvl="3" w:tplc="0409000F" w:tentative="1">
      <w:start w:val="1"/>
      <w:numFmt w:val="decimal"/>
      <w:lvlText w:val="%4."/>
      <w:lvlJc w:val="left"/>
      <w:pPr>
        <w:ind w:left="2933" w:hanging="360"/>
      </w:pPr>
    </w:lvl>
    <w:lvl w:ilvl="4" w:tplc="04090019" w:tentative="1">
      <w:start w:val="1"/>
      <w:numFmt w:val="lowerLetter"/>
      <w:lvlText w:val="%5."/>
      <w:lvlJc w:val="left"/>
      <w:pPr>
        <w:ind w:left="3653" w:hanging="360"/>
      </w:pPr>
    </w:lvl>
    <w:lvl w:ilvl="5" w:tplc="0409001B" w:tentative="1">
      <w:start w:val="1"/>
      <w:numFmt w:val="lowerRoman"/>
      <w:lvlText w:val="%6."/>
      <w:lvlJc w:val="right"/>
      <w:pPr>
        <w:ind w:left="4373" w:hanging="180"/>
      </w:pPr>
    </w:lvl>
    <w:lvl w:ilvl="6" w:tplc="0409000F" w:tentative="1">
      <w:start w:val="1"/>
      <w:numFmt w:val="decimal"/>
      <w:lvlText w:val="%7."/>
      <w:lvlJc w:val="left"/>
      <w:pPr>
        <w:ind w:left="5093" w:hanging="360"/>
      </w:pPr>
    </w:lvl>
    <w:lvl w:ilvl="7" w:tplc="04090019" w:tentative="1">
      <w:start w:val="1"/>
      <w:numFmt w:val="lowerLetter"/>
      <w:lvlText w:val="%8."/>
      <w:lvlJc w:val="left"/>
      <w:pPr>
        <w:ind w:left="5813" w:hanging="360"/>
      </w:pPr>
    </w:lvl>
    <w:lvl w:ilvl="8" w:tplc="0409001B" w:tentative="1">
      <w:start w:val="1"/>
      <w:numFmt w:val="lowerRoman"/>
      <w:lvlText w:val="%9."/>
      <w:lvlJc w:val="right"/>
      <w:pPr>
        <w:ind w:left="6533" w:hanging="180"/>
      </w:pPr>
    </w:lvl>
  </w:abstractNum>
  <w:abstractNum w:abstractNumId="4" w15:restartNumberingAfterBreak="0">
    <w:nsid w:val="108B6782"/>
    <w:multiLevelType w:val="multilevel"/>
    <w:tmpl w:val="E716EC7A"/>
    <w:lvl w:ilvl="0">
      <w:start w:val="1"/>
      <w:numFmt w:val="upperLetter"/>
      <w:pStyle w:val="AppendixHeading1"/>
      <w:lvlText w:val="Appendix %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ppendixHeading2"/>
      <w:lvlText w:val="%1.%2"/>
      <w:lvlJc w:val="left"/>
      <w:pPr>
        <w:ind w:left="720" w:hanging="360"/>
      </w:pPr>
      <w:rPr>
        <w:rFonts w:ascii="Century Gothic" w:hAnsi="Century Gothic" w:hint="default"/>
        <w:b/>
        <w:i w:val="0"/>
        <w:sz w:val="28"/>
        <w:szCs w:val="28"/>
      </w:rPr>
    </w:lvl>
    <w:lvl w:ilvl="2">
      <w:start w:val="1"/>
      <w:numFmt w:val="decimal"/>
      <w:pStyle w:val="AppendixHeading3"/>
      <w:lvlText w:val="%1.%2.%3"/>
      <w:lvlJc w:val="left"/>
      <w:pPr>
        <w:ind w:left="1080" w:hanging="360"/>
      </w:pPr>
      <w:rPr>
        <w:rFonts w:ascii="Century Gothic" w:hAnsi="Century Gothic" w:hint="default"/>
        <w:b/>
        <w:i w:val="0"/>
        <w:sz w:val="24"/>
        <w:u w:color="FF9B26"/>
      </w:rPr>
    </w:lvl>
    <w:lvl w:ilvl="3">
      <w:start w:val="1"/>
      <w:numFmt w:val="decimal"/>
      <w:pStyle w:val="Steps"/>
      <w:lvlText w:val="%4."/>
      <w:lvlJc w:val="left"/>
      <w:pPr>
        <w:ind w:left="1440" w:hanging="360"/>
      </w:pPr>
      <w:rPr>
        <w:rFonts w:hint="default"/>
        <w:b w:val="0"/>
        <w:bCs w:val="0"/>
      </w:rPr>
    </w:lvl>
    <w:lvl w:ilvl="4">
      <w:start w:val="1"/>
      <w:numFmt w:val="lowerLetter"/>
      <w:pStyle w:val="Steps2"/>
      <w:lvlText w:val="(%5)"/>
      <w:lvlJc w:val="left"/>
      <w:pPr>
        <w:ind w:left="1800" w:hanging="360"/>
      </w:pPr>
      <w:rPr>
        <w:rFonts w:ascii="Arial" w:hAnsi="Arial" w:cs="Arial" w:hint="default"/>
        <w:b w:val="0"/>
        <w:bCs w:val="0"/>
        <w:sz w:val="18"/>
        <w:szCs w:val="18"/>
      </w:rPr>
    </w:lvl>
    <w:lvl w:ilvl="5">
      <w:start w:val="1"/>
      <w:numFmt w:val="lowerRoman"/>
      <w:lvlText w:val="(%6)"/>
      <w:lvlJc w:val="left"/>
      <w:pPr>
        <w:ind w:left="2160" w:hanging="360"/>
      </w:pPr>
      <w:rPr>
        <w:rFonts w:hint="default"/>
        <w:b w:val="0"/>
        <w:bCs w:val="0"/>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2916E12"/>
    <w:multiLevelType w:val="hybridMultilevel"/>
    <w:tmpl w:val="517679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1004403"/>
    <w:multiLevelType w:val="hybridMultilevel"/>
    <w:tmpl w:val="5F2C92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6B7D2A"/>
    <w:multiLevelType w:val="hybridMultilevel"/>
    <w:tmpl w:val="DDC09CDE"/>
    <w:lvl w:ilvl="0" w:tplc="0409000F">
      <w:start w:val="1"/>
      <w:numFmt w:val="decimal"/>
      <w:lvlText w:val="%1."/>
      <w:lvlJc w:val="left"/>
      <w:pPr>
        <w:ind w:left="773" w:hanging="360"/>
      </w:pPr>
    </w:lvl>
    <w:lvl w:ilvl="1" w:tplc="04090019" w:tentative="1">
      <w:start w:val="1"/>
      <w:numFmt w:val="lowerLetter"/>
      <w:lvlText w:val="%2."/>
      <w:lvlJc w:val="left"/>
      <w:pPr>
        <w:ind w:left="1493" w:hanging="360"/>
      </w:pPr>
    </w:lvl>
    <w:lvl w:ilvl="2" w:tplc="0409001B" w:tentative="1">
      <w:start w:val="1"/>
      <w:numFmt w:val="lowerRoman"/>
      <w:lvlText w:val="%3."/>
      <w:lvlJc w:val="right"/>
      <w:pPr>
        <w:ind w:left="2213" w:hanging="180"/>
      </w:pPr>
    </w:lvl>
    <w:lvl w:ilvl="3" w:tplc="0409000F" w:tentative="1">
      <w:start w:val="1"/>
      <w:numFmt w:val="decimal"/>
      <w:lvlText w:val="%4."/>
      <w:lvlJc w:val="left"/>
      <w:pPr>
        <w:ind w:left="2933" w:hanging="360"/>
      </w:pPr>
    </w:lvl>
    <w:lvl w:ilvl="4" w:tplc="04090019" w:tentative="1">
      <w:start w:val="1"/>
      <w:numFmt w:val="lowerLetter"/>
      <w:lvlText w:val="%5."/>
      <w:lvlJc w:val="left"/>
      <w:pPr>
        <w:ind w:left="3653" w:hanging="360"/>
      </w:pPr>
    </w:lvl>
    <w:lvl w:ilvl="5" w:tplc="0409001B" w:tentative="1">
      <w:start w:val="1"/>
      <w:numFmt w:val="lowerRoman"/>
      <w:lvlText w:val="%6."/>
      <w:lvlJc w:val="right"/>
      <w:pPr>
        <w:ind w:left="4373" w:hanging="180"/>
      </w:pPr>
    </w:lvl>
    <w:lvl w:ilvl="6" w:tplc="0409000F" w:tentative="1">
      <w:start w:val="1"/>
      <w:numFmt w:val="decimal"/>
      <w:lvlText w:val="%7."/>
      <w:lvlJc w:val="left"/>
      <w:pPr>
        <w:ind w:left="5093" w:hanging="360"/>
      </w:pPr>
    </w:lvl>
    <w:lvl w:ilvl="7" w:tplc="04090019" w:tentative="1">
      <w:start w:val="1"/>
      <w:numFmt w:val="lowerLetter"/>
      <w:lvlText w:val="%8."/>
      <w:lvlJc w:val="left"/>
      <w:pPr>
        <w:ind w:left="5813" w:hanging="360"/>
      </w:pPr>
    </w:lvl>
    <w:lvl w:ilvl="8" w:tplc="0409001B" w:tentative="1">
      <w:start w:val="1"/>
      <w:numFmt w:val="lowerRoman"/>
      <w:lvlText w:val="%9."/>
      <w:lvlJc w:val="right"/>
      <w:pPr>
        <w:ind w:left="6533" w:hanging="180"/>
      </w:pPr>
    </w:lvl>
  </w:abstractNum>
  <w:abstractNum w:abstractNumId="8" w15:restartNumberingAfterBreak="0">
    <w:nsid w:val="26072270"/>
    <w:multiLevelType w:val="multilevel"/>
    <w:tmpl w:val="C1C88FB8"/>
    <w:styleLink w:val="StantecListBullets"/>
    <w:lvl w:ilvl="0">
      <w:start w:val="1"/>
      <w:numFmt w:val="bullet"/>
      <w:lvlText w:val=""/>
      <w:lvlJc w:val="left"/>
      <w:pPr>
        <w:ind w:left="360" w:hanging="360"/>
      </w:pPr>
      <w:rPr>
        <w:rFonts w:ascii="Symbol" w:hAnsi="Symbol" w:hint="default"/>
        <w:color w:val="auto"/>
        <w:sz w:val="20"/>
      </w:rPr>
    </w:lvl>
    <w:lvl w:ilvl="1">
      <w:start w:val="1"/>
      <w:numFmt w:val="bullet"/>
      <w:lvlText w:val=""/>
      <w:lvlJc w:val="left"/>
      <w:pPr>
        <w:ind w:left="720" w:hanging="360"/>
      </w:pPr>
      <w:rPr>
        <w:rFonts w:ascii="Symbol" w:hAnsi="Symbol" w:hint="default"/>
        <w:color w:val="auto"/>
      </w:rPr>
    </w:lvl>
    <w:lvl w:ilvl="2">
      <w:start w:val="1"/>
      <w:numFmt w:val="bullet"/>
      <w:lvlText w:val="o"/>
      <w:lvlJc w:val="left"/>
      <w:pPr>
        <w:ind w:left="1080" w:hanging="360"/>
      </w:pPr>
      <w:rPr>
        <w:rFonts w:ascii="Georgia" w:hAnsi="Georgia" w:hint="default"/>
      </w:rPr>
    </w:lvl>
    <w:lvl w:ilvl="3">
      <w:start w:val="1"/>
      <w:numFmt w:val="bullet"/>
      <w:lvlText w:val=""/>
      <w:lvlJc w:val="left"/>
      <w:pPr>
        <w:ind w:left="1440" w:hanging="360"/>
      </w:pPr>
      <w:rPr>
        <w:rFonts w:ascii="Symbol" w:hAnsi="Symbol" w:hint="default"/>
        <w:color w:val="auto"/>
      </w:rPr>
    </w:lvl>
    <w:lvl w:ilvl="4">
      <w:start w:val="1"/>
      <w:numFmt w:val="bullet"/>
      <w:lvlText w:val=""/>
      <w:lvlJc w:val="left"/>
      <w:pPr>
        <w:ind w:left="1800" w:hanging="360"/>
      </w:pPr>
      <w:rPr>
        <w:rFonts w:ascii="Symbol" w:hAnsi="Symbol" w:hint="default"/>
        <w:color w:val="auto"/>
      </w:rPr>
    </w:lvl>
    <w:lvl w:ilvl="5">
      <w:start w:val="1"/>
      <w:numFmt w:val="bullet"/>
      <w:lvlText w:val="o"/>
      <w:lvlJc w:val="left"/>
      <w:pPr>
        <w:ind w:left="2160" w:hanging="360"/>
      </w:pPr>
      <w:rPr>
        <w:rFonts w:ascii="Georgia" w:hAnsi="Georgia" w:hint="default"/>
      </w:rPr>
    </w:lvl>
    <w:lvl w:ilvl="6">
      <w:start w:val="1"/>
      <w:numFmt w:val="bullet"/>
      <w:lvlText w:val=""/>
      <w:lvlJc w:val="left"/>
      <w:pPr>
        <w:ind w:left="2520" w:hanging="360"/>
      </w:pPr>
      <w:rPr>
        <w:rFonts w:ascii="Symbol" w:hAnsi="Symbol" w:hint="default"/>
        <w:color w:val="auto"/>
      </w:rPr>
    </w:lvl>
    <w:lvl w:ilvl="7">
      <w:start w:val="1"/>
      <w:numFmt w:val="bullet"/>
      <w:lvlText w:val=""/>
      <w:lvlJc w:val="left"/>
      <w:pPr>
        <w:ind w:left="2880" w:hanging="360"/>
      </w:pPr>
      <w:rPr>
        <w:rFonts w:ascii="Symbol" w:hAnsi="Symbol" w:hint="default"/>
        <w:color w:val="auto"/>
      </w:rPr>
    </w:lvl>
    <w:lvl w:ilvl="8">
      <w:start w:val="1"/>
      <w:numFmt w:val="bullet"/>
      <w:lvlText w:val="o"/>
      <w:lvlJc w:val="left"/>
      <w:pPr>
        <w:ind w:left="3240" w:hanging="360"/>
      </w:pPr>
      <w:rPr>
        <w:rFonts w:ascii="Georgia" w:hAnsi="Georgia" w:hint="default"/>
      </w:rPr>
    </w:lvl>
  </w:abstractNum>
  <w:abstractNum w:abstractNumId="9" w15:restartNumberingAfterBreak="0">
    <w:nsid w:val="271933A2"/>
    <w:multiLevelType w:val="multilevel"/>
    <w:tmpl w:val="6F4C1B20"/>
    <w:lvl w:ilvl="0">
      <w:start w:val="1"/>
      <w:numFmt w:val="decimal"/>
      <w:pStyle w:val="ListParagraph"/>
      <w:lvlText w:val="%1. "/>
      <w:lvlJc w:val="left"/>
      <w:pPr>
        <w:ind w:left="720" w:hanging="360"/>
      </w:pPr>
      <w:rPr>
        <w:rFonts w:hint="default"/>
      </w:rPr>
    </w:lvl>
    <w:lvl w:ilvl="1">
      <w:start w:val="1"/>
      <w:numFmt w:val="lowerLetter"/>
      <w:lvlText w:val="%2. "/>
      <w:lvlJc w:val="left"/>
      <w:pPr>
        <w:ind w:left="1080" w:hanging="360"/>
      </w:pPr>
      <w:rPr>
        <w:rFonts w:hint="default"/>
      </w:rPr>
    </w:lvl>
    <w:lvl w:ilvl="2">
      <w:start w:val="1"/>
      <w:numFmt w:val="lowerRoman"/>
      <w:lvlText w:val="%3. "/>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 w15:restartNumberingAfterBreak="0">
    <w:nsid w:val="2B953835"/>
    <w:multiLevelType w:val="hybridMultilevel"/>
    <w:tmpl w:val="679E9F0A"/>
    <w:lvl w:ilvl="0" w:tplc="0409000F">
      <w:start w:val="1"/>
      <w:numFmt w:val="decimal"/>
      <w:lvlText w:val="%1."/>
      <w:lvlJc w:val="left"/>
      <w:pPr>
        <w:ind w:left="360" w:hanging="360"/>
      </w:pPr>
    </w:lvl>
    <w:lvl w:ilvl="1" w:tplc="04090005">
      <w:start w:val="1"/>
      <w:numFmt w:val="bullet"/>
      <w:lvlText w:val=""/>
      <w:lvlJc w:val="left"/>
      <w:pPr>
        <w:ind w:left="1080" w:hanging="360"/>
      </w:pPr>
      <w:rPr>
        <w:rFonts w:ascii="Wingdings" w:hAnsi="Wingding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2896265"/>
    <w:multiLevelType w:val="hybridMultilevel"/>
    <w:tmpl w:val="A3184E10"/>
    <w:lvl w:ilvl="0" w:tplc="0409000F">
      <w:start w:val="1"/>
      <w:numFmt w:val="decimal"/>
      <w:lvlText w:val="%1."/>
      <w:lvlJc w:val="left"/>
      <w:pPr>
        <w:ind w:left="360" w:hanging="360"/>
      </w:pPr>
    </w:lvl>
    <w:lvl w:ilvl="1" w:tplc="04090005">
      <w:start w:val="1"/>
      <w:numFmt w:val="bullet"/>
      <w:lvlText w:val=""/>
      <w:lvlJc w:val="left"/>
      <w:pPr>
        <w:ind w:left="1080" w:hanging="360"/>
      </w:pPr>
      <w:rPr>
        <w:rFonts w:ascii="Wingdings" w:hAnsi="Wingding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5AF348D"/>
    <w:multiLevelType w:val="multilevel"/>
    <w:tmpl w:val="394EF7F4"/>
    <w:styleLink w:val="Headings"/>
    <w:lvl w:ilvl="0">
      <w:start w:val="1"/>
      <w:numFmt w:val="decimal"/>
      <w:pStyle w:val="Heading1"/>
      <w:lvlText w:val="%1"/>
      <w:lvlJc w:val="left"/>
      <w:pPr>
        <w:ind w:left="1447" w:hanging="907"/>
      </w:pPr>
      <w:rPr>
        <w:rFonts w:hint="default"/>
      </w:rPr>
    </w:lvl>
    <w:lvl w:ilvl="1">
      <w:start w:val="1"/>
      <w:numFmt w:val="decimal"/>
      <w:pStyle w:val="Heading2"/>
      <w:lvlText w:val="%1.%2"/>
      <w:lvlJc w:val="left"/>
      <w:pPr>
        <w:ind w:left="720" w:hanging="720"/>
      </w:pPr>
      <w:rPr>
        <w:rFonts w:hint="default"/>
      </w:rPr>
    </w:lvl>
    <w:lvl w:ilvl="2">
      <w:start w:val="1"/>
      <w:numFmt w:val="decimal"/>
      <w:pStyle w:val="Heading3"/>
      <w:lvlText w:val="%1.%2.%3"/>
      <w:lvlJc w:val="left"/>
      <w:pPr>
        <w:ind w:left="1080" w:hanging="1080"/>
      </w:pPr>
      <w:rPr>
        <w:rFonts w:hint="default"/>
      </w:rPr>
    </w:lvl>
    <w:lvl w:ilvl="3">
      <w:start w:val="1"/>
      <w:numFmt w:val="decimal"/>
      <w:pStyle w:val="Heading4"/>
      <w:lvlText w:val="%1.%2.%3.%4"/>
      <w:lvlJc w:val="left"/>
      <w:pPr>
        <w:ind w:left="1440" w:hanging="1440"/>
      </w:pPr>
      <w:rPr>
        <w:rFonts w:hint="default"/>
      </w:rPr>
    </w:lvl>
    <w:lvl w:ilvl="4">
      <w:start w:val="1"/>
      <w:numFmt w:val="none"/>
      <w:lvlText w:val=""/>
      <w:lvlJc w:val="left"/>
      <w:pPr>
        <w:ind w:left="1800" w:hanging="360"/>
      </w:pPr>
      <w:rPr>
        <w:rFonts w:hint="default"/>
      </w:rPr>
    </w:lvl>
    <w:lvl w:ilvl="5">
      <w:start w:val="1"/>
      <w:numFmt w:val="none"/>
      <w:lvlRestart w:val="0"/>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3" w15:restartNumberingAfterBreak="0">
    <w:nsid w:val="40E0002A"/>
    <w:multiLevelType w:val="hybridMultilevel"/>
    <w:tmpl w:val="2A8A3E5A"/>
    <w:lvl w:ilvl="0" w:tplc="132AA2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21A1070"/>
    <w:multiLevelType w:val="hybridMultilevel"/>
    <w:tmpl w:val="924868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567E5CBD"/>
    <w:multiLevelType w:val="multilevel"/>
    <w:tmpl w:val="B644BD50"/>
    <w:lvl w:ilvl="0">
      <w:start w:val="1"/>
      <w:numFmt w:val="bullet"/>
      <w:pStyle w:val="List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lowerRoman"/>
      <w:lvlText w:val="%3. "/>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57161E2F"/>
    <w:multiLevelType w:val="singleLevel"/>
    <w:tmpl w:val="04090005"/>
    <w:lvl w:ilvl="0">
      <w:start w:val="1"/>
      <w:numFmt w:val="bullet"/>
      <w:lvlText w:val=""/>
      <w:lvlJc w:val="left"/>
      <w:pPr>
        <w:ind w:left="720" w:hanging="360"/>
      </w:pPr>
      <w:rPr>
        <w:rFonts w:ascii="Wingdings" w:hAnsi="Wingdings" w:hint="default"/>
        <w:color w:val="auto"/>
        <w:sz w:val="20"/>
      </w:rPr>
    </w:lvl>
  </w:abstractNum>
  <w:abstractNum w:abstractNumId="17" w15:restartNumberingAfterBreak="0">
    <w:nsid w:val="59112BBF"/>
    <w:multiLevelType w:val="multilevel"/>
    <w:tmpl w:val="6F4C1B20"/>
    <w:lvl w:ilvl="0">
      <w:start w:val="1"/>
      <w:numFmt w:val="decimal"/>
      <w:lvlText w:val="%1. "/>
      <w:lvlJc w:val="left"/>
      <w:pPr>
        <w:ind w:left="720" w:hanging="360"/>
      </w:pPr>
      <w:rPr>
        <w:rFonts w:hint="default"/>
      </w:rPr>
    </w:lvl>
    <w:lvl w:ilvl="1">
      <w:start w:val="1"/>
      <w:numFmt w:val="lowerLetter"/>
      <w:lvlText w:val="%2. "/>
      <w:lvlJc w:val="left"/>
      <w:pPr>
        <w:ind w:left="1080" w:hanging="360"/>
      </w:pPr>
      <w:rPr>
        <w:rFonts w:hint="default"/>
      </w:rPr>
    </w:lvl>
    <w:lvl w:ilvl="2">
      <w:start w:val="1"/>
      <w:numFmt w:val="lowerRoman"/>
      <w:lvlText w:val="%3. "/>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8" w15:restartNumberingAfterBreak="0">
    <w:nsid w:val="5AB170AB"/>
    <w:multiLevelType w:val="hybridMultilevel"/>
    <w:tmpl w:val="52D29C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6A62A6E"/>
    <w:multiLevelType w:val="hybridMultilevel"/>
    <w:tmpl w:val="81ECC9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44B2F52"/>
    <w:multiLevelType w:val="hybridMultilevel"/>
    <w:tmpl w:val="2AE4E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69D2B73"/>
    <w:multiLevelType w:val="multilevel"/>
    <w:tmpl w:val="7A4A03E8"/>
    <w:styleLink w:val="Style1"/>
    <w:lvl w:ilvl="0">
      <w:start w:val="1"/>
      <w:numFmt w:val="decimal"/>
      <w:lvlText w:val="%1. "/>
      <w:lvlJc w:val="left"/>
      <w:pPr>
        <w:ind w:left="360" w:hanging="360"/>
      </w:pPr>
      <w:rPr>
        <w:rFonts w:hint="default"/>
      </w:rPr>
    </w:lvl>
    <w:lvl w:ilvl="1">
      <w:start w:val="1"/>
      <w:numFmt w:val="lowerLetter"/>
      <w:lvlText w:val="%2. "/>
      <w:lvlJc w:val="left"/>
      <w:pPr>
        <w:ind w:left="720" w:hanging="360"/>
      </w:pPr>
      <w:rPr>
        <w:rFonts w:hint="default"/>
      </w:rPr>
    </w:lvl>
    <w:lvl w:ilvl="2">
      <w:start w:val="1"/>
      <w:numFmt w:val="lowerRoman"/>
      <w:lvlText w:val="%3. "/>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7CE658DA"/>
    <w:multiLevelType w:val="hybridMultilevel"/>
    <w:tmpl w:val="C15A5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lvlOverride w:ilvl="0">
      <w:lvl w:ilvl="0">
        <w:start w:val="1"/>
        <w:numFmt w:val="decimal"/>
        <w:pStyle w:val="Heading1"/>
        <w:lvlText w:val="%1"/>
        <w:lvlJc w:val="left"/>
        <w:pPr>
          <w:ind w:left="1447" w:hanging="907"/>
        </w:pPr>
        <w:rPr>
          <w:rFonts w:hint="default"/>
        </w:rPr>
      </w:lvl>
    </w:lvlOverride>
    <w:lvlOverride w:ilvl="1">
      <w:lvl w:ilvl="1">
        <w:start w:val="1"/>
        <w:numFmt w:val="decimal"/>
        <w:pStyle w:val="Heading2"/>
        <w:lvlText w:val="%1.%2"/>
        <w:lvlJc w:val="left"/>
        <w:pPr>
          <w:ind w:left="720" w:hanging="720"/>
        </w:pPr>
        <w:rPr>
          <w:rFonts w:hint="default"/>
        </w:rPr>
      </w:lvl>
    </w:lvlOverride>
    <w:lvlOverride w:ilvl="2">
      <w:lvl w:ilvl="2">
        <w:start w:val="1"/>
        <w:numFmt w:val="decimal"/>
        <w:pStyle w:val="Heading3"/>
        <w:lvlText w:val="%1.%2.%3"/>
        <w:lvlJc w:val="left"/>
        <w:pPr>
          <w:ind w:left="1080" w:hanging="1080"/>
        </w:pPr>
        <w:rPr>
          <w:rFonts w:hint="default"/>
        </w:rPr>
      </w:lvl>
    </w:lvlOverride>
    <w:lvlOverride w:ilvl="3">
      <w:lvl w:ilvl="3">
        <w:start w:val="1"/>
        <w:numFmt w:val="decimal"/>
        <w:pStyle w:val="Heading4"/>
        <w:lvlText w:val="%1.%2.%3.%4"/>
        <w:lvlJc w:val="left"/>
        <w:pPr>
          <w:ind w:left="1440" w:hanging="1440"/>
        </w:pPr>
        <w:rPr>
          <w:rFonts w:hint="default"/>
        </w:rPr>
      </w:lvl>
    </w:lvlOverride>
    <w:lvlOverride w:ilvl="4">
      <w:lvl w:ilvl="4">
        <w:start w:val="1"/>
        <w:numFmt w:val="none"/>
        <w:lvlText w:val=""/>
        <w:lvlJc w:val="left"/>
        <w:pPr>
          <w:ind w:left="1800" w:hanging="360"/>
        </w:pPr>
        <w:rPr>
          <w:rFonts w:hint="default"/>
        </w:rPr>
      </w:lvl>
    </w:lvlOverride>
    <w:lvlOverride w:ilvl="5">
      <w:lvl w:ilvl="5">
        <w:start w:val="1"/>
        <w:numFmt w:val="none"/>
        <w:lvlRestart w:val="0"/>
        <w:lvlText w:val=""/>
        <w:lvlJc w:val="left"/>
        <w:pPr>
          <w:ind w:left="2160" w:hanging="360"/>
        </w:pPr>
        <w:rPr>
          <w:rFonts w:hint="default"/>
        </w:rPr>
      </w:lvl>
    </w:lvlOverride>
    <w:lvlOverride w:ilvl="6">
      <w:lvl w:ilvl="6">
        <w:start w:val="1"/>
        <w:numFmt w:val="none"/>
        <w:lvlText w:val=""/>
        <w:lvlJc w:val="left"/>
        <w:pPr>
          <w:ind w:left="2520" w:hanging="360"/>
        </w:pPr>
        <w:rPr>
          <w:rFonts w:hint="default"/>
        </w:rPr>
      </w:lvl>
    </w:lvlOverride>
    <w:lvlOverride w:ilvl="7">
      <w:lvl w:ilvl="7">
        <w:start w:val="1"/>
        <w:numFmt w:val="none"/>
        <w:lvlText w:val=""/>
        <w:lvlJc w:val="left"/>
        <w:pPr>
          <w:ind w:left="2880" w:hanging="360"/>
        </w:pPr>
        <w:rPr>
          <w:rFonts w:hint="default"/>
        </w:rPr>
      </w:lvl>
    </w:lvlOverride>
    <w:lvlOverride w:ilvl="8">
      <w:lvl w:ilvl="8">
        <w:start w:val="1"/>
        <w:numFmt w:val="none"/>
        <w:lvlText w:val=""/>
        <w:lvlJc w:val="left"/>
        <w:pPr>
          <w:ind w:left="3240" w:hanging="360"/>
        </w:pPr>
        <w:rPr>
          <w:rFonts w:hint="default"/>
        </w:rPr>
      </w:lvl>
    </w:lvlOverride>
  </w:num>
  <w:num w:numId="2">
    <w:abstractNumId w:val="8"/>
  </w:num>
  <w:num w:numId="3">
    <w:abstractNumId w:val="16"/>
  </w:num>
  <w:num w:numId="4">
    <w:abstractNumId w:val="21"/>
  </w:num>
  <w:num w:numId="5">
    <w:abstractNumId w:val="9"/>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5"/>
  </w:num>
  <w:num w:numId="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0"/>
  </w:num>
  <w:num w:numId="25">
    <w:abstractNumId w:val="11"/>
  </w:num>
  <w:num w:numId="26">
    <w:abstractNumId w:val="10"/>
  </w:num>
  <w:num w:numId="27">
    <w:abstractNumId w:val="5"/>
  </w:num>
  <w:num w:numId="28">
    <w:abstractNumId w:val="0"/>
  </w:num>
  <w:num w:numId="29">
    <w:abstractNumId w:val="14"/>
  </w:num>
  <w:num w:numId="30">
    <w:abstractNumId w:val="2"/>
  </w:num>
  <w:num w:numId="31">
    <w:abstractNumId w:val="12"/>
  </w:num>
  <w:num w:numId="3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9"/>
  </w:num>
  <w:num w:numId="3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9"/>
  </w:num>
  <w:num w:numId="3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3"/>
  </w:num>
  <w:num w:numId="39">
    <w:abstractNumId w:val="6"/>
  </w:num>
  <w:num w:numId="40">
    <w:abstractNumId w:val="18"/>
  </w:num>
  <w:num w:numId="41">
    <w:abstractNumId w:val="3"/>
  </w:num>
  <w:num w:numId="42">
    <w:abstractNumId w:val="7"/>
  </w:num>
  <w:num w:numId="43">
    <w:abstractNumId w:val="1"/>
  </w:num>
  <w:num w:numId="44">
    <w:abstractNumId w:val="22"/>
  </w:num>
  <w:num w:numId="45">
    <w:abstractNumId w:val="19"/>
  </w:num>
  <w:num w:numId="46">
    <w:abstractNumId w:val="17"/>
  </w:num>
  <w:numIdMacAtCleanup w:val="30"/>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rina Mautner">
    <w15:presenceInfo w15:providerId="None" w15:userId="Marina Maut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stylePaneFormatFilter w:val="1F28" w:allStyles="0" w:customStyles="0" w:latentStyles="0" w:stylesInUse="1" w:headingStyles="1" w:numberingStyles="0" w:tableStyles="0" w:directFormattingOnRuns="1" w:directFormattingOnParagraphs="1" w:directFormattingOnNumbering="1" w:directFormattingOnTables="1" w:clearFormatting="1" w:top3HeadingStyles="0" w:visibleStyles="0" w:alternateStyleNames="0"/>
  <w:trackRevisions/>
  <w:defaultTabStop w:val="720"/>
  <w:hyphenationZone w:val="425"/>
  <w:characterSpacingControl w:val="doNotCompress"/>
  <w:hdrShapeDefaults>
    <o:shapedefaults v:ext="edit" spidmax="2049"/>
  </w:hdrShapeDefault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08D3"/>
    <w:rsid w:val="00000849"/>
    <w:rsid w:val="00003582"/>
    <w:rsid w:val="00005404"/>
    <w:rsid w:val="0001672B"/>
    <w:rsid w:val="000257CE"/>
    <w:rsid w:val="0002629A"/>
    <w:rsid w:val="00026B80"/>
    <w:rsid w:val="00031656"/>
    <w:rsid w:val="000354D7"/>
    <w:rsid w:val="00046F51"/>
    <w:rsid w:val="000516F1"/>
    <w:rsid w:val="00052AA3"/>
    <w:rsid w:val="00053560"/>
    <w:rsid w:val="0006405B"/>
    <w:rsid w:val="000643B7"/>
    <w:rsid w:val="00074F7F"/>
    <w:rsid w:val="0007517E"/>
    <w:rsid w:val="00081DBC"/>
    <w:rsid w:val="00081E65"/>
    <w:rsid w:val="00086735"/>
    <w:rsid w:val="00087B25"/>
    <w:rsid w:val="0009379A"/>
    <w:rsid w:val="00094594"/>
    <w:rsid w:val="000A11F0"/>
    <w:rsid w:val="000A4999"/>
    <w:rsid w:val="000A72B4"/>
    <w:rsid w:val="000A74DB"/>
    <w:rsid w:val="000B6AD6"/>
    <w:rsid w:val="000C6156"/>
    <w:rsid w:val="000D39CB"/>
    <w:rsid w:val="000D730C"/>
    <w:rsid w:val="000E6483"/>
    <w:rsid w:val="000F4177"/>
    <w:rsid w:val="000F4D89"/>
    <w:rsid w:val="001035A7"/>
    <w:rsid w:val="00104DBB"/>
    <w:rsid w:val="00104F1A"/>
    <w:rsid w:val="00112A69"/>
    <w:rsid w:val="001130F0"/>
    <w:rsid w:val="00114205"/>
    <w:rsid w:val="00114D44"/>
    <w:rsid w:val="00117124"/>
    <w:rsid w:val="00117B76"/>
    <w:rsid w:val="0012303D"/>
    <w:rsid w:val="00123B24"/>
    <w:rsid w:val="00125BC5"/>
    <w:rsid w:val="00135D7A"/>
    <w:rsid w:val="0013792F"/>
    <w:rsid w:val="00142430"/>
    <w:rsid w:val="001468BD"/>
    <w:rsid w:val="00146C62"/>
    <w:rsid w:val="0015799A"/>
    <w:rsid w:val="00157D45"/>
    <w:rsid w:val="00157DA7"/>
    <w:rsid w:val="0016088A"/>
    <w:rsid w:val="00161820"/>
    <w:rsid w:val="0016539C"/>
    <w:rsid w:val="0017020E"/>
    <w:rsid w:val="0017394C"/>
    <w:rsid w:val="00195FEA"/>
    <w:rsid w:val="001A3968"/>
    <w:rsid w:val="001A61AC"/>
    <w:rsid w:val="001A6369"/>
    <w:rsid w:val="001B2F2C"/>
    <w:rsid w:val="001B4791"/>
    <w:rsid w:val="001B5690"/>
    <w:rsid w:val="001B5844"/>
    <w:rsid w:val="001C4CED"/>
    <w:rsid w:val="001C7262"/>
    <w:rsid w:val="001C761C"/>
    <w:rsid w:val="001D2D2C"/>
    <w:rsid w:val="001E1C52"/>
    <w:rsid w:val="001E2B4E"/>
    <w:rsid w:val="001E4F48"/>
    <w:rsid w:val="001F18D2"/>
    <w:rsid w:val="001F4CFF"/>
    <w:rsid w:val="001F5E62"/>
    <w:rsid w:val="001F770D"/>
    <w:rsid w:val="00204673"/>
    <w:rsid w:val="002071CC"/>
    <w:rsid w:val="00212983"/>
    <w:rsid w:val="002131B6"/>
    <w:rsid w:val="00214424"/>
    <w:rsid w:val="00220037"/>
    <w:rsid w:val="0023195C"/>
    <w:rsid w:val="002366C2"/>
    <w:rsid w:val="00244784"/>
    <w:rsid w:val="00245F65"/>
    <w:rsid w:val="002475AB"/>
    <w:rsid w:val="002501D1"/>
    <w:rsid w:val="00256B4E"/>
    <w:rsid w:val="00261D41"/>
    <w:rsid w:val="002621BD"/>
    <w:rsid w:val="00262B0B"/>
    <w:rsid w:val="00262EF7"/>
    <w:rsid w:val="002658D8"/>
    <w:rsid w:val="0027017C"/>
    <w:rsid w:val="0028060C"/>
    <w:rsid w:val="00283C63"/>
    <w:rsid w:val="00286DE2"/>
    <w:rsid w:val="00291462"/>
    <w:rsid w:val="00291E67"/>
    <w:rsid w:val="002A17BB"/>
    <w:rsid w:val="002A70F2"/>
    <w:rsid w:val="002B0930"/>
    <w:rsid w:val="002B72B0"/>
    <w:rsid w:val="002C03D0"/>
    <w:rsid w:val="002C2105"/>
    <w:rsid w:val="002D194F"/>
    <w:rsid w:val="002D5807"/>
    <w:rsid w:val="002E168A"/>
    <w:rsid w:val="002E677E"/>
    <w:rsid w:val="002F32E7"/>
    <w:rsid w:val="002F6683"/>
    <w:rsid w:val="002F6B3D"/>
    <w:rsid w:val="002F7CC7"/>
    <w:rsid w:val="00300305"/>
    <w:rsid w:val="00302D2E"/>
    <w:rsid w:val="003051AD"/>
    <w:rsid w:val="00305C37"/>
    <w:rsid w:val="003148BA"/>
    <w:rsid w:val="00314BB0"/>
    <w:rsid w:val="00317247"/>
    <w:rsid w:val="00324AE0"/>
    <w:rsid w:val="003268A2"/>
    <w:rsid w:val="00326DD5"/>
    <w:rsid w:val="00331566"/>
    <w:rsid w:val="00332E25"/>
    <w:rsid w:val="00333DB0"/>
    <w:rsid w:val="00335413"/>
    <w:rsid w:val="00340CA5"/>
    <w:rsid w:val="00342E60"/>
    <w:rsid w:val="00347152"/>
    <w:rsid w:val="00353959"/>
    <w:rsid w:val="003546D9"/>
    <w:rsid w:val="003546FA"/>
    <w:rsid w:val="00354C9D"/>
    <w:rsid w:val="0035584F"/>
    <w:rsid w:val="00362255"/>
    <w:rsid w:val="00362351"/>
    <w:rsid w:val="003637F8"/>
    <w:rsid w:val="00367650"/>
    <w:rsid w:val="00372B4A"/>
    <w:rsid w:val="003742FA"/>
    <w:rsid w:val="00380448"/>
    <w:rsid w:val="003838D9"/>
    <w:rsid w:val="003867C3"/>
    <w:rsid w:val="00392306"/>
    <w:rsid w:val="003A1A51"/>
    <w:rsid w:val="003A58CF"/>
    <w:rsid w:val="003C06B4"/>
    <w:rsid w:val="003C3179"/>
    <w:rsid w:val="003C3DB5"/>
    <w:rsid w:val="003C7666"/>
    <w:rsid w:val="003D03AE"/>
    <w:rsid w:val="003D18CA"/>
    <w:rsid w:val="003D206C"/>
    <w:rsid w:val="003E6EFD"/>
    <w:rsid w:val="003F3325"/>
    <w:rsid w:val="003F565B"/>
    <w:rsid w:val="003F70CB"/>
    <w:rsid w:val="003F7A17"/>
    <w:rsid w:val="00400448"/>
    <w:rsid w:val="00413282"/>
    <w:rsid w:val="00415D52"/>
    <w:rsid w:val="00421ADD"/>
    <w:rsid w:val="00421EBC"/>
    <w:rsid w:val="00427D8E"/>
    <w:rsid w:val="004335C6"/>
    <w:rsid w:val="004338D7"/>
    <w:rsid w:val="00434BB5"/>
    <w:rsid w:val="004377CC"/>
    <w:rsid w:val="00450D56"/>
    <w:rsid w:val="004511B4"/>
    <w:rsid w:val="00451536"/>
    <w:rsid w:val="0045153D"/>
    <w:rsid w:val="004610E3"/>
    <w:rsid w:val="00466C8C"/>
    <w:rsid w:val="00472DC0"/>
    <w:rsid w:val="00475649"/>
    <w:rsid w:val="00476C7A"/>
    <w:rsid w:val="00477871"/>
    <w:rsid w:val="004818B6"/>
    <w:rsid w:val="00485390"/>
    <w:rsid w:val="00485AB8"/>
    <w:rsid w:val="004873ED"/>
    <w:rsid w:val="00491C10"/>
    <w:rsid w:val="004970E2"/>
    <w:rsid w:val="004A0660"/>
    <w:rsid w:val="004A0D99"/>
    <w:rsid w:val="004A2651"/>
    <w:rsid w:val="004A4078"/>
    <w:rsid w:val="004A4B04"/>
    <w:rsid w:val="004A6314"/>
    <w:rsid w:val="004B42F7"/>
    <w:rsid w:val="004B4D77"/>
    <w:rsid w:val="004B6FB7"/>
    <w:rsid w:val="004B736F"/>
    <w:rsid w:val="004D1516"/>
    <w:rsid w:val="004D25F3"/>
    <w:rsid w:val="004D2933"/>
    <w:rsid w:val="004D3F75"/>
    <w:rsid w:val="004D4412"/>
    <w:rsid w:val="004D4613"/>
    <w:rsid w:val="004D4F14"/>
    <w:rsid w:val="004D6589"/>
    <w:rsid w:val="004E2B30"/>
    <w:rsid w:val="004E72E7"/>
    <w:rsid w:val="004E7DEE"/>
    <w:rsid w:val="004F2052"/>
    <w:rsid w:val="004F2B3C"/>
    <w:rsid w:val="004F2B50"/>
    <w:rsid w:val="004F35B1"/>
    <w:rsid w:val="004F42A7"/>
    <w:rsid w:val="00500E68"/>
    <w:rsid w:val="00501046"/>
    <w:rsid w:val="005022D4"/>
    <w:rsid w:val="00502C49"/>
    <w:rsid w:val="00514955"/>
    <w:rsid w:val="00520F87"/>
    <w:rsid w:val="00530D6D"/>
    <w:rsid w:val="00534131"/>
    <w:rsid w:val="0054118C"/>
    <w:rsid w:val="00546324"/>
    <w:rsid w:val="00546F4C"/>
    <w:rsid w:val="005516F9"/>
    <w:rsid w:val="00557E47"/>
    <w:rsid w:val="0056108B"/>
    <w:rsid w:val="005848CE"/>
    <w:rsid w:val="00584C0D"/>
    <w:rsid w:val="00586862"/>
    <w:rsid w:val="00591A41"/>
    <w:rsid w:val="00591E99"/>
    <w:rsid w:val="0059398C"/>
    <w:rsid w:val="00597ABC"/>
    <w:rsid w:val="00597FBB"/>
    <w:rsid w:val="005A1592"/>
    <w:rsid w:val="005A1A7F"/>
    <w:rsid w:val="005A24C6"/>
    <w:rsid w:val="005A2F9F"/>
    <w:rsid w:val="005A6FE5"/>
    <w:rsid w:val="005A7844"/>
    <w:rsid w:val="005B06D2"/>
    <w:rsid w:val="005B7202"/>
    <w:rsid w:val="005C63BE"/>
    <w:rsid w:val="005D2194"/>
    <w:rsid w:val="005D267A"/>
    <w:rsid w:val="005E42B9"/>
    <w:rsid w:val="005E582F"/>
    <w:rsid w:val="005F3A83"/>
    <w:rsid w:val="00603201"/>
    <w:rsid w:val="00624B4E"/>
    <w:rsid w:val="006259F7"/>
    <w:rsid w:val="006269EA"/>
    <w:rsid w:val="00633478"/>
    <w:rsid w:val="006346E5"/>
    <w:rsid w:val="00634E03"/>
    <w:rsid w:val="006369E6"/>
    <w:rsid w:val="0064276E"/>
    <w:rsid w:val="0065571A"/>
    <w:rsid w:val="00656F95"/>
    <w:rsid w:val="00660975"/>
    <w:rsid w:val="00661257"/>
    <w:rsid w:val="00666206"/>
    <w:rsid w:val="006663E9"/>
    <w:rsid w:val="00667B4A"/>
    <w:rsid w:val="00670B49"/>
    <w:rsid w:val="00671097"/>
    <w:rsid w:val="0067137E"/>
    <w:rsid w:val="00671973"/>
    <w:rsid w:val="00672F4A"/>
    <w:rsid w:val="006759BE"/>
    <w:rsid w:val="0067763F"/>
    <w:rsid w:val="00680191"/>
    <w:rsid w:val="006810B4"/>
    <w:rsid w:val="00681164"/>
    <w:rsid w:val="0068190B"/>
    <w:rsid w:val="00690E02"/>
    <w:rsid w:val="006A61D9"/>
    <w:rsid w:val="006A7DC3"/>
    <w:rsid w:val="006B3F24"/>
    <w:rsid w:val="006D313A"/>
    <w:rsid w:val="006E011C"/>
    <w:rsid w:val="006E1951"/>
    <w:rsid w:val="006E3299"/>
    <w:rsid w:val="006E5C91"/>
    <w:rsid w:val="006E6536"/>
    <w:rsid w:val="006E6EA6"/>
    <w:rsid w:val="006F12B6"/>
    <w:rsid w:val="006F1390"/>
    <w:rsid w:val="006F2B12"/>
    <w:rsid w:val="006F60DD"/>
    <w:rsid w:val="006F797D"/>
    <w:rsid w:val="00703BBC"/>
    <w:rsid w:val="00703E9D"/>
    <w:rsid w:val="00704BF1"/>
    <w:rsid w:val="00706C66"/>
    <w:rsid w:val="00714172"/>
    <w:rsid w:val="0072356F"/>
    <w:rsid w:val="00723983"/>
    <w:rsid w:val="007250F4"/>
    <w:rsid w:val="007262F1"/>
    <w:rsid w:val="00727F57"/>
    <w:rsid w:val="00736184"/>
    <w:rsid w:val="00737581"/>
    <w:rsid w:val="00744C3E"/>
    <w:rsid w:val="00747837"/>
    <w:rsid w:val="00753F94"/>
    <w:rsid w:val="00757838"/>
    <w:rsid w:val="00757FB0"/>
    <w:rsid w:val="00760C9B"/>
    <w:rsid w:val="007622EE"/>
    <w:rsid w:val="00762453"/>
    <w:rsid w:val="0076727C"/>
    <w:rsid w:val="0077451C"/>
    <w:rsid w:val="00776D40"/>
    <w:rsid w:val="007839DE"/>
    <w:rsid w:val="00783CDF"/>
    <w:rsid w:val="00787946"/>
    <w:rsid w:val="007905B1"/>
    <w:rsid w:val="0079406C"/>
    <w:rsid w:val="007946DD"/>
    <w:rsid w:val="007A246F"/>
    <w:rsid w:val="007A322A"/>
    <w:rsid w:val="007A73D2"/>
    <w:rsid w:val="007B32AD"/>
    <w:rsid w:val="007B6F3F"/>
    <w:rsid w:val="007D2CB5"/>
    <w:rsid w:val="007D4038"/>
    <w:rsid w:val="007E0C51"/>
    <w:rsid w:val="007F2C2E"/>
    <w:rsid w:val="008254AA"/>
    <w:rsid w:val="008261C8"/>
    <w:rsid w:val="0082676F"/>
    <w:rsid w:val="00826AB4"/>
    <w:rsid w:val="008345C3"/>
    <w:rsid w:val="0084345F"/>
    <w:rsid w:val="0084376F"/>
    <w:rsid w:val="0084507C"/>
    <w:rsid w:val="008509A2"/>
    <w:rsid w:val="008549EE"/>
    <w:rsid w:val="00856534"/>
    <w:rsid w:val="0086446D"/>
    <w:rsid w:val="00874A5A"/>
    <w:rsid w:val="00874C58"/>
    <w:rsid w:val="00880178"/>
    <w:rsid w:val="00880626"/>
    <w:rsid w:val="00881442"/>
    <w:rsid w:val="00881664"/>
    <w:rsid w:val="008821B0"/>
    <w:rsid w:val="0088676C"/>
    <w:rsid w:val="00893B2C"/>
    <w:rsid w:val="008A3478"/>
    <w:rsid w:val="008A3BFB"/>
    <w:rsid w:val="008A52C5"/>
    <w:rsid w:val="008A6D91"/>
    <w:rsid w:val="008B035D"/>
    <w:rsid w:val="008B1207"/>
    <w:rsid w:val="008B4542"/>
    <w:rsid w:val="008C3155"/>
    <w:rsid w:val="008C58B7"/>
    <w:rsid w:val="008C5C7E"/>
    <w:rsid w:val="008D02FE"/>
    <w:rsid w:val="008D35F1"/>
    <w:rsid w:val="008E3C51"/>
    <w:rsid w:val="008F2C14"/>
    <w:rsid w:val="008F697B"/>
    <w:rsid w:val="008F7CFD"/>
    <w:rsid w:val="00900181"/>
    <w:rsid w:val="0090061B"/>
    <w:rsid w:val="00901C45"/>
    <w:rsid w:val="00902E69"/>
    <w:rsid w:val="00910A53"/>
    <w:rsid w:val="00910DF0"/>
    <w:rsid w:val="009112A9"/>
    <w:rsid w:val="009257E4"/>
    <w:rsid w:val="00931DC0"/>
    <w:rsid w:val="009337B6"/>
    <w:rsid w:val="00935F84"/>
    <w:rsid w:val="00940A26"/>
    <w:rsid w:val="00940BA2"/>
    <w:rsid w:val="0094493E"/>
    <w:rsid w:val="00945948"/>
    <w:rsid w:val="00947C55"/>
    <w:rsid w:val="00950867"/>
    <w:rsid w:val="00951D6D"/>
    <w:rsid w:val="009541F9"/>
    <w:rsid w:val="00956D03"/>
    <w:rsid w:val="0096389B"/>
    <w:rsid w:val="0096546D"/>
    <w:rsid w:val="009765ED"/>
    <w:rsid w:val="009770A6"/>
    <w:rsid w:val="009821BD"/>
    <w:rsid w:val="0098297B"/>
    <w:rsid w:val="00986CF7"/>
    <w:rsid w:val="00992D7F"/>
    <w:rsid w:val="009940D4"/>
    <w:rsid w:val="0099410E"/>
    <w:rsid w:val="009A1A04"/>
    <w:rsid w:val="009B1B23"/>
    <w:rsid w:val="009B5A69"/>
    <w:rsid w:val="009C5BF1"/>
    <w:rsid w:val="009C772D"/>
    <w:rsid w:val="009C7A3B"/>
    <w:rsid w:val="009E03D7"/>
    <w:rsid w:val="009E3049"/>
    <w:rsid w:val="009E5A45"/>
    <w:rsid w:val="009F2518"/>
    <w:rsid w:val="009F379F"/>
    <w:rsid w:val="009F4AD0"/>
    <w:rsid w:val="009F7CA0"/>
    <w:rsid w:val="00A01AF1"/>
    <w:rsid w:val="00A05A6E"/>
    <w:rsid w:val="00A10C96"/>
    <w:rsid w:val="00A14953"/>
    <w:rsid w:val="00A2329E"/>
    <w:rsid w:val="00A26783"/>
    <w:rsid w:val="00A26E9F"/>
    <w:rsid w:val="00A32990"/>
    <w:rsid w:val="00A3423D"/>
    <w:rsid w:val="00A35F6E"/>
    <w:rsid w:val="00A4624E"/>
    <w:rsid w:val="00A475A0"/>
    <w:rsid w:val="00A502E1"/>
    <w:rsid w:val="00A536C2"/>
    <w:rsid w:val="00A55287"/>
    <w:rsid w:val="00A55C71"/>
    <w:rsid w:val="00A602B2"/>
    <w:rsid w:val="00A628C2"/>
    <w:rsid w:val="00A709AF"/>
    <w:rsid w:val="00A775E0"/>
    <w:rsid w:val="00A804A2"/>
    <w:rsid w:val="00A84E8A"/>
    <w:rsid w:val="00A93636"/>
    <w:rsid w:val="00A9406B"/>
    <w:rsid w:val="00A95E29"/>
    <w:rsid w:val="00A97F13"/>
    <w:rsid w:val="00AA007E"/>
    <w:rsid w:val="00AA2A05"/>
    <w:rsid w:val="00AA7394"/>
    <w:rsid w:val="00AB506A"/>
    <w:rsid w:val="00AB7C94"/>
    <w:rsid w:val="00AC0BF3"/>
    <w:rsid w:val="00AC26FA"/>
    <w:rsid w:val="00AC49DF"/>
    <w:rsid w:val="00AD516B"/>
    <w:rsid w:val="00AD74F2"/>
    <w:rsid w:val="00AE5916"/>
    <w:rsid w:val="00AE6A84"/>
    <w:rsid w:val="00AF087F"/>
    <w:rsid w:val="00AF2D33"/>
    <w:rsid w:val="00AF7784"/>
    <w:rsid w:val="00B00CCB"/>
    <w:rsid w:val="00B01182"/>
    <w:rsid w:val="00B011FF"/>
    <w:rsid w:val="00B04881"/>
    <w:rsid w:val="00B11DEE"/>
    <w:rsid w:val="00B36262"/>
    <w:rsid w:val="00B40B22"/>
    <w:rsid w:val="00B43140"/>
    <w:rsid w:val="00B43311"/>
    <w:rsid w:val="00B43E21"/>
    <w:rsid w:val="00B45CA7"/>
    <w:rsid w:val="00B54146"/>
    <w:rsid w:val="00B658B9"/>
    <w:rsid w:val="00B71327"/>
    <w:rsid w:val="00B77143"/>
    <w:rsid w:val="00B8189D"/>
    <w:rsid w:val="00B934AE"/>
    <w:rsid w:val="00B94D30"/>
    <w:rsid w:val="00B95950"/>
    <w:rsid w:val="00B9670E"/>
    <w:rsid w:val="00BA1546"/>
    <w:rsid w:val="00BA3097"/>
    <w:rsid w:val="00BB3C14"/>
    <w:rsid w:val="00BB5958"/>
    <w:rsid w:val="00BB5F2B"/>
    <w:rsid w:val="00BC3121"/>
    <w:rsid w:val="00BD1273"/>
    <w:rsid w:val="00BD38A7"/>
    <w:rsid w:val="00BD5128"/>
    <w:rsid w:val="00BE0D48"/>
    <w:rsid w:val="00BE116A"/>
    <w:rsid w:val="00BE1B5F"/>
    <w:rsid w:val="00BE2196"/>
    <w:rsid w:val="00BE2D5B"/>
    <w:rsid w:val="00BE49EB"/>
    <w:rsid w:val="00BE6764"/>
    <w:rsid w:val="00BE6AC9"/>
    <w:rsid w:val="00BF0FC1"/>
    <w:rsid w:val="00BF2236"/>
    <w:rsid w:val="00BF2D9A"/>
    <w:rsid w:val="00BF3679"/>
    <w:rsid w:val="00BF43BC"/>
    <w:rsid w:val="00BF7367"/>
    <w:rsid w:val="00BF798E"/>
    <w:rsid w:val="00C13989"/>
    <w:rsid w:val="00C14589"/>
    <w:rsid w:val="00C14AF0"/>
    <w:rsid w:val="00C22355"/>
    <w:rsid w:val="00C22EC2"/>
    <w:rsid w:val="00C23E64"/>
    <w:rsid w:val="00C2699D"/>
    <w:rsid w:val="00C35549"/>
    <w:rsid w:val="00C378FF"/>
    <w:rsid w:val="00C4266D"/>
    <w:rsid w:val="00C46C8F"/>
    <w:rsid w:val="00C46D8D"/>
    <w:rsid w:val="00C534B2"/>
    <w:rsid w:val="00C53A18"/>
    <w:rsid w:val="00C53D59"/>
    <w:rsid w:val="00C56ECE"/>
    <w:rsid w:val="00C6308F"/>
    <w:rsid w:val="00C63791"/>
    <w:rsid w:val="00C66369"/>
    <w:rsid w:val="00C705F0"/>
    <w:rsid w:val="00C712CD"/>
    <w:rsid w:val="00C72F32"/>
    <w:rsid w:val="00C74178"/>
    <w:rsid w:val="00C76B39"/>
    <w:rsid w:val="00C827CC"/>
    <w:rsid w:val="00C86585"/>
    <w:rsid w:val="00C906DE"/>
    <w:rsid w:val="00C9312A"/>
    <w:rsid w:val="00CA001F"/>
    <w:rsid w:val="00CA11AE"/>
    <w:rsid w:val="00CA246C"/>
    <w:rsid w:val="00CB1486"/>
    <w:rsid w:val="00CB2527"/>
    <w:rsid w:val="00CB798C"/>
    <w:rsid w:val="00CC11BC"/>
    <w:rsid w:val="00CC38B8"/>
    <w:rsid w:val="00CC40BD"/>
    <w:rsid w:val="00CD1D66"/>
    <w:rsid w:val="00CD4266"/>
    <w:rsid w:val="00CD4C07"/>
    <w:rsid w:val="00CD6C67"/>
    <w:rsid w:val="00CD7F8C"/>
    <w:rsid w:val="00CE4A66"/>
    <w:rsid w:val="00CE6F93"/>
    <w:rsid w:val="00CF21DC"/>
    <w:rsid w:val="00CF23B6"/>
    <w:rsid w:val="00D12BDC"/>
    <w:rsid w:val="00D14111"/>
    <w:rsid w:val="00D17E2B"/>
    <w:rsid w:val="00D206B9"/>
    <w:rsid w:val="00D23A91"/>
    <w:rsid w:val="00D251C6"/>
    <w:rsid w:val="00D3015F"/>
    <w:rsid w:val="00D30595"/>
    <w:rsid w:val="00D322F3"/>
    <w:rsid w:val="00D32BFD"/>
    <w:rsid w:val="00D33871"/>
    <w:rsid w:val="00D35145"/>
    <w:rsid w:val="00D408D3"/>
    <w:rsid w:val="00D4107D"/>
    <w:rsid w:val="00D432E5"/>
    <w:rsid w:val="00D4534F"/>
    <w:rsid w:val="00D50A84"/>
    <w:rsid w:val="00D542AC"/>
    <w:rsid w:val="00D6199E"/>
    <w:rsid w:val="00D65134"/>
    <w:rsid w:val="00D75BA4"/>
    <w:rsid w:val="00D75C52"/>
    <w:rsid w:val="00D77787"/>
    <w:rsid w:val="00D77C9C"/>
    <w:rsid w:val="00D857B6"/>
    <w:rsid w:val="00D922B7"/>
    <w:rsid w:val="00D94480"/>
    <w:rsid w:val="00D97DC3"/>
    <w:rsid w:val="00DA4644"/>
    <w:rsid w:val="00DA6DA9"/>
    <w:rsid w:val="00DB6520"/>
    <w:rsid w:val="00DB79E6"/>
    <w:rsid w:val="00DC11DC"/>
    <w:rsid w:val="00DC303B"/>
    <w:rsid w:val="00DC620A"/>
    <w:rsid w:val="00DD1BA1"/>
    <w:rsid w:val="00DD6CBF"/>
    <w:rsid w:val="00DE1D58"/>
    <w:rsid w:val="00DE2B01"/>
    <w:rsid w:val="00DE4003"/>
    <w:rsid w:val="00DE4079"/>
    <w:rsid w:val="00DF4ECB"/>
    <w:rsid w:val="00DF5CDF"/>
    <w:rsid w:val="00E014D0"/>
    <w:rsid w:val="00E04F97"/>
    <w:rsid w:val="00E05D4D"/>
    <w:rsid w:val="00E122AA"/>
    <w:rsid w:val="00E130B1"/>
    <w:rsid w:val="00E17CD3"/>
    <w:rsid w:val="00E17DAC"/>
    <w:rsid w:val="00E22B69"/>
    <w:rsid w:val="00E25354"/>
    <w:rsid w:val="00E25427"/>
    <w:rsid w:val="00E308D8"/>
    <w:rsid w:val="00E31341"/>
    <w:rsid w:val="00E35859"/>
    <w:rsid w:val="00E42481"/>
    <w:rsid w:val="00E42B3A"/>
    <w:rsid w:val="00E47E69"/>
    <w:rsid w:val="00E53E51"/>
    <w:rsid w:val="00E57259"/>
    <w:rsid w:val="00E57581"/>
    <w:rsid w:val="00E63D2B"/>
    <w:rsid w:val="00E66B67"/>
    <w:rsid w:val="00E67C73"/>
    <w:rsid w:val="00E743EE"/>
    <w:rsid w:val="00E74D66"/>
    <w:rsid w:val="00E75EEF"/>
    <w:rsid w:val="00E80EE6"/>
    <w:rsid w:val="00E819A1"/>
    <w:rsid w:val="00E84F2A"/>
    <w:rsid w:val="00E9134E"/>
    <w:rsid w:val="00E9265B"/>
    <w:rsid w:val="00EA289A"/>
    <w:rsid w:val="00EA7AF5"/>
    <w:rsid w:val="00EB61E0"/>
    <w:rsid w:val="00EC1E47"/>
    <w:rsid w:val="00EC40CA"/>
    <w:rsid w:val="00ED3BD7"/>
    <w:rsid w:val="00EE14FB"/>
    <w:rsid w:val="00EE3845"/>
    <w:rsid w:val="00EE4BC0"/>
    <w:rsid w:val="00EE77CC"/>
    <w:rsid w:val="00EF1175"/>
    <w:rsid w:val="00EF350E"/>
    <w:rsid w:val="00EF483B"/>
    <w:rsid w:val="00F04BCD"/>
    <w:rsid w:val="00F07879"/>
    <w:rsid w:val="00F158C1"/>
    <w:rsid w:val="00F15EC6"/>
    <w:rsid w:val="00F26FC7"/>
    <w:rsid w:val="00F31B48"/>
    <w:rsid w:val="00F33B4A"/>
    <w:rsid w:val="00F37218"/>
    <w:rsid w:val="00F56626"/>
    <w:rsid w:val="00F57006"/>
    <w:rsid w:val="00F61E84"/>
    <w:rsid w:val="00F6390F"/>
    <w:rsid w:val="00F6402D"/>
    <w:rsid w:val="00F77D9D"/>
    <w:rsid w:val="00F94056"/>
    <w:rsid w:val="00F95E13"/>
    <w:rsid w:val="00FA09A4"/>
    <w:rsid w:val="00FA15C8"/>
    <w:rsid w:val="00FA44BB"/>
    <w:rsid w:val="00FA4CE8"/>
    <w:rsid w:val="00FA5067"/>
    <w:rsid w:val="00FA5321"/>
    <w:rsid w:val="00FA5858"/>
    <w:rsid w:val="00FA585C"/>
    <w:rsid w:val="00FA66CB"/>
    <w:rsid w:val="00FA7507"/>
    <w:rsid w:val="00FB12CB"/>
    <w:rsid w:val="00FC6B8B"/>
    <w:rsid w:val="00FC7591"/>
    <w:rsid w:val="00FD0F07"/>
    <w:rsid w:val="00FD1FDD"/>
    <w:rsid w:val="00FD5280"/>
    <w:rsid w:val="00FD6ED9"/>
    <w:rsid w:val="00FE1BF5"/>
    <w:rsid w:val="00FE4919"/>
    <w:rsid w:val="00FE6B4A"/>
    <w:rsid w:val="00FF61C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3A9A8FC"/>
  <w14:defaultImageDpi w14:val="330"/>
  <w15:docId w15:val="{8C5E017B-5A01-434A-B2AE-2535D55C6F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uiPriority="21"/>
    <w:lsdException w:name="Subtle Reference" w:uiPriority="8"/>
    <w:lsdException w:name="Intense Reference"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6520"/>
    <w:pPr>
      <w:spacing w:before="120" w:after="300" w:line="240" w:lineRule="atLeast"/>
      <w:ind w:right="288"/>
    </w:pPr>
    <w:rPr>
      <w:color w:val="000000" w:themeColor="text1"/>
      <w:sz w:val="22"/>
      <w:szCs w:val="18"/>
    </w:rPr>
  </w:style>
  <w:style w:type="paragraph" w:styleId="Heading1">
    <w:name w:val="heading 1"/>
    <w:next w:val="Normal"/>
    <w:link w:val="Heading1Char"/>
    <w:uiPriority w:val="1"/>
    <w:qFormat/>
    <w:rsid w:val="00074F7F"/>
    <w:pPr>
      <w:keepNext/>
      <w:keepLines/>
      <w:pageBreakBefore/>
      <w:numPr>
        <w:numId w:val="1"/>
      </w:numPr>
      <w:spacing w:before="360" w:after="300" w:line="440" w:lineRule="exact"/>
      <w:ind w:left="0" w:right="288" w:firstLine="0"/>
      <w:outlineLvl w:val="0"/>
    </w:pPr>
    <w:rPr>
      <w:rFonts w:asciiTheme="majorHAnsi" w:eastAsiaTheme="majorEastAsia" w:hAnsiTheme="majorHAnsi" w:cstheme="majorBidi"/>
      <w:b/>
      <w:bCs/>
      <w:color w:val="263238"/>
      <w:sz w:val="40"/>
      <w:szCs w:val="32"/>
    </w:rPr>
  </w:style>
  <w:style w:type="paragraph" w:styleId="Heading2">
    <w:name w:val="heading 2"/>
    <w:basedOn w:val="Heading1"/>
    <w:next w:val="Normal"/>
    <w:link w:val="Heading2Char"/>
    <w:uiPriority w:val="1"/>
    <w:qFormat/>
    <w:rsid w:val="00074F7F"/>
    <w:pPr>
      <w:pageBreakBefore w:val="0"/>
      <w:numPr>
        <w:ilvl w:val="1"/>
      </w:numPr>
      <w:spacing w:before="240" w:after="120" w:line="300" w:lineRule="exact"/>
      <w:outlineLvl w:val="1"/>
    </w:pPr>
    <w:rPr>
      <w:bCs w:val="0"/>
      <w:color w:val="617076"/>
      <w:sz w:val="27"/>
      <w:szCs w:val="27"/>
    </w:rPr>
  </w:style>
  <w:style w:type="paragraph" w:styleId="Heading3">
    <w:name w:val="heading 3"/>
    <w:basedOn w:val="Heading2"/>
    <w:next w:val="Normal"/>
    <w:link w:val="Heading3Char"/>
    <w:uiPriority w:val="1"/>
    <w:qFormat/>
    <w:rsid w:val="00D30595"/>
    <w:pPr>
      <w:numPr>
        <w:ilvl w:val="2"/>
      </w:numPr>
      <w:spacing w:before="160" w:line="260" w:lineRule="exact"/>
      <w:outlineLvl w:val="2"/>
    </w:pPr>
    <w:rPr>
      <w:bCs/>
      <w:color w:val="263238"/>
      <w:sz w:val="22"/>
    </w:rPr>
  </w:style>
  <w:style w:type="paragraph" w:styleId="Heading4">
    <w:name w:val="heading 4"/>
    <w:basedOn w:val="Heading3"/>
    <w:next w:val="Normal"/>
    <w:link w:val="Heading4Char"/>
    <w:uiPriority w:val="1"/>
    <w:qFormat/>
    <w:rsid w:val="00AE5916"/>
    <w:pPr>
      <w:numPr>
        <w:ilvl w:val="3"/>
      </w:numPr>
      <w:tabs>
        <w:tab w:val="left" w:pos="1080"/>
      </w:tabs>
      <w:spacing w:after="0"/>
      <w:outlineLvl w:val="3"/>
    </w:pPr>
    <w:rPr>
      <w:bCs w:val="0"/>
      <w:iCs/>
      <w:color w:val="303B41" w:themeColor="text2"/>
    </w:rPr>
  </w:style>
  <w:style w:type="paragraph" w:styleId="Heading5">
    <w:name w:val="heading 5"/>
    <w:basedOn w:val="Normal"/>
    <w:next w:val="Normal"/>
    <w:link w:val="Heading5Char"/>
    <w:uiPriority w:val="9"/>
    <w:unhideWhenUsed/>
    <w:rsid w:val="001035A7"/>
    <w:pPr>
      <w:keepNext/>
      <w:keepLines/>
      <w:spacing w:before="40" w:after="0"/>
      <w:outlineLvl w:val="4"/>
    </w:pPr>
    <w:rPr>
      <w:rFonts w:asciiTheme="majorHAnsi" w:eastAsiaTheme="majorEastAsia" w:hAnsiTheme="majorHAnsi" w:cstheme="majorBidi"/>
      <w:color w:val="303B41" w:themeColor="text2"/>
    </w:rPr>
  </w:style>
  <w:style w:type="paragraph" w:styleId="Heading6">
    <w:name w:val="heading 6"/>
    <w:basedOn w:val="Normal"/>
    <w:next w:val="Normal"/>
    <w:link w:val="Heading6Char"/>
    <w:uiPriority w:val="9"/>
    <w:semiHidden/>
    <w:unhideWhenUsed/>
    <w:qFormat/>
    <w:rsid w:val="003546FA"/>
    <w:pPr>
      <w:keepNext/>
      <w:keepLines/>
      <w:spacing w:before="40" w:after="0"/>
      <w:outlineLvl w:val="5"/>
    </w:pPr>
    <w:rPr>
      <w:rFonts w:asciiTheme="majorHAnsi" w:eastAsiaTheme="majorEastAsia" w:hAnsiTheme="majorHAnsi" w:cstheme="majorBidi"/>
      <w:color w:val="303B41"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0305"/>
    <w:pPr>
      <w:tabs>
        <w:tab w:val="center" w:pos="4320"/>
        <w:tab w:val="right" w:pos="8640"/>
      </w:tabs>
    </w:pPr>
  </w:style>
  <w:style w:type="character" w:customStyle="1" w:styleId="HeaderChar">
    <w:name w:val="Header Char"/>
    <w:basedOn w:val="DefaultParagraphFont"/>
    <w:link w:val="Header"/>
    <w:uiPriority w:val="99"/>
    <w:rsid w:val="00300305"/>
  </w:style>
  <w:style w:type="paragraph" w:styleId="Footer">
    <w:name w:val="footer"/>
    <w:basedOn w:val="Header"/>
    <w:link w:val="FooterChar"/>
    <w:uiPriority w:val="99"/>
    <w:unhideWhenUsed/>
    <w:rsid w:val="004377CC"/>
    <w:pPr>
      <w:ind w:left="-1418" w:right="567"/>
    </w:pPr>
    <w:rPr>
      <w:b/>
      <w:color w:val="617076"/>
    </w:rPr>
  </w:style>
  <w:style w:type="character" w:customStyle="1" w:styleId="FooterChar">
    <w:name w:val="Footer Char"/>
    <w:basedOn w:val="DefaultParagraphFont"/>
    <w:link w:val="Footer"/>
    <w:uiPriority w:val="99"/>
    <w:rsid w:val="004377CC"/>
    <w:rPr>
      <w:b/>
      <w:color w:val="617076"/>
      <w:sz w:val="22"/>
      <w:szCs w:val="18"/>
    </w:rPr>
  </w:style>
  <w:style w:type="paragraph" w:styleId="BalloonText">
    <w:name w:val="Balloon Text"/>
    <w:basedOn w:val="Normal"/>
    <w:link w:val="BalloonTextChar"/>
    <w:uiPriority w:val="99"/>
    <w:semiHidden/>
    <w:unhideWhenUsed/>
    <w:rsid w:val="00300305"/>
    <w:rPr>
      <w:rFonts w:ascii="Lucida Grande" w:hAnsi="Lucida Grande" w:cs="Lucida Grande"/>
    </w:rPr>
  </w:style>
  <w:style w:type="character" w:customStyle="1" w:styleId="BalloonTextChar">
    <w:name w:val="Balloon Text Char"/>
    <w:basedOn w:val="DefaultParagraphFont"/>
    <w:link w:val="BalloonText"/>
    <w:uiPriority w:val="99"/>
    <w:semiHidden/>
    <w:rsid w:val="00300305"/>
    <w:rPr>
      <w:rFonts w:ascii="Lucida Grande" w:hAnsi="Lucida Grande" w:cs="Lucida Grande"/>
      <w:sz w:val="18"/>
      <w:szCs w:val="18"/>
    </w:rPr>
  </w:style>
  <w:style w:type="paragraph" w:styleId="Title">
    <w:name w:val="Title"/>
    <w:basedOn w:val="Normal"/>
    <w:next w:val="Subtitle"/>
    <w:link w:val="TitleChar"/>
    <w:uiPriority w:val="4"/>
    <w:qFormat/>
    <w:rsid w:val="004377CC"/>
    <w:pPr>
      <w:spacing w:before="2500" w:after="800" w:line="900" w:lineRule="exact"/>
      <w:ind w:left="-1418" w:right="4536"/>
      <w:contextualSpacing/>
    </w:pPr>
    <w:rPr>
      <w:rFonts w:asciiTheme="majorHAnsi" w:eastAsiaTheme="majorEastAsia" w:hAnsiTheme="majorHAnsi" w:cs="Times New Roman (Headings CS)"/>
      <w:b/>
      <w:color w:val="263238"/>
      <w:spacing w:val="5"/>
      <w:kern w:val="28"/>
      <w:sz w:val="84"/>
      <w:szCs w:val="52"/>
    </w:rPr>
  </w:style>
  <w:style w:type="character" w:customStyle="1" w:styleId="TitleChar">
    <w:name w:val="Title Char"/>
    <w:basedOn w:val="DefaultParagraphFont"/>
    <w:link w:val="Title"/>
    <w:uiPriority w:val="4"/>
    <w:rsid w:val="004377CC"/>
    <w:rPr>
      <w:rFonts w:asciiTheme="majorHAnsi" w:eastAsiaTheme="majorEastAsia" w:hAnsiTheme="majorHAnsi" w:cs="Times New Roman (Headings CS)"/>
      <w:b/>
      <w:color w:val="263238"/>
      <w:spacing w:val="5"/>
      <w:kern w:val="28"/>
      <w:sz w:val="84"/>
      <w:szCs w:val="52"/>
    </w:rPr>
  </w:style>
  <w:style w:type="paragraph" w:styleId="Subtitle">
    <w:name w:val="Subtitle"/>
    <w:next w:val="Normal"/>
    <w:link w:val="SubtitleChar"/>
    <w:uiPriority w:val="4"/>
    <w:qFormat/>
    <w:rsid w:val="004377CC"/>
    <w:pPr>
      <w:numPr>
        <w:ilvl w:val="1"/>
      </w:numPr>
      <w:spacing w:after="400" w:line="520" w:lineRule="exact"/>
      <w:ind w:left="-1418"/>
    </w:pPr>
    <w:rPr>
      <w:rFonts w:asciiTheme="majorHAnsi" w:eastAsiaTheme="majorEastAsia" w:hAnsiTheme="majorHAnsi" w:cstheme="majorBidi"/>
      <w:b/>
      <w:iCs/>
      <w:color w:val="617076"/>
      <w:spacing w:val="15"/>
      <w:sz w:val="40"/>
    </w:rPr>
  </w:style>
  <w:style w:type="character" w:customStyle="1" w:styleId="SubtitleChar">
    <w:name w:val="Subtitle Char"/>
    <w:basedOn w:val="DefaultParagraphFont"/>
    <w:link w:val="Subtitle"/>
    <w:uiPriority w:val="4"/>
    <w:rsid w:val="004377CC"/>
    <w:rPr>
      <w:rFonts w:asciiTheme="majorHAnsi" w:eastAsiaTheme="majorEastAsia" w:hAnsiTheme="majorHAnsi" w:cstheme="majorBidi"/>
      <w:b/>
      <w:iCs/>
      <w:color w:val="617076"/>
      <w:spacing w:val="15"/>
      <w:sz w:val="40"/>
    </w:rPr>
  </w:style>
  <w:style w:type="character" w:styleId="Strong">
    <w:name w:val="Strong"/>
    <w:basedOn w:val="DefaultParagraphFont"/>
    <w:uiPriority w:val="22"/>
    <w:semiHidden/>
    <w:qFormat/>
    <w:rsid w:val="00104F1A"/>
    <w:rPr>
      <w:b/>
      <w:bCs/>
      <w:color w:val="auto"/>
    </w:rPr>
  </w:style>
  <w:style w:type="paragraph" w:customStyle="1" w:styleId="Paperdetails">
    <w:name w:val="Paper details"/>
    <w:basedOn w:val="Normal"/>
    <w:uiPriority w:val="7"/>
    <w:semiHidden/>
    <w:rsid w:val="00C53A18"/>
    <w:pPr>
      <w:pBdr>
        <w:top w:val="single" w:sz="8" w:space="5" w:color="00D29A" w:themeColor="background2"/>
      </w:pBdr>
      <w:spacing w:after="140" w:line="300" w:lineRule="exact"/>
      <w:ind w:left="-1418" w:right="7088"/>
      <w:contextualSpacing/>
    </w:pPr>
    <w:rPr>
      <w:b/>
      <w:color w:val="303B41" w:themeColor="text2"/>
      <w:sz w:val="20"/>
    </w:rPr>
  </w:style>
  <w:style w:type="character" w:styleId="PageNumber">
    <w:name w:val="page number"/>
    <w:uiPriority w:val="99"/>
    <w:unhideWhenUsed/>
    <w:rsid w:val="004D25F3"/>
    <w:rPr>
      <w:b/>
      <w:color w:val="008059" w:themeColor="accent2"/>
      <w:sz w:val="22"/>
    </w:rPr>
  </w:style>
  <w:style w:type="character" w:customStyle="1" w:styleId="Heading1Char">
    <w:name w:val="Heading 1 Char"/>
    <w:basedOn w:val="DefaultParagraphFont"/>
    <w:link w:val="Heading1"/>
    <w:uiPriority w:val="1"/>
    <w:rsid w:val="00074F7F"/>
    <w:rPr>
      <w:rFonts w:asciiTheme="majorHAnsi" w:eastAsiaTheme="majorEastAsia" w:hAnsiTheme="majorHAnsi" w:cstheme="majorBidi"/>
      <w:b/>
      <w:bCs/>
      <w:color w:val="263238"/>
      <w:sz w:val="40"/>
      <w:szCs w:val="32"/>
    </w:rPr>
  </w:style>
  <w:style w:type="paragraph" w:customStyle="1" w:styleId="PagerunningheadLeftPagefurniture">
    <w:name w:val="• Page running head (Left) (Page furniture)"/>
    <w:uiPriority w:val="99"/>
    <w:qFormat/>
    <w:rsid w:val="004377CC"/>
    <w:pPr>
      <w:widowControl w:val="0"/>
      <w:suppressAutoHyphens/>
      <w:autoSpaceDE w:val="0"/>
      <w:autoSpaceDN w:val="0"/>
      <w:adjustRightInd w:val="0"/>
      <w:spacing w:after="240" w:line="240" w:lineRule="atLeast"/>
      <w:ind w:left="-1418" w:firstLine="142"/>
      <w:textAlignment w:val="center"/>
    </w:pPr>
    <w:rPr>
      <w:rFonts w:cs="Calibre-Semibold"/>
      <w:b/>
      <w:color w:val="617076"/>
      <w:sz w:val="22"/>
      <w:szCs w:val="18"/>
    </w:rPr>
  </w:style>
  <w:style w:type="character" w:customStyle="1" w:styleId="Heading2Char">
    <w:name w:val="Heading 2 Char"/>
    <w:basedOn w:val="DefaultParagraphFont"/>
    <w:link w:val="Heading2"/>
    <w:uiPriority w:val="1"/>
    <w:rsid w:val="00074F7F"/>
    <w:rPr>
      <w:rFonts w:asciiTheme="majorHAnsi" w:eastAsiaTheme="majorEastAsia" w:hAnsiTheme="majorHAnsi" w:cstheme="majorBidi"/>
      <w:b/>
      <w:color w:val="617076"/>
      <w:sz w:val="27"/>
      <w:szCs w:val="27"/>
    </w:rPr>
  </w:style>
  <w:style w:type="paragraph" w:styleId="NormalWeb">
    <w:name w:val="Normal (Web)"/>
    <w:basedOn w:val="Normal"/>
    <w:uiPriority w:val="99"/>
    <w:semiHidden/>
    <w:unhideWhenUsed/>
    <w:rsid w:val="0028060C"/>
    <w:pPr>
      <w:spacing w:before="100" w:beforeAutospacing="1" w:after="100" w:afterAutospacing="1"/>
    </w:pPr>
    <w:rPr>
      <w:rFonts w:ascii="Times" w:hAnsi="Times" w:cs="Times New Roman"/>
      <w:sz w:val="20"/>
      <w:szCs w:val="20"/>
    </w:rPr>
  </w:style>
  <w:style w:type="character" w:customStyle="1" w:styleId="Heading3Char">
    <w:name w:val="Heading 3 Char"/>
    <w:basedOn w:val="DefaultParagraphFont"/>
    <w:link w:val="Heading3"/>
    <w:uiPriority w:val="1"/>
    <w:rsid w:val="00D30595"/>
    <w:rPr>
      <w:rFonts w:asciiTheme="majorHAnsi" w:eastAsiaTheme="majorEastAsia" w:hAnsiTheme="majorHAnsi" w:cstheme="majorBidi"/>
      <w:b/>
      <w:bCs/>
      <w:color w:val="263238"/>
      <w:sz w:val="22"/>
      <w:szCs w:val="27"/>
    </w:rPr>
  </w:style>
  <w:style w:type="table" w:styleId="TableGrid">
    <w:name w:val="Table Grid"/>
    <w:basedOn w:val="TableNormal"/>
    <w:uiPriority w:val="59"/>
    <w:rsid w:val="00E57581"/>
    <w:tblPr>
      <w:tblBorders>
        <w:bottom w:val="single" w:sz="6" w:space="0" w:color="00D29A" w:themeColor="background2"/>
        <w:insideH w:val="single" w:sz="6" w:space="0" w:color="00D29A" w:themeColor="background2"/>
      </w:tblBorders>
    </w:tblPr>
    <w:tcPr>
      <w:shd w:val="clear" w:color="auto" w:fill="auto"/>
      <w:vAlign w:val="center"/>
    </w:tcPr>
    <w:tblStylePr w:type="firstRow">
      <w:pPr>
        <w:jc w:val="left"/>
      </w:pPr>
      <w:tblPr/>
      <w:tcPr>
        <w:shd w:val="clear" w:color="auto" w:fill="00D29A" w:themeFill="background2"/>
      </w:tcPr>
    </w:tblStylePr>
  </w:style>
  <w:style w:type="paragraph" w:styleId="ListBullet">
    <w:name w:val="List Bullet"/>
    <w:basedOn w:val="ListParagraph"/>
    <w:uiPriority w:val="99"/>
    <w:unhideWhenUsed/>
    <w:qFormat/>
    <w:rsid w:val="00CC38B8"/>
    <w:pPr>
      <w:numPr>
        <w:numId w:val="19"/>
      </w:numPr>
    </w:pPr>
    <w:rPr>
      <w:lang w:val="en-US"/>
    </w:rPr>
  </w:style>
  <w:style w:type="paragraph" w:styleId="ListParagraph">
    <w:name w:val="List Paragraph"/>
    <w:basedOn w:val="Normal"/>
    <w:next w:val="Normal"/>
    <w:link w:val="ListParagraphChar"/>
    <w:uiPriority w:val="34"/>
    <w:qFormat/>
    <w:rsid w:val="00CC38B8"/>
    <w:pPr>
      <w:numPr>
        <w:numId w:val="36"/>
      </w:numPr>
      <w:tabs>
        <w:tab w:val="left" w:pos="360"/>
      </w:tabs>
      <w:spacing w:after="120"/>
      <w:ind w:right="562"/>
      <w:contextualSpacing/>
    </w:pPr>
    <w:rPr>
      <w:rFonts w:cs="Times New Roman (Body CS)"/>
    </w:rPr>
  </w:style>
  <w:style w:type="paragraph" w:customStyle="1" w:styleId="TableFigureTitle">
    <w:name w:val="Table/Figure Title"/>
    <w:basedOn w:val="Normal"/>
    <w:uiPriority w:val="7"/>
    <w:qFormat/>
    <w:rsid w:val="00FE4919"/>
    <w:pPr>
      <w:spacing w:before="0" w:after="140"/>
    </w:pPr>
    <w:rPr>
      <w:b/>
      <w:color w:val="303B41" w:themeColor="text2"/>
      <w:sz w:val="19"/>
    </w:rPr>
  </w:style>
  <w:style w:type="paragraph" w:customStyle="1" w:styleId="TableFigureSource">
    <w:name w:val="Table/Figure Source"/>
    <w:basedOn w:val="Normal"/>
    <w:uiPriority w:val="7"/>
    <w:qFormat/>
    <w:rsid w:val="00AD74F2"/>
    <w:pPr>
      <w:spacing w:before="0" w:line="200" w:lineRule="exact"/>
    </w:pPr>
    <w:rPr>
      <w:i/>
      <w:sz w:val="20"/>
    </w:rPr>
  </w:style>
  <w:style w:type="character" w:customStyle="1" w:styleId="Heading4Char">
    <w:name w:val="Heading 4 Char"/>
    <w:basedOn w:val="DefaultParagraphFont"/>
    <w:link w:val="Heading4"/>
    <w:uiPriority w:val="1"/>
    <w:rsid w:val="00AE5916"/>
    <w:rPr>
      <w:rFonts w:asciiTheme="majorHAnsi" w:eastAsiaTheme="majorEastAsia" w:hAnsiTheme="majorHAnsi" w:cstheme="majorBidi"/>
      <w:b/>
      <w:iCs/>
      <w:color w:val="303B41" w:themeColor="text2"/>
      <w:sz w:val="22"/>
      <w:szCs w:val="27"/>
    </w:rPr>
  </w:style>
  <w:style w:type="paragraph" w:styleId="Quote">
    <w:name w:val="Quote"/>
    <w:basedOn w:val="Normal"/>
    <w:next w:val="Normal"/>
    <w:link w:val="QuoteChar"/>
    <w:uiPriority w:val="29"/>
    <w:qFormat/>
    <w:rsid w:val="00D23A91"/>
    <w:pPr>
      <w:keepLines/>
      <w:spacing w:before="300" w:line="280" w:lineRule="exact"/>
      <w:ind w:right="1138"/>
    </w:pPr>
    <w:rPr>
      <w:bCs/>
      <w:color w:val="595959" w:themeColor="text1" w:themeTint="A6"/>
      <w:sz w:val="20"/>
      <w:szCs w:val="20"/>
    </w:rPr>
  </w:style>
  <w:style w:type="paragraph" w:customStyle="1" w:styleId="BoxHeading">
    <w:name w:val="Box Heading"/>
    <w:basedOn w:val="Normal"/>
    <w:uiPriority w:val="4"/>
    <w:qFormat/>
    <w:rsid w:val="004377CC"/>
    <w:pPr>
      <w:pBdr>
        <w:top w:val="single" w:sz="8" w:space="4" w:color="00D29A" w:themeColor="background2"/>
      </w:pBdr>
      <w:spacing w:after="0" w:line="260" w:lineRule="exact"/>
    </w:pPr>
    <w:rPr>
      <w:rFonts w:asciiTheme="majorHAnsi" w:hAnsiTheme="majorHAnsi"/>
      <w:b/>
      <w:bCs/>
      <w:caps/>
      <w:color w:val="617076"/>
      <w:szCs w:val="22"/>
    </w:rPr>
  </w:style>
  <w:style w:type="paragraph" w:customStyle="1" w:styleId="BoxSubheading">
    <w:name w:val="Box Subheading"/>
    <w:basedOn w:val="BoxHeading"/>
    <w:uiPriority w:val="4"/>
    <w:rsid w:val="00500E68"/>
    <w:pPr>
      <w:pBdr>
        <w:top w:val="none" w:sz="0" w:space="0" w:color="auto"/>
      </w:pBdr>
      <w:spacing w:after="140" w:line="240" w:lineRule="exact"/>
    </w:pPr>
    <w:rPr>
      <w:b w:val="0"/>
      <w:sz w:val="20"/>
    </w:rPr>
  </w:style>
  <w:style w:type="paragraph" w:customStyle="1" w:styleId="BoxTextFirst">
    <w:name w:val="Box Text First"/>
    <w:basedOn w:val="Normal"/>
    <w:uiPriority w:val="4"/>
    <w:qFormat/>
    <w:rsid w:val="002C03D0"/>
    <w:pPr>
      <w:spacing w:after="140"/>
    </w:pPr>
  </w:style>
  <w:style w:type="paragraph" w:customStyle="1" w:styleId="BoxTextLast">
    <w:name w:val="Box Text Last"/>
    <w:basedOn w:val="Normal"/>
    <w:uiPriority w:val="4"/>
    <w:qFormat/>
    <w:rsid w:val="002C03D0"/>
    <w:pPr>
      <w:pBdr>
        <w:bottom w:val="single" w:sz="8" w:space="4" w:color="00D29A" w:themeColor="background2"/>
      </w:pBdr>
    </w:pPr>
  </w:style>
  <w:style w:type="character" w:customStyle="1" w:styleId="QuoteChar">
    <w:name w:val="Quote Char"/>
    <w:basedOn w:val="DefaultParagraphFont"/>
    <w:link w:val="Quote"/>
    <w:uiPriority w:val="29"/>
    <w:rsid w:val="00D23A91"/>
    <w:rPr>
      <w:bCs/>
      <w:color w:val="595959" w:themeColor="text1" w:themeTint="A6"/>
      <w:sz w:val="20"/>
      <w:szCs w:val="20"/>
    </w:rPr>
  </w:style>
  <w:style w:type="paragraph" w:styleId="EndnoteText">
    <w:name w:val="endnote text"/>
    <w:basedOn w:val="Normal"/>
    <w:link w:val="EndnoteTextChar"/>
    <w:uiPriority w:val="99"/>
    <w:unhideWhenUsed/>
    <w:rsid w:val="00CD6C67"/>
    <w:pPr>
      <w:spacing w:after="80"/>
    </w:pPr>
    <w:rPr>
      <w:sz w:val="20"/>
    </w:rPr>
  </w:style>
  <w:style w:type="paragraph" w:customStyle="1" w:styleId="Quotecredit">
    <w:name w:val="Quote credit"/>
    <w:basedOn w:val="Normal"/>
    <w:uiPriority w:val="7"/>
    <w:qFormat/>
    <w:rsid w:val="00CD7F8C"/>
    <w:rPr>
      <w:b/>
      <w:color w:val="303B41" w:themeColor="text2"/>
      <w:lang w:val="en-US"/>
    </w:rPr>
  </w:style>
  <w:style w:type="character" w:customStyle="1" w:styleId="EndnoteTextChar">
    <w:name w:val="Endnote Text Char"/>
    <w:basedOn w:val="DefaultParagraphFont"/>
    <w:link w:val="EndnoteText"/>
    <w:uiPriority w:val="99"/>
    <w:rsid w:val="00CD6C67"/>
    <w:rPr>
      <w:color w:val="000000" w:themeColor="text1"/>
      <w:sz w:val="20"/>
      <w:szCs w:val="18"/>
    </w:rPr>
  </w:style>
  <w:style w:type="character" w:styleId="EndnoteReference">
    <w:name w:val="endnote reference"/>
    <w:basedOn w:val="DefaultParagraphFont"/>
    <w:uiPriority w:val="99"/>
    <w:unhideWhenUsed/>
    <w:rsid w:val="002E677E"/>
    <w:rPr>
      <w:b/>
      <w:color w:val="008059" w:themeColor="accent2"/>
      <w:vertAlign w:val="superscript"/>
    </w:rPr>
  </w:style>
  <w:style w:type="character" w:styleId="Emphasis">
    <w:name w:val="Emphasis"/>
    <w:basedOn w:val="DefaultParagraphFont"/>
    <w:uiPriority w:val="20"/>
    <w:semiHidden/>
    <w:rsid w:val="005D2194"/>
    <w:rPr>
      <w:i/>
      <w:iCs/>
    </w:rPr>
  </w:style>
  <w:style w:type="paragraph" w:styleId="FootnoteText">
    <w:name w:val="footnote text"/>
    <w:basedOn w:val="Normal"/>
    <w:link w:val="FootnoteTextChar"/>
    <w:uiPriority w:val="99"/>
    <w:unhideWhenUsed/>
    <w:rsid w:val="00FE4919"/>
    <w:pPr>
      <w:spacing w:before="0" w:after="80" w:line="200" w:lineRule="exact"/>
    </w:pPr>
    <w:rPr>
      <w:color w:val="303B41" w:themeColor="text2"/>
      <w:sz w:val="20"/>
    </w:rPr>
  </w:style>
  <w:style w:type="character" w:styleId="Hyperlink">
    <w:name w:val="Hyperlink"/>
    <w:basedOn w:val="DefaultParagraphFont"/>
    <w:uiPriority w:val="99"/>
    <w:unhideWhenUsed/>
    <w:qFormat/>
    <w:rsid w:val="005D2194"/>
    <w:rPr>
      <w:color w:val="008059" w:themeColor="hyperlink"/>
      <w:u w:val="single"/>
    </w:rPr>
  </w:style>
  <w:style w:type="character" w:customStyle="1" w:styleId="FootnoteTextChar">
    <w:name w:val="Footnote Text Char"/>
    <w:basedOn w:val="DefaultParagraphFont"/>
    <w:link w:val="FootnoteText"/>
    <w:uiPriority w:val="99"/>
    <w:rsid w:val="00FE4919"/>
    <w:rPr>
      <w:color w:val="303B41" w:themeColor="text2"/>
      <w:sz w:val="20"/>
      <w:szCs w:val="18"/>
    </w:rPr>
  </w:style>
  <w:style w:type="character" w:styleId="FootnoteReference">
    <w:name w:val="footnote reference"/>
    <w:basedOn w:val="DefaultParagraphFont"/>
    <w:uiPriority w:val="99"/>
    <w:unhideWhenUsed/>
    <w:rsid w:val="004377CC"/>
    <w:rPr>
      <w:b/>
      <w:color w:val="263238"/>
      <w:vertAlign w:val="superscript"/>
    </w:rPr>
  </w:style>
  <w:style w:type="paragraph" w:customStyle="1" w:styleId="ImprintPagefurnitureimprint">
    <w:name w:val="• Imprint (Page furniture / imprint)"/>
    <w:basedOn w:val="Normal"/>
    <w:uiPriority w:val="99"/>
    <w:rsid w:val="004818B6"/>
    <w:pPr>
      <w:widowControl w:val="0"/>
      <w:suppressAutoHyphens/>
      <w:autoSpaceDE w:val="0"/>
      <w:autoSpaceDN w:val="0"/>
      <w:adjustRightInd w:val="0"/>
      <w:spacing w:after="0"/>
      <w:textAlignment w:val="center"/>
    </w:pPr>
    <w:rPr>
      <w:rFonts w:ascii="Calibre-Regular" w:hAnsi="Calibre-Regular" w:cs="Calibre-Regular"/>
      <w:color w:val="000000"/>
      <w:sz w:val="21"/>
      <w:szCs w:val="21"/>
    </w:rPr>
  </w:style>
  <w:style w:type="paragraph" w:styleId="Bibliography">
    <w:name w:val="Bibliography"/>
    <w:basedOn w:val="Normal"/>
    <w:uiPriority w:val="37"/>
    <w:unhideWhenUsed/>
    <w:rsid w:val="003268A2"/>
    <w:pPr>
      <w:spacing w:after="140" w:line="220" w:lineRule="exact"/>
      <w:ind w:left="284" w:hanging="284"/>
    </w:pPr>
  </w:style>
  <w:style w:type="paragraph" w:customStyle="1" w:styleId="ImprinttopicPagefurnitureimprint">
    <w:name w:val="• Imprint topic (Page furniture / imprint)"/>
    <w:basedOn w:val="ImprintPagefurnitureimprint"/>
    <w:uiPriority w:val="99"/>
    <w:rsid w:val="004818B6"/>
    <w:pPr>
      <w:spacing w:before="113"/>
    </w:pPr>
    <w:rPr>
      <w:rFonts w:ascii="Calibre-Semibold" w:hAnsi="Calibre-Semibold" w:cs="Calibre-Semibold"/>
    </w:rPr>
  </w:style>
  <w:style w:type="paragraph" w:styleId="TOC1">
    <w:name w:val="toc 1"/>
    <w:basedOn w:val="Normal"/>
    <w:next w:val="Normal"/>
    <w:uiPriority w:val="39"/>
    <w:unhideWhenUsed/>
    <w:qFormat/>
    <w:rsid w:val="00C53A18"/>
    <w:pPr>
      <w:spacing w:line="300" w:lineRule="exact"/>
      <w:ind w:right="0"/>
    </w:pPr>
    <w:rPr>
      <w:b/>
      <w:color w:val="303B41" w:themeColor="text2"/>
    </w:rPr>
  </w:style>
  <w:style w:type="paragraph" w:customStyle="1" w:styleId="Imprintdetails">
    <w:name w:val="Imprint details"/>
    <w:basedOn w:val="Normal"/>
    <w:uiPriority w:val="7"/>
    <w:semiHidden/>
    <w:qFormat/>
    <w:rsid w:val="00706C66"/>
    <w:rPr>
      <w:color w:val="303B41" w:themeColor="text2"/>
      <w:sz w:val="21"/>
      <w:szCs w:val="21"/>
    </w:rPr>
  </w:style>
  <w:style w:type="paragraph" w:styleId="TOC2">
    <w:name w:val="toc 2"/>
    <w:basedOn w:val="Normal"/>
    <w:next w:val="Normal"/>
    <w:uiPriority w:val="39"/>
    <w:unhideWhenUsed/>
    <w:qFormat/>
    <w:rsid w:val="002366C2"/>
    <w:pPr>
      <w:tabs>
        <w:tab w:val="right" w:leader="dot" w:pos="10076"/>
      </w:tabs>
      <w:spacing w:line="300" w:lineRule="exact"/>
      <w:ind w:right="0"/>
    </w:pPr>
    <w:rPr>
      <w:noProof/>
      <w:color w:val="303B41" w:themeColor="text2"/>
    </w:rPr>
  </w:style>
  <w:style w:type="paragraph" w:styleId="TOC3">
    <w:name w:val="toc 3"/>
    <w:basedOn w:val="Normal"/>
    <w:next w:val="Normal"/>
    <w:uiPriority w:val="39"/>
    <w:unhideWhenUsed/>
    <w:qFormat/>
    <w:rsid w:val="0067137E"/>
    <w:pPr>
      <w:spacing w:line="300" w:lineRule="exact"/>
    </w:pPr>
    <w:rPr>
      <w:color w:val="303B41" w:themeColor="text2"/>
    </w:rPr>
  </w:style>
  <w:style w:type="paragraph" w:styleId="TOC4">
    <w:name w:val="toc 4"/>
    <w:basedOn w:val="Normal"/>
    <w:next w:val="Normal"/>
    <w:autoRedefine/>
    <w:uiPriority w:val="39"/>
    <w:unhideWhenUsed/>
    <w:rsid w:val="00DE1D58"/>
    <w:pPr>
      <w:ind w:left="540"/>
    </w:pPr>
  </w:style>
  <w:style w:type="paragraph" w:styleId="TOC5">
    <w:name w:val="toc 5"/>
    <w:basedOn w:val="Normal"/>
    <w:next w:val="Normal"/>
    <w:autoRedefine/>
    <w:uiPriority w:val="39"/>
    <w:unhideWhenUsed/>
    <w:rsid w:val="00DE1D58"/>
    <w:pPr>
      <w:ind w:left="720"/>
    </w:pPr>
  </w:style>
  <w:style w:type="paragraph" w:styleId="TOC6">
    <w:name w:val="toc 6"/>
    <w:basedOn w:val="Normal"/>
    <w:next w:val="Normal"/>
    <w:autoRedefine/>
    <w:uiPriority w:val="39"/>
    <w:unhideWhenUsed/>
    <w:rsid w:val="00DE1D58"/>
    <w:pPr>
      <w:ind w:left="900"/>
    </w:pPr>
  </w:style>
  <w:style w:type="paragraph" w:styleId="TOC7">
    <w:name w:val="toc 7"/>
    <w:basedOn w:val="Normal"/>
    <w:next w:val="Normal"/>
    <w:autoRedefine/>
    <w:uiPriority w:val="39"/>
    <w:unhideWhenUsed/>
    <w:rsid w:val="00DE1D58"/>
    <w:pPr>
      <w:ind w:left="1080"/>
    </w:pPr>
  </w:style>
  <w:style w:type="paragraph" w:styleId="TOC8">
    <w:name w:val="toc 8"/>
    <w:basedOn w:val="Normal"/>
    <w:next w:val="Normal"/>
    <w:autoRedefine/>
    <w:uiPriority w:val="39"/>
    <w:unhideWhenUsed/>
    <w:rsid w:val="00DE1D58"/>
    <w:pPr>
      <w:ind w:left="1260"/>
    </w:pPr>
  </w:style>
  <w:style w:type="paragraph" w:styleId="TOC9">
    <w:name w:val="toc 9"/>
    <w:basedOn w:val="Normal"/>
    <w:next w:val="Normal"/>
    <w:autoRedefine/>
    <w:uiPriority w:val="39"/>
    <w:unhideWhenUsed/>
    <w:rsid w:val="00DE1D58"/>
    <w:pPr>
      <w:ind w:left="1440"/>
    </w:pPr>
  </w:style>
  <w:style w:type="paragraph" w:customStyle="1" w:styleId="Authordetails">
    <w:name w:val="Author details"/>
    <w:basedOn w:val="Paperdetails"/>
    <w:uiPriority w:val="4"/>
    <w:rsid w:val="00C22EC2"/>
    <w:pPr>
      <w:spacing w:after="300"/>
    </w:pPr>
    <w:rPr>
      <w:b w:val="0"/>
      <w:sz w:val="24"/>
    </w:rPr>
  </w:style>
  <w:style w:type="character" w:styleId="FollowedHyperlink">
    <w:name w:val="FollowedHyperlink"/>
    <w:basedOn w:val="DefaultParagraphFont"/>
    <w:uiPriority w:val="99"/>
    <w:unhideWhenUsed/>
    <w:rsid w:val="00B658B9"/>
    <w:rPr>
      <w:color w:val="008059" w:themeColor="accent2"/>
      <w:u w:val="single"/>
    </w:rPr>
  </w:style>
  <w:style w:type="paragraph" w:styleId="IntenseQuote">
    <w:name w:val="Intense Quote"/>
    <w:basedOn w:val="Normal"/>
    <w:next w:val="Normal"/>
    <w:link w:val="IntenseQuoteChar"/>
    <w:uiPriority w:val="8"/>
    <w:rsid w:val="002E677E"/>
    <w:pPr>
      <w:pBdr>
        <w:top w:val="single" w:sz="4" w:space="10" w:color="00D29A" w:themeColor="accent1"/>
        <w:bottom w:val="single" w:sz="4" w:space="10" w:color="00D29A" w:themeColor="accent1"/>
      </w:pBdr>
      <w:spacing w:before="360" w:after="360"/>
      <w:ind w:left="864" w:right="864"/>
      <w:jc w:val="center"/>
    </w:pPr>
    <w:rPr>
      <w:i/>
      <w:iCs/>
      <w:color w:val="008059" w:themeColor="accent2"/>
      <w:sz w:val="24"/>
    </w:rPr>
  </w:style>
  <w:style w:type="character" w:customStyle="1" w:styleId="IntenseQuoteChar">
    <w:name w:val="Intense Quote Char"/>
    <w:basedOn w:val="DefaultParagraphFont"/>
    <w:link w:val="IntenseQuote"/>
    <w:uiPriority w:val="8"/>
    <w:rsid w:val="00B9670E"/>
    <w:rPr>
      <w:i/>
      <w:iCs/>
      <w:color w:val="008059" w:themeColor="accent2"/>
      <w:szCs w:val="18"/>
    </w:rPr>
  </w:style>
  <w:style w:type="character" w:customStyle="1" w:styleId="Heading5Char">
    <w:name w:val="Heading 5 Char"/>
    <w:basedOn w:val="DefaultParagraphFont"/>
    <w:link w:val="Heading5"/>
    <w:uiPriority w:val="9"/>
    <w:rsid w:val="001035A7"/>
    <w:rPr>
      <w:rFonts w:asciiTheme="majorHAnsi" w:eastAsiaTheme="majorEastAsia" w:hAnsiTheme="majorHAnsi" w:cstheme="majorBidi"/>
      <w:color w:val="303B41" w:themeColor="text2"/>
      <w:sz w:val="22"/>
      <w:szCs w:val="18"/>
    </w:rPr>
  </w:style>
  <w:style w:type="character" w:customStyle="1" w:styleId="Heading6Char">
    <w:name w:val="Heading 6 Char"/>
    <w:basedOn w:val="DefaultParagraphFont"/>
    <w:link w:val="Heading6"/>
    <w:uiPriority w:val="9"/>
    <w:semiHidden/>
    <w:rsid w:val="003546FA"/>
    <w:rPr>
      <w:rFonts w:asciiTheme="majorHAnsi" w:eastAsiaTheme="majorEastAsia" w:hAnsiTheme="majorHAnsi" w:cstheme="majorBidi"/>
      <w:color w:val="303B41" w:themeColor="text2"/>
      <w:sz w:val="22"/>
      <w:szCs w:val="18"/>
    </w:rPr>
  </w:style>
  <w:style w:type="character" w:styleId="IntenseEmphasis">
    <w:name w:val="Intense Emphasis"/>
    <w:basedOn w:val="DefaultParagraphFont"/>
    <w:uiPriority w:val="21"/>
    <w:semiHidden/>
    <w:rsid w:val="002E677E"/>
    <w:rPr>
      <w:i/>
      <w:iCs/>
      <w:color w:val="008059" w:themeColor="accent2"/>
    </w:rPr>
  </w:style>
  <w:style w:type="character" w:styleId="IntenseReference">
    <w:name w:val="Intense Reference"/>
    <w:basedOn w:val="DefaultParagraphFont"/>
    <w:uiPriority w:val="32"/>
    <w:rsid w:val="002E677E"/>
    <w:rPr>
      <w:b/>
      <w:bCs/>
      <w:smallCaps/>
      <w:color w:val="008059" w:themeColor="accent2"/>
      <w:spacing w:val="5"/>
    </w:rPr>
  </w:style>
  <w:style w:type="paragraph" w:styleId="NoSpacing">
    <w:name w:val="No Spacing"/>
    <w:uiPriority w:val="4"/>
    <w:qFormat/>
    <w:rsid w:val="00BE6AC9"/>
    <w:pPr>
      <w:ind w:right="284"/>
    </w:pPr>
    <w:rPr>
      <w:color w:val="000000" w:themeColor="text1"/>
      <w:sz w:val="22"/>
      <w:szCs w:val="18"/>
    </w:rPr>
  </w:style>
  <w:style w:type="paragraph" w:styleId="BodyText">
    <w:name w:val="Body Text"/>
    <w:basedOn w:val="Normal"/>
    <w:link w:val="BodyTextChar"/>
    <w:qFormat/>
    <w:rsid w:val="00D408D3"/>
    <w:pPr>
      <w:spacing w:before="200" w:after="200" w:line="280" w:lineRule="atLeast"/>
    </w:pPr>
    <w:rPr>
      <w:rFonts w:ascii="Arial" w:hAnsi="Arial"/>
      <w:sz w:val="18"/>
      <w:szCs w:val="20"/>
    </w:rPr>
  </w:style>
  <w:style w:type="character" w:customStyle="1" w:styleId="BodyTextChar">
    <w:name w:val="Body Text Char"/>
    <w:basedOn w:val="DefaultParagraphFont"/>
    <w:link w:val="BodyText"/>
    <w:rsid w:val="00D408D3"/>
    <w:rPr>
      <w:rFonts w:ascii="Arial" w:hAnsi="Arial"/>
      <w:color w:val="000000" w:themeColor="text1"/>
      <w:sz w:val="18"/>
      <w:szCs w:val="20"/>
    </w:rPr>
  </w:style>
  <w:style w:type="character" w:styleId="CommentReference">
    <w:name w:val="annotation reference"/>
    <w:basedOn w:val="DefaultParagraphFont"/>
    <w:uiPriority w:val="99"/>
    <w:semiHidden/>
    <w:unhideWhenUsed/>
    <w:rsid w:val="00D408D3"/>
    <w:rPr>
      <w:sz w:val="16"/>
      <w:szCs w:val="16"/>
    </w:rPr>
  </w:style>
  <w:style w:type="paragraph" w:styleId="CommentText">
    <w:name w:val="annotation text"/>
    <w:basedOn w:val="Normal"/>
    <w:link w:val="CommentTextChar"/>
    <w:uiPriority w:val="99"/>
    <w:semiHidden/>
    <w:unhideWhenUsed/>
    <w:rsid w:val="00D408D3"/>
    <w:rPr>
      <w:szCs w:val="20"/>
    </w:rPr>
  </w:style>
  <w:style w:type="character" w:customStyle="1" w:styleId="CommentTextChar">
    <w:name w:val="Comment Text Char"/>
    <w:basedOn w:val="DefaultParagraphFont"/>
    <w:link w:val="CommentText"/>
    <w:uiPriority w:val="99"/>
    <w:semiHidden/>
    <w:rsid w:val="00D408D3"/>
    <w:rPr>
      <w:color w:val="000000" w:themeColor="text1"/>
      <w:sz w:val="22"/>
      <w:szCs w:val="20"/>
    </w:rPr>
  </w:style>
  <w:style w:type="paragraph" w:customStyle="1" w:styleId="Abbreviation">
    <w:name w:val="Abbreviation"/>
    <w:qFormat/>
    <w:rsid w:val="00940BA2"/>
    <w:pPr>
      <w:tabs>
        <w:tab w:val="left" w:pos="2880"/>
      </w:tabs>
      <w:spacing w:before="200" w:after="200"/>
      <w:ind w:left="2880" w:hanging="2880"/>
    </w:pPr>
    <w:rPr>
      <w:rFonts w:eastAsia="Times New Roman" w:cs="Times New Roman"/>
      <w:sz w:val="20"/>
      <w:szCs w:val="20"/>
      <w:lang w:val="en-US"/>
    </w:rPr>
  </w:style>
  <w:style w:type="paragraph" w:customStyle="1" w:styleId="Blankpage">
    <w:name w:val="Blank page"/>
    <w:next w:val="BodyText"/>
    <w:qFormat/>
    <w:rsid w:val="00940BA2"/>
    <w:pPr>
      <w:spacing w:before="6000"/>
      <w:jc w:val="center"/>
    </w:pPr>
    <w:rPr>
      <w:rFonts w:ascii="Arial" w:eastAsia="Times New Roman" w:hAnsi="Arial" w:cs="Times New Roman"/>
      <w:i/>
      <w:sz w:val="20"/>
      <w:szCs w:val="20"/>
      <w:lang w:val="en-US"/>
    </w:rPr>
  </w:style>
  <w:style w:type="numbering" w:customStyle="1" w:styleId="Headings">
    <w:name w:val="Headings"/>
    <w:uiPriority w:val="99"/>
    <w:rsid w:val="00D30595"/>
    <w:pPr>
      <w:numPr>
        <w:numId w:val="31"/>
      </w:numPr>
    </w:pPr>
  </w:style>
  <w:style w:type="paragraph" w:customStyle="1" w:styleId="FIgure">
    <w:name w:val="FIgure"/>
    <w:basedOn w:val="Normal"/>
    <w:link w:val="FIgureChar"/>
    <w:qFormat/>
    <w:rsid w:val="00BE6764"/>
    <w:pPr>
      <w:keepNext/>
      <w:spacing w:before="360" w:after="20"/>
    </w:pPr>
    <w:rPr>
      <w:noProof/>
    </w:rPr>
  </w:style>
  <w:style w:type="paragraph" w:styleId="Caption">
    <w:name w:val="caption"/>
    <w:basedOn w:val="Normal"/>
    <w:next w:val="Normal"/>
    <w:uiPriority w:val="35"/>
    <w:unhideWhenUsed/>
    <w:qFormat/>
    <w:rsid w:val="00AF087F"/>
    <w:pPr>
      <w:spacing w:after="200" w:line="240" w:lineRule="auto"/>
    </w:pPr>
    <w:rPr>
      <w:i/>
      <w:iCs/>
      <w:color w:val="303B41" w:themeColor="text2"/>
      <w:sz w:val="18"/>
    </w:rPr>
  </w:style>
  <w:style w:type="character" w:customStyle="1" w:styleId="FIgureChar">
    <w:name w:val="FIgure Char"/>
    <w:basedOn w:val="DefaultParagraphFont"/>
    <w:link w:val="FIgure"/>
    <w:rsid w:val="00BE6764"/>
    <w:rPr>
      <w:noProof/>
      <w:color w:val="000000" w:themeColor="text1"/>
      <w:sz w:val="22"/>
      <w:szCs w:val="18"/>
    </w:rPr>
  </w:style>
  <w:style w:type="character" w:customStyle="1" w:styleId="UnresolvedMention">
    <w:name w:val="Unresolved Mention"/>
    <w:basedOn w:val="DefaultParagraphFont"/>
    <w:uiPriority w:val="99"/>
    <w:semiHidden/>
    <w:unhideWhenUsed/>
    <w:rsid w:val="004F2B50"/>
    <w:rPr>
      <w:color w:val="605E5C"/>
      <w:shd w:val="clear" w:color="auto" w:fill="E1DFDD"/>
    </w:rPr>
  </w:style>
  <w:style w:type="paragraph" w:customStyle="1" w:styleId="ListBullets">
    <w:name w:val="List Bullets"/>
    <w:basedOn w:val="BodyText"/>
    <w:link w:val="ListBulletsChar"/>
    <w:qFormat/>
    <w:rsid w:val="00CC38B8"/>
    <w:pPr>
      <w:spacing w:before="0" w:after="300"/>
      <w:contextualSpacing/>
    </w:pPr>
    <w:rPr>
      <w:rFonts w:asciiTheme="minorHAnsi" w:hAnsiTheme="minorHAnsi"/>
      <w:sz w:val="22"/>
    </w:rPr>
  </w:style>
  <w:style w:type="numbering" w:customStyle="1" w:styleId="StantecListBullets">
    <w:name w:val="Stantec List Bullets"/>
    <w:uiPriority w:val="99"/>
    <w:rsid w:val="0099410E"/>
    <w:pPr>
      <w:numPr>
        <w:numId w:val="2"/>
      </w:numPr>
    </w:pPr>
  </w:style>
  <w:style w:type="character" w:customStyle="1" w:styleId="ListBulletsChar">
    <w:name w:val="List Bullets Char"/>
    <w:basedOn w:val="BodyTextChar"/>
    <w:link w:val="ListBullets"/>
    <w:rsid w:val="00CC38B8"/>
    <w:rPr>
      <w:rFonts w:ascii="Arial" w:hAnsi="Arial"/>
      <w:color w:val="000000" w:themeColor="text1"/>
      <w:sz w:val="22"/>
      <w:szCs w:val="20"/>
    </w:rPr>
  </w:style>
  <w:style w:type="character" w:customStyle="1" w:styleId="ListParagraphChar">
    <w:name w:val="List Paragraph Char"/>
    <w:basedOn w:val="ListBulletsChar"/>
    <w:link w:val="ListParagraph"/>
    <w:uiPriority w:val="34"/>
    <w:rsid w:val="00CC38B8"/>
    <w:rPr>
      <w:rFonts w:ascii="Arial" w:hAnsi="Arial" w:cs="Times New Roman (Body CS)"/>
      <w:color w:val="000000" w:themeColor="text1"/>
      <w:sz w:val="22"/>
      <w:szCs w:val="18"/>
    </w:rPr>
  </w:style>
  <w:style w:type="paragraph" w:customStyle="1" w:styleId="FigureTitle">
    <w:name w:val="Figure Title"/>
    <w:next w:val="BodyText"/>
    <w:qFormat/>
    <w:rsid w:val="0099410E"/>
    <w:pPr>
      <w:spacing w:after="200"/>
    </w:pPr>
    <w:rPr>
      <w:rFonts w:ascii="Arial" w:eastAsia="Times New Roman" w:hAnsi="Arial" w:cs="Times New Roman"/>
      <w:b/>
      <w:bCs/>
      <w:sz w:val="20"/>
      <w:szCs w:val="18"/>
      <w:lang w:val="en-US"/>
    </w:rPr>
  </w:style>
  <w:style w:type="paragraph" w:customStyle="1" w:styleId="Source">
    <w:name w:val="Source"/>
    <w:basedOn w:val="Footer"/>
    <w:rsid w:val="00E57259"/>
    <w:rPr>
      <w:rFonts w:ascii="Century Gothic" w:hAnsi="Century Gothic"/>
      <w:sz w:val="12"/>
    </w:rPr>
  </w:style>
  <w:style w:type="paragraph" w:customStyle="1" w:styleId="HeaderChapterDate">
    <w:name w:val="Header Chapter/Date"/>
    <w:rsid w:val="00E57259"/>
    <w:rPr>
      <w:rFonts w:ascii="Arial" w:eastAsia="Times New Roman" w:hAnsi="Arial" w:cs="Times New Roman"/>
      <w:sz w:val="18"/>
      <w:szCs w:val="20"/>
      <w:lang w:val="en-US"/>
    </w:rPr>
  </w:style>
  <w:style w:type="paragraph" w:styleId="CommentSubject">
    <w:name w:val="annotation subject"/>
    <w:basedOn w:val="CommentText"/>
    <w:next w:val="CommentText"/>
    <w:link w:val="CommentSubjectChar"/>
    <w:uiPriority w:val="99"/>
    <w:semiHidden/>
    <w:unhideWhenUsed/>
    <w:rsid w:val="003A1A51"/>
    <w:pPr>
      <w:spacing w:line="240" w:lineRule="auto"/>
    </w:pPr>
    <w:rPr>
      <w:b/>
      <w:bCs/>
      <w:sz w:val="20"/>
    </w:rPr>
  </w:style>
  <w:style w:type="character" w:customStyle="1" w:styleId="CommentSubjectChar">
    <w:name w:val="Comment Subject Char"/>
    <w:basedOn w:val="CommentTextChar"/>
    <w:link w:val="CommentSubject"/>
    <w:uiPriority w:val="99"/>
    <w:semiHidden/>
    <w:rsid w:val="003A1A51"/>
    <w:rPr>
      <w:b/>
      <w:bCs/>
      <w:color w:val="000000" w:themeColor="text1"/>
      <w:sz w:val="20"/>
      <w:szCs w:val="20"/>
    </w:rPr>
  </w:style>
  <w:style w:type="numbering" w:customStyle="1" w:styleId="Style1">
    <w:name w:val="Style1"/>
    <w:uiPriority w:val="99"/>
    <w:rsid w:val="001B5844"/>
    <w:pPr>
      <w:numPr>
        <w:numId w:val="4"/>
      </w:numPr>
    </w:pPr>
  </w:style>
  <w:style w:type="paragraph" w:customStyle="1" w:styleId="StyleTableFigureTitleAfter0pt">
    <w:name w:val="Style Table/Figure Title + After:  0 pt"/>
    <w:basedOn w:val="TableFigureTitle"/>
    <w:rsid w:val="001468BD"/>
    <w:pPr>
      <w:keepNext/>
      <w:spacing w:after="0"/>
    </w:pPr>
    <w:rPr>
      <w:rFonts w:eastAsia="Times New Roman" w:cs="Times New Roman"/>
      <w:bCs/>
      <w:szCs w:val="20"/>
    </w:rPr>
  </w:style>
  <w:style w:type="paragraph" w:customStyle="1" w:styleId="StyleRight0">
    <w:name w:val="Style Right:  0&quot;"/>
    <w:basedOn w:val="Normal"/>
    <w:qFormat/>
    <w:rsid w:val="0016539C"/>
    <w:pPr>
      <w:spacing w:after="120"/>
      <w:ind w:right="0"/>
    </w:pPr>
    <w:rPr>
      <w:rFonts w:eastAsia="Times New Roman" w:cs="Times New Roman"/>
      <w:szCs w:val="20"/>
    </w:rPr>
  </w:style>
  <w:style w:type="paragraph" w:customStyle="1" w:styleId="TableText">
    <w:name w:val="Table Text"/>
    <w:basedOn w:val="Normal"/>
    <w:rsid w:val="005B06D2"/>
    <w:pPr>
      <w:spacing w:after="0" w:line="240" w:lineRule="auto"/>
      <w:ind w:right="0"/>
    </w:pPr>
    <w:rPr>
      <w:rFonts w:eastAsia="Times New Roman" w:cs="Times New Roman"/>
      <w:szCs w:val="20"/>
    </w:rPr>
  </w:style>
  <w:style w:type="paragraph" w:customStyle="1" w:styleId="StyleFIgureCenteredBefore0pt">
    <w:name w:val="Style FIgure + Centered Before:  0 pt"/>
    <w:basedOn w:val="FIgure"/>
    <w:rsid w:val="00747837"/>
    <w:pPr>
      <w:spacing w:before="0"/>
      <w:jc w:val="center"/>
    </w:pPr>
    <w:rPr>
      <w:rFonts w:eastAsia="Times New Roman" w:cs="Times New Roman"/>
      <w:szCs w:val="20"/>
    </w:rPr>
  </w:style>
  <w:style w:type="paragraph" w:customStyle="1" w:styleId="AppendixHeading1">
    <w:name w:val="Appendix Heading 1"/>
    <w:basedOn w:val="Heading1"/>
    <w:next w:val="Normal"/>
    <w:rsid w:val="00CA11AE"/>
    <w:pPr>
      <w:numPr>
        <w:numId w:val="11"/>
      </w:numPr>
    </w:pPr>
  </w:style>
  <w:style w:type="paragraph" w:customStyle="1" w:styleId="AppendixHeading2">
    <w:name w:val="Appendix Heading 2"/>
    <w:basedOn w:val="AppendixHeading1"/>
    <w:next w:val="Normal"/>
    <w:rsid w:val="004873ED"/>
    <w:pPr>
      <w:pageBreakBefore w:val="0"/>
      <w:numPr>
        <w:ilvl w:val="1"/>
      </w:numPr>
      <w:outlineLvl w:val="1"/>
    </w:pPr>
    <w:rPr>
      <w:color w:val="617076"/>
      <w:sz w:val="27"/>
      <w:szCs w:val="27"/>
      <w:lang w:val="en-US"/>
    </w:rPr>
  </w:style>
  <w:style w:type="paragraph" w:customStyle="1" w:styleId="AppendixHeading3">
    <w:name w:val="Appendix Heading 3"/>
    <w:basedOn w:val="Normal"/>
    <w:rsid w:val="00CA11AE"/>
    <w:pPr>
      <w:numPr>
        <w:ilvl w:val="2"/>
        <w:numId w:val="11"/>
      </w:numPr>
    </w:pPr>
  </w:style>
  <w:style w:type="paragraph" w:customStyle="1" w:styleId="Steps">
    <w:name w:val="Steps"/>
    <w:basedOn w:val="Normal"/>
    <w:rsid w:val="00CA11AE"/>
    <w:pPr>
      <w:numPr>
        <w:ilvl w:val="3"/>
        <w:numId w:val="11"/>
      </w:numPr>
    </w:pPr>
  </w:style>
  <w:style w:type="paragraph" w:customStyle="1" w:styleId="Steps2">
    <w:name w:val="Steps 2"/>
    <w:basedOn w:val="Normal"/>
    <w:rsid w:val="00CA11AE"/>
    <w:pPr>
      <w:numPr>
        <w:ilvl w:val="4"/>
        <w:numId w:val="11"/>
      </w:numPr>
    </w:pPr>
  </w:style>
  <w:style w:type="character" w:customStyle="1" w:styleId="js-about-item-abstr">
    <w:name w:val="js-about-item-abstr"/>
    <w:basedOn w:val="DefaultParagraphFont"/>
    <w:rsid w:val="00FF61CC"/>
  </w:style>
  <w:style w:type="paragraph" w:customStyle="1" w:styleId="StyleTableFigureTitleNotBoldItalic">
    <w:name w:val="Style Table/Figure Title + Not Bold Italic"/>
    <w:basedOn w:val="TableFigureTitle"/>
    <w:rsid w:val="00EA289A"/>
    <w:rPr>
      <w:b w:val="0"/>
      <w:i/>
      <w:iCs/>
    </w:rPr>
  </w:style>
  <w:style w:type="paragraph" w:styleId="Revision">
    <w:name w:val="Revision"/>
    <w:hidden/>
    <w:uiPriority w:val="99"/>
    <w:semiHidden/>
    <w:rsid w:val="0006405B"/>
    <w:rPr>
      <w:color w:val="000000" w:themeColor="text1"/>
      <w:sz w:val="22"/>
      <w:szCs w:val="18"/>
    </w:rPr>
  </w:style>
  <w:style w:type="character" w:customStyle="1" w:styleId="citation">
    <w:name w:val="citation"/>
    <w:basedOn w:val="DefaultParagraphFont"/>
    <w:rsid w:val="007946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844020">
      <w:bodyDiv w:val="1"/>
      <w:marLeft w:val="0"/>
      <w:marRight w:val="0"/>
      <w:marTop w:val="0"/>
      <w:marBottom w:val="0"/>
      <w:divBdr>
        <w:top w:val="none" w:sz="0" w:space="0" w:color="auto"/>
        <w:left w:val="none" w:sz="0" w:space="0" w:color="auto"/>
        <w:bottom w:val="none" w:sz="0" w:space="0" w:color="auto"/>
        <w:right w:val="none" w:sz="0" w:space="0" w:color="auto"/>
      </w:divBdr>
    </w:div>
    <w:div w:id="39088878">
      <w:bodyDiv w:val="1"/>
      <w:marLeft w:val="0"/>
      <w:marRight w:val="0"/>
      <w:marTop w:val="0"/>
      <w:marBottom w:val="0"/>
      <w:divBdr>
        <w:top w:val="none" w:sz="0" w:space="0" w:color="auto"/>
        <w:left w:val="none" w:sz="0" w:space="0" w:color="auto"/>
        <w:bottom w:val="none" w:sz="0" w:space="0" w:color="auto"/>
        <w:right w:val="none" w:sz="0" w:space="0" w:color="auto"/>
      </w:divBdr>
    </w:div>
    <w:div w:id="87118769">
      <w:bodyDiv w:val="1"/>
      <w:marLeft w:val="0"/>
      <w:marRight w:val="0"/>
      <w:marTop w:val="0"/>
      <w:marBottom w:val="0"/>
      <w:divBdr>
        <w:top w:val="none" w:sz="0" w:space="0" w:color="auto"/>
        <w:left w:val="none" w:sz="0" w:space="0" w:color="auto"/>
        <w:bottom w:val="none" w:sz="0" w:space="0" w:color="auto"/>
        <w:right w:val="none" w:sz="0" w:space="0" w:color="auto"/>
      </w:divBdr>
    </w:div>
    <w:div w:id="90205926">
      <w:bodyDiv w:val="1"/>
      <w:marLeft w:val="0"/>
      <w:marRight w:val="0"/>
      <w:marTop w:val="0"/>
      <w:marBottom w:val="0"/>
      <w:divBdr>
        <w:top w:val="none" w:sz="0" w:space="0" w:color="auto"/>
        <w:left w:val="none" w:sz="0" w:space="0" w:color="auto"/>
        <w:bottom w:val="none" w:sz="0" w:space="0" w:color="auto"/>
        <w:right w:val="none" w:sz="0" w:space="0" w:color="auto"/>
      </w:divBdr>
    </w:div>
    <w:div w:id="127821539">
      <w:bodyDiv w:val="1"/>
      <w:marLeft w:val="0"/>
      <w:marRight w:val="0"/>
      <w:marTop w:val="0"/>
      <w:marBottom w:val="0"/>
      <w:divBdr>
        <w:top w:val="none" w:sz="0" w:space="0" w:color="auto"/>
        <w:left w:val="none" w:sz="0" w:space="0" w:color="auto"/>
        <w:bottom w:val="none" w:sz="0" w:space="0" w:color="auto"/>
        <w:right w:val="none" w:sz="0" w:space="0" w:color="auto"/>
      </w:divBdr>
    </w:div>
    <w:div w:id="205065126">
      <w:bodyDiv w:val="1"/>
      <w:marLeft w:val="0"/>
      <w:marRight w:val="0"/>
      <w:marTop w:val="0"/>
      <w:marBottom w:val="0"/>
      <w:divBdr>
        <w:top w:val="none" w:sz="0" w:space="0" w:color="auto"/>
        <w:left w:val="none" w:sz="0" w:space="0" w:color="auto"/>
        <w:bottom w:val="none" w:sz="0" w:space="0" w:color="auto"/>
        <w:right w:val="none" w:sz="0" w:space="0" w:color="auto"/>
      </w:divBdr>
    </w:div>
    <w:div w:id="252473272">
      <w:bodyDiv w:val="1"/>
      <w:marLeft w:val="0"/>
      <w:marRight w:val="0"/>
      <w:marTop w:val="0"/>
      <w:marBottom w:val="0"/>
      <w:divBdr>
        <w:top w:val="none" w:sz="0" w:space="0" w:color="auto"/>
        <w:left w:val="none" w:sz="0" w:space="0" w:color="auto"/>
        <w:bottom w:val="none" w:sz="0" w:space="0" w:color="auto"/>
        <w:right w:val="none" w:sz="0" w:space="0" w:color="auto"/>
      </w:divBdr>
    </w:div>
    <w:div w:id="266232047">
      <w:bodyDiv w:val="1"/>
      <w:marLeft w:val="0"/>
      <w:marRight w:val="0"/>
      <w:marTop w:val="0"/>
      <w:marBottom w:val="0"/>
      <w:divBdr>
        <w:top w:val="none" w:sz="0" w:space="0" w:color="auto"/>
        <w:left w:val="none" w:sz="0" w:space="0" w:color="auto"/>
        <w:bottom w:val="none" w:sz="0" w:space="0" w:color="auto"/>
        <w:right w:val="none" w:sz="0" w:space="0" w:color="auto"/>
      </w:divBdr>
    </w:div>
    <w:div w:id="275603079">
      <w:bodyDiv w:val="1"/>
      <w:marLeft w:val="0"/>
      <w:marRight w:val="0"/>
      <w:marTop w:val="0"/>
      <w:marBottom w:val="0"/>
      <w:divBdr>
        <w:top w:val="none" w:sz="0" w:space="0" w:color="auto"/>
        <w:left w:val="none" w:sz="0" w:space="0" w:color="auto"/>
        <w:bottom w:val="none" w:sz="0" w:space="0" w:color="auto"/>
        <w:right w:val="none" w:sz="0" w:space="0" w:color="auto"/>
      </w:divBdr>
    </w:div>
    <w:div w:id="369301812">
      <w:bodyDiv w:val="1"/>
      <w:marLeft w:val="0"/>
      <w:marRight w:val="0"/>
      <w:marTop w:val="0"/>
      <w:marBottom w:val="0"/>
      <w:divBdr>
        <w:top w:val="none" w:sz="0" w:space="0" w:color="auto"/>
        <w:left w:val="none" w:sz="0" w:space="0" w:color="auto"/>
        <w:bottom w:val="none" w:sz="0" w:space="0" w:color="auto"/>
        <w:right w:val="none" w:sz="0" w:space="0" w:color="auto"/>
      </w:divBdr>
    </w:div>
    <w:div w:id="394399124">
      <w:bodyDiv w:val="1"/>
      <w:marLeft w:val="0"/>
      <w:marRight w:val="0"/>
      <w:marTop w:val="0"/>
      <w:marBottom w:val="0"/>
      <w:divBdr>
        <w:top w:val="none" w:sz="0" w:space="0" w:color="auto"/>
        <w:left w:val="none" w:sz="0" w:space="0" w:color="auto"/>
        <w:bottom w:val="none" w:sz="0" w:space="0" w:color="auto"/>
        <w:right w:val="none" w:sz="0" w:space="0" w:color="auto"/>
      </w:divBdr>
    </w:div>
    <w:div w:id="535580136">
      <w:bodyDiv w:val="1"/>
      <w:marLeft w:val="0"/>
      <w:marRight w:val="0"/>
      <w:marTop w:val="0"/>
      <w:marBottom w:val="0"/>
      <w:divBdr>
        <w:top w:val="none" w:sz="0" w:space="0" w:color="auto"/>
        <w:left w:val="none" w:sz="0" w:space="0" w:color="auto"/>
        <w:bottom w:val="none" w:sz="0" w:space="0" w:color="auto"/>
        <w:right w:val="none" w:sz="0" w:space="0" w:color="auto"/>
      </w:divBdr>
      <w:divsChild>
        <w:div w:id="498689922">
          <w:marLeft w:val="432"/>
          <w:marRight w:val="432"/>
          <w:marTop w:val="150"/>
          <w:marBottom w:val="150"/>
          <w:divBdr>
            <w:top w:val="none" w:sz="0" w:space="0" w:color="auto"/>
            <w:left w:val="none" w:sz="0" w:space="0" w:color="auto"/>
            <w:bottom w:val="none" w:sz="0" w:space="0" w:color="auto"/>
            <w:right w:val="none" w:sz="0" w:space="0" w:color="auto"/>
          </w:divBdr>
        </w:div>
      </w:divsChild>
    </w:div>
    <w:div w:id="588003295">
      <w:bodyDiv w:val="1"/>
      <w:marLeft w:val="0"/>
      <w:marRight w:val="0"/>
      <w:marTop w:val="0"/>
      <w:marBottom w:val="0"/>
      <w:divBdr>
        <w:top w:val="none" w:sz="0" w:space="0" w:color="auto"/>
        <w:left w:val="none" w:sz="0" w:space="0" w:color="auto"/>
        <w:bottom w:val="none" w:sz="0" w:space="0" w:color="auto"/>
        <w:right w:val="none" w:sz="0" w:space="0" w:color="auto"/>
      </w:divBdr>
    </w:div>
    <w:div w:id="613749206">
      <w:bodyDiv w:val="1"/>
      <w:marLeft w:val="0"/>
      <w:marRight w:val="0"/>
      <w:marTop w:val="0"/>
      <w:marBottom w:val="0"/>
      <w:divBdr>
        <w:top w:val="none" w:sz="0" w:space="0" w:color="auto"/>
        <w:left w:val="none" w:sz="0" w:space="0" w:color="auto"/>
        <w:bottom w:val="none" w:sz="0" w:space="0" w:color="auto"/>
        <w:right w:val="none" w:sz="0" w:space="0" w:color="auto"/>
      </w:divBdr>
    </w:div>
    <w:div w:id="625280454">
      <w:bodyDiv w:val="1"/>
      <w:marLeft w:val="0"/>
      <w:marRight w:val="0"/>
      <w:marTop w:val="0"/>
      <w:marBottom w:val="0"/>
      <w:divBdr>
        <w:top w:val="none" w:sz="0" w:space="0" w:color="auto"/>
        <w:left w:val="none" w:sz="0" w:space="0" w:color="auto"/>
        <w:bottom w:val="none" w:sz="0" w:space="0" w:color="auto"/>
        <w:right w:val="none" w:sz="0" w:space="0" w:color="auto"/>
      </w:divBdr>
    </w:div>
    <w:div w:id="640304630">
      <w:bodyDiv w:val="1"/>
      <w:marLeft w:val="0"/>
      <w:marRight w:val="0"/>
      <w:marTop w:val="0"/>
      <w:marBottom w:val="0"/>
      <w:divBdr>
        <w:top w:val="none" w:sz="0" w:space="0" w:color="auto"/>
        <w:left w:val="none" w:sz="0" w:space="0" w:color="auto"/>
        <w:bottom w:val="none" w:sz="0" w:space="0" w:color="auto"/>
        <w:right w:val="none" w:sz="0" w:space="0" w:color="auto"/>
      </w:divBdr>
    </w:div>
    <w:div w:id="689726110">
      <w:bodyDiv w:val="1"/>
      <w:marLeft w:val="0"/>
      <w:marRight w:val="0"/>
      <w:marTop w:val="0"/>
      <w:marBottom w:val="0"/>
      <w:divBdr>
        <w:top w:val="none" w:sz="0" w:space="0" w:color="auto"/>
        <w:left w:val="none" w:sz="0" w:space="0" w:color="auto"/>
        <w:bottom w:val="none" w:sz="0" w:space="0" w:color="auto"/>
        <w:right w:val="none" w:sz="0" w:space="0" w:color="auto"/>
      </w:divBdr>
    </w:div>
    <w:div w:id="897858201">
      <w:bodyDiv w:val="1"/>
      <w:marLeft w:val="0"/>
      <w:marRight w:val="0"/>
      <w:marTop w:val="0"/>
      <w:marBottom w:val="0"/>
      <w:divBdr>
        <w:top w:val="none" w:sz="0" w:space="0" w:color="auto"/>
        <w:left w:val="none" w:sz="0" w:space="0" w:color="auto"/>
        <w:bottom w:val="none" w:sz="0" w:space="0" w:color="auto"/>
        <w:right w:val="none" w:sz="0" w:space="0" w:color="auto"/>
      </w:divBdr>
    </w:div>
    <w:div w:id="915171212">
      <w:bodyDiv w:val="1"/>
      <w:marLeft w:val="0"/>
      <w:marRight w:val="0"/>
      <w:marTop w:val="0"/>
      <w:marBottom w:val="0"/>
      <w:divBdr>
        <w:top w:val="none" w:sz="0" w:space="0" w:color="auto"/>
        <w:left w:val="none" w:sz="0" w:space="0" w:color="auto"/>
        <w:bottom w:val="none" w:sz="0" w:space="0" w:color="auto"/>
        <w:right w:val="none" w:sz="0" w:space="0" w:color="auto"/>
      </w:divBdr>
    </w:div>
    <w:div w:id="926810652">
      <w:bodyDiv w:val="1"/>
      <w:marLeft w:val="0"/>
      <w:marRight w:val="0"/>
      <w:marTop w:val="0"/>
      <w:marBottom w:val="0"/>
      <w:divBdr>
        <w:top w:val="none" w:sz="0" w:space="0" w:color="auto"/>
        <w:left w:val="none" w:sz="0" w:space="0" w:color="auto"/>
        <w:bottom w:val="none" w:sz="0" w:space="0" w:color="auto"/>
        <w:right w:val="none" w:sz="0" w:space="0" w:color="auto"/>
      </w:divBdr>
    </w:div>
    <w:div w:id="954210855">
      <w:bodyDiv w:val="1"/>
      <w:marLeft w:val="0"/>
      <w:marRight w:val="0"/>
      <w:marTop w:val="0"/>
      <w:marBottom w:val="0"/>
      <w:divBdr>
        <w:top w:val="none" w:sz="0" w:space="0" w:color="auto"/>
        <w:left w:val="none" w:sz="0" w:space="0" w:color="auto"/>
        <w:bottom w:val="none" w:sz="0" w:space="0" w:color="auto"/>
        <w:right w:val="none" w:sz="0" w:space="0" w:color="auto"/>
      </w:divBdr>
    </w:div>
    <w:div w:id="956257519">
      <w:bodyDiv w:val="1"/>
      <w:marLeft w:val="0"/>
      <w:marRight w:val="0"/>
      <w:marTop w:val="0"/>
      <w:marBottom w:val="0"/>
      <w:divBdr>
        <w:top w:val="none" w:sz="0" w:space="0" w:color="auto"/>
        <w:left w:val="none" w:sz="0" w:space="0" w:color="auto"/>
        <w:bottom w:val="none" w:sz="0" w:space="0" w:color="auto"/>
        <w:right w:val="none" w:sz="0" w:space="0" w:color="auto"/>
      </w:divBdr>
    </w:div>
    <w:div w:id="1006444061">
      <w:bodyDiv w:val="1"/>
      <w:marLeft w:val="0"/>
      <w:marRight w:val="0"/>
      <w:marTop w:val="0"/>
      <w:marBottom w:val="0"/>
      <w:divBdr>
        <w:top w:val="none" w:sz="0" w:space="0" w:color="auto"/>
        <w:left w:val="none" w:sz="0" w:space="0" w:color="auto"/>
        <w:bottom w:val="none" w:sz="0" w:space="0" w:color="auto"/>
        <w:right w:val="none" w:sz="0" w:space="0" w:color="auto"/>
      </w:divBdr>
    </w:div>
    <w:div w:id="1303149350">
      <w:bodyDiv w:val="1"/>
      <w:marLeft w:val="0"/>
      <w:marRight w:val="0"/>
      <w:marTop w:val="0"/>
      <w:marBottom w:val="0"/>
      <w:divBdr>
        <w:top w:val="none" w:sz="0" w:space="0" w:color="auto"/>
        <w:left w:val="none" w:sz="0" w:space="0" w:color="auto"/>
        <w:bottom w:val="none" w:sz="0" w:space="0" w:color="auto"/>
        <w:right w:val="none" w:sz="0" w:space="0" w:color="auto"/>
      </w:divBdr>
    </w:div>
    <w:div w:id="1314986316">
      <w:bodyDiv w:val="1"/>
      <w:marLeft w:val="0"/>
      <w:marRight w:val="0"/>
      <w:marTop w:val="0"/>
      <w:marBottom w:val="0"/>
      <w:divBdr>
        <w:top w:val="none" w:sz="0" w:space="0" w:color="auto"/>
        <w:left w:val="none" w:sz="0" w:space="0" w:color="auto"/>
        <w:bottom w:val="none" w:sz="0" w:space="0" w:color="auto"/>
        <w:right w:val="none" w:sz="0" w:space="0" w:color="auto"/>
      </w:divBdr>
    </w:div>
    <w:div w:id="1760982882">
      <w:bodyDiv w:val="1"/>
      <w:marLeft w:val="0"/>
      <w:marRight w:val="0"/>
      <w:marTop w:val="0"/>
      <w:marBottom w:val="0"/>
      <w:divBdr>
        <w:top w:val="none" w:sz="0" w:space="0" w:color="auto"/>
        <w:left w:val="none" w:sz="0" w:space="0" w:color="auto"/>
        <w:bottom w:val="none" w:sz="0" w:space="0" w:color="auto"/>
        <w:right w:val="none" w:sz="0" w:space="0" w:color="auto"/>
      </w:divBdr>
    </w:div>
    <w:div w:id="1872457556">
      <w:bodyDiv w:val="1"/>
      <w:marLeft w:val="0"/>
      <w:marRight w:val="0"/>
      <w:marTop w:val="0"/>
      <w:marBottom w:val="0"/>
      <w:divBdr>
        <w:top w:val="none" w:sz="0" w:space="0" w:color="auto"/>
        <w:left w:val="none" w:sz="0" w:space="0" w:color="auto"/>
        <w:bottom w:val="none" w:sz="0" w:space="0" w:color="auto"/>
        <w:right w:val="none" w:sz="0" w:space="0" w:color="auto"/>
      </w:divBdr>
    </w:div>
    <w:div w:id="1941834379">
      <w:bodyDiv w:val="1"/>
      <w:marLeft w:val="0"/>
      <w:marRight w:val="0"/>
      <w:marTop w:val="0"/>
      <w:marBottom w:val="0"/>
      <w:divBdr>
        <w:top w:val="none" w:sz="0" w:space="0" w:color="auto"/>
        <w:left w:val="none" w:sz="0" w:space="0" w:color="auto"/>
        <w:bottom w:val="none" w:sz="0" w:space="0" w:color="auto"/>
        <w:right w:val="none" w:sz="0" w:space="0" w:color="auto"/>
      </w:divBdr>
      <w:divsChild>
        <w:div w:id="313294763">
          <w:marLeft w:val="432"/>
          <w:marRight w:val="432"/>
          <w:marTop w:val="150"/>
          <w:marBottom w:val="150"/>
          <w:divBdr>
            <w:top w:val="none" w:sz="0" w:space="0" w:color="auto"/>
            <w:left w:val="none" w:sz="0" w:space="0" w:color="auto"/>
            <w:bottom w:val="none" w:sz="0" w:space="0" w:color="auto"/>
            <w:right w:val="none" w:sz="0" w:space="0" w:color="auto"/>
          </w:divBdr>
        </w:div>
      </w:divsChild>
    </w:div>
    <w:div w:id="202709819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4.png"/><Relationship Id="rId42" Type="http://schemas.openxmlformats.org/officeDocument/2006/relationships/image" Target="media/image20.png"/><Relationship Id="rId47" Type="http://schemas.openxmlformats.org/officeDocument/2006/relationships/image" Target="media/image22.png"/><Relationship Id="rId63" Type="http://schemas.openxmlformats.org/officeDocument/2006/relationships/chart" Target="charts/chart15.xml"/><Relationship Id="rId68" Type="http://schemas.openxmlformats.org/officeDocument/2006/relationships/chart" Target="charts/chart19.xml"/><Relationship Id="rId84" Type="http://schemas.openxmlformats.org/officeDocument/2006/relationships/hyperlink" Target="https://www.ca.gov/archive/gov39/2018/05/31/governor-brown-signs-legislation-establishing-statewide-water-efficiency-goals/index.html" TargetMode="External"/><Relationship Id="rId89" Type="http://schemas.openxmlformats.org/officeDocument/2006/relationships/hyperlink" Target="https://www.ukiahdailyjournal.com/2018/01/25/the-observer-waters-rules-may-cap-cultivation/" TargetMode="External"/><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image" Target="media/image13.png"/><Relationship Id="rId37" Type="http://schemas.openxmlformats.org/officeDocument/2006/relationships/chart" Target="charts/chart2.xml"/><Relationship Id="rId53" Type="http://schemas.openxmlformats.org/officeDocument/2006/relationships/footer" Target="footer5.xml"/><Relationship Id="rId58" Type="http://schemas.openxmlformats.org/officeDocument/2006/relationships/footer" Target="footer7.xml"/><Relationship Id="rId74" Type="http://schemas.openxmlformats.org/officeDocument/2006/relationships/chart" Target="charts/chart23.xml"/><Relationship Id="rId79" Type="http://schemas.openxmlformats.org/officeDocument/2006/relationships/image" Target="media/image29.emf"/><Relationship Id="rId5" Type="http://schemas.openxmlformats.org/officeDocument/2006/relationships/numbering" Target="numbering.xml"/><Relationship Id="rId90" Type="http://schemas.openxmlformats.org/officeDocument/2006/relationships/hyperlink" Target="https://www.census.gov/quickfacts/humboldtcountycalifornia" TargetMode="External"/><Relationship Id="rId95" Type="http://schemas.openxmlformats.org/officeDocument/2006/relationships/header" Target="header5.xml"/><Relationship Id="rId22" Type="http://schemas.openxmlformats.org/officeDocument/2006/relationships/image" Target="media/image5.png"/><Relationship Id="rId27" Type="http://schemas.openxmlformats.org/officeDocument/2006/relationships/image" Target="media/image8.png"/><Relationship Id="rId43" Type="http://schemas.openxmlformats.org/officeDocument/2006/relationships/chart" Target="charts/chart4.xml"/><Relationship Id="rId48" Type="http://schemas.openxmlformats.org/officeDocument/2006/relationships/chart" Target="charts/chart7.xml"/><Relationship Id="rId64" Type="http://schemas.openxmlformats.org/officeDocument/2006/relationships/chart" Target="charts/chart16.xml"/><Relationship Id="rId69" Type="http://schemas.openxmlformats.org/officeDocument/2006/relationships/chart" Target="charts/chart20.xml"/><Relationship Id="rId80" Type="http://schemas.openxmlformats.org/officeDocument/2006/relationships/chart" Target="charts/chart25.xml"/><Relationship Id="rId85" Type="http://schemas.openxmlformats.org/officeDocument/2006/relationships/hyperlink" Target="http://ciwqs.waterboards.ca.gov/ciwqs/ewrims/EWPublicTerms.jsp" TargetMode="Externa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footer" Target="footer4.xml"/><Relationship Id="rId25" Type="http://schemas.microsoft.com/office/2011/relationships/commentsExtended" Target="commentsExtended.xml"/><Relationship Id="rId33" Type="http://schemas.openxmlformats.org/officeDocument/2006/relationships/image" Target="media/image14.png"/><Relationship Id="rId38" Type="http://schemas.openxmlformats.org/officeDocument/2006/relationships/image" Target="media/image17.emf"/><Relationship Id="rId46" Type="http://schemas.openxmlformats.org/officeDocument/2006/relationships/chart" Target="charts/chart6.xml"/><Relationship Id="rId59" Type="http://schemas.openxmlformats.org/officeDocument/2006/relationships/chart" Target="charts/chart12.xml"/><Relationship Id="rId67" Type="http://schemas.openxmlformats.org/officeDocument/2006/relationships/image" Target="media/image25.png"/><Relationship Id="rId20" Type="http://schemas.openxmlformats.org/officeDocument/2006/relationships/image" Target="media/image3.wmf"/><Relationship Id="rId41" Type="http://schemas.openxmlformats.org/officeDocument/2006/relationships/chart" Target="charts/chart3.xml"/><Relationship Id="rId54" Type="http://schemas.openxmlformats.org/officeDocument/2006/relationships/footer" Target="footer6.xml"/><Relationship Id="rId62" Type="http://schemas.openxmlformats.org/officeDocument/2006/relationships/chart" Target="charts/chart14.xml"/><Relationship Id="rId70" Type="http://schemas.openxmlformats.org/officeDocument/2006/relationships/chart" Target="charts/chart21.xml"/><Relationship Id="rId75" Type="http://schemas.openxmlformats.org/officeDocument/2006/relationships/chart" Target="charts/chart24.xml"/><Relationship Id="rId83" Type="http://schemas.openxmlformats.org/officeDocument/2006/relationships/hyperlink" Target="http://resources.ca.gov/docs/california_water_action_plan/2014_California_Water_Action_Plan.pdf" TargetMode="External"/><Relationship Id="rId88" Type="http://schemas.openxmlformats.org/officeDocument/2006/relationships/hyperlink" Target="https://lao.ca.gov/Publications/Report/3611" TargetMode="External"/><Relationship Id="rId91" Type="http://schemas.openxmlformats.org/officeDocument/2006/relationships/hyperlink" Target="https://nationalmap.gov/small_scale/printable/images/pdf/precip/pageprecip_ca3.pdf" TargetMode="External"/><Relationship Id="rId96"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image" Target="media/image9.png"/><Relationship Id="rId36" Type="http://schemas.openxmlformats.org/officeDocument/2006/relationships/chart" Target="charts/chart1.xml"/><Relationship Id="rId49" Type="http://schemas.openxmlformats.org/officeDocument/2006/relationships/chart" Target="charts/chart8.xml"/><Relationship Id="rId57" Type="http://schemas.openxmlformats.org/officeDocument/2006/relationships/chart" Target="charts/chart11.xml"/><Relationship Id="rId10" Type="http://schemas.openxmlformats.org/officeDocument/2006/relationships/endnotes" Target="endnotes.xml"/><Relationship Id="rId31" Type="http://schemas.openxmlformats.org/officeDocument/2006/relationships/image" Target="media/image12.png"/><Relationship Id="rId44" Type="http://schemas.openxmlformats.org/officeDocument/2006/relationships/image" Target="media/image21.emf"/><Relationship Id="rId52" Type="http://schemas.openxmlformats.org/officeDocument/2006/relationships/header" Target="header4.xml"/><Relationship Id="rId60" Type="http://schemas.openxmlformats.org/officeDocument/2006/relationships/footer" Target="footer8.xml"/><Relationship Id="rId65" Type="http://schemas.openxmlformats.org/officeDocument/2006/relationships/chart" Target="charts/chart17.xml"/><Relationship Id="rId73" Type="http://schemas.openxmlformats.org/officeDocument/2006/relationships/chart" Target="charts/chart22.xml"/><Relationship Id="rId78" Type="http://schemas.openxmlformats.org/officeDocument/2006/relationships/hyperlink" Target="https://gis.data.ca.gov/datasets/fbba842bf134497c9d611ad506ec48cc_0" TargetMode="External"/><Relationship Id="rId81" Type="http://schemas.openxmlformats.org/officeDocument/2006/relationships/hyperlink" Target="https://journals.plos.org/plosone/article?id=10.1371/journal.pone.0120016" TargetMode="External"/><Relationship Id="rId86" Type="http://schemas.openxmlformats.org/officeDocument/2006/relationships/hyperlink" Target="https://www.irwd.com/images/pdf/save" TargetMode="External"/><Relationship Id="rId94" Type="http://schemas.openxmlformats.org/officeDocument/2006/relationships/footer" Target="footer9.xml"/><Relationship Id="rId99"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2.jpeg"/><Relationship Id="rId39" Type="http://schemas.openxmlformats.org/officeDocument/2006/relationships/image" Target="media/image18.emf"/><Relationship Id="rId34" Type="http://schemas.openxmlformats.org/officeDocument/2006/relationships/image" Target="media/image15.png"/><Relationship Id="rId50" Type="http://schemas.openxmlformats.org/officeDocument/2006/relationships/chart" Target="charts/chart9.xml"/><Relationship Id="rId55" Type="http://schemas.openxmlformats.org/officeDocument/2006/relationships/image" Target="media/image23.png"/><Relationship Id="rId76" Type="http://schemas.openxmlformats.org/officeDocument/2006/relationships/image" Target="media/image28.emf"/><Relationship Id="rId97" Type="http://schemas.openxmlformats.org/officeDocument/2006/relationships/footer" Target="footer10.xml"/><Relationship Id="rId7" Type="http://schemas.openxmlformats.org/officeDocument/2006/relationships/settings" Target="settings.xml"/><Relationship Id="rId71" Type="http://schemas.openxmlformats.org/officeDocument/2006/relationships/image" Target="media/image26.png"/><Relationship Id="rId92" Type="http://schemas.openxmlformats.org/officeDocument/2006/relationships/hyperlink" Target="https://www.washingtonpost.com/news/national/wp/2018/03/16/feature/californias-outlaw-marijuana-culture-faces-a-harsh-reckoning-legal-weed/?noredirect=on&amp;utm_term=.df3b7ed30742" TargetMode="External"/><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comments" Target="comments.xml"/><Relationship Id="rId40" Type="http://schemas.openxmlformats.org/officeDocument/2006/relationships/image" Target="media/image19.png"/><Relationship Id="rId45" Type="http://schemas.openxmlformats.org/officeDocument/2006/relationships/chart" Target="charts/chart5.xml"/><Relationship Id="rId66" Type="http://schemas.openxmlformats.org/officeDocument/2006/relationships/chart" Target="charts/chart18.xml"/><Relationship Id="rId87" Type="http://schemas.openxmlformats.org/officeDocument/2006/relationships/hyperlink" Target="https://www.pressdemocrat.com/news/8778434-181/annual-cannabis-harvest-underway-in" TargetMode="External"/><Relationship Id="rId61" Type="http://schemas.openxmlformats.org/officeDocument/2006/relationships/chart" Target="charts/chart13.xml"/><Relationship Id="rId82" Type="http://schemas.openxmlformats.org/officeDocument/2006/relationships/hyperlink" Target="https://www.wildlife.ca.gov/Conservation/Watersheds/Instream-Flow/Studies/South-Fork-Eel-Study" TargetMode="External"/><Relationship Id="rId19" Type="http://schemas.openxmlformats.org/officeDocument/2006/relationships/hyperlink" Target="http://www.weap21.org" TargetMode="External"/><Relationship Id="rId14" Type="http://schemas.openxmlformats.org/officeDocument/2006/relationships/footer" Target="footer2.xml"/><Relationship Id="rId30" Type="http://schemas.openxmlformats.org/officeDocument/2006/relationships/image" Target="media/image11.png"/><Relationship Id="rId35" Type="http://schemas.openxmlformats.org/officeDocument/2006/relationships/image" Target="media/image16.png"/><Relationship Id="rId56" Type="http://schemas.openxmlformats.org/officeDocument/2006/relationships/image" Target="media/image24.emf"/><Relationship Id="rId77" Type="http://schemas.openxmlformats.org/officeDocument/2006/relationships/hyperlink" Target="https://hub.arcgis.com/datasets/bb69f10baf334d4c935a0fb23d758f38_0" TargetMode="External"/><Relationship Id="rId100"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chart" Target="charts/chart10.xml"/><Relationship Id="rId72" Type="http://schemas.openxmlformats.org/officeDocument/2006/relationships/image" Target="media/image27.emf"/><Relationship Id="rId93" Type="http://schemas.openxmlformats.org/officeDocument/2006/relationships/hyperlink" Target="http://www.weap21.org/downloads/WEAPDSS.pdf" TargetMode="External"/><Relationship Id="rId98" Type="http://schemas.openxmlformats.org/officeDocument/2006/relationships/fontTable" Target="fontTable.xml"/></Relationships>
</file>

<file path=word/_rels/footer10.xml.rels><?xml version="1.0" encoding="UTF-8" standalone="yes"?>
<Relationships xmlns="http://schemas.openxmlformats.org/package/2006/relationships"><Relationship Id="rId3" Type="http://schemas.openxmlformats.org/officeDocument/2006/relationships/hyperlink" Target="mailto:name.surname@sei.org" TargetMode="External"/><Relationship Id="rId2" Type="http://schemas.openxmlformats.org/officeDocument/2006/relationships/hyperlink" Target="mailto:name.surname@sei.org" TargetMode="External"/><Relationship Id="rId1" Type="http://schemas.openxmlformats.org/officeDocument/2006/relationships/image" Target="media/image1.png"/><Relationship Id="rId5" Type="http://schemas.openxmlformats.org/officeDocument/2006/relationships/hyperlink" Target="mailto:name.surname@sei.org" TargetMode="External"/><Relationship Id="rId4" Type="http://schemas.openxmlformats.org/officeDocument/2006/relationships/hyperlink" Target="mailto:name.surname@sei.org"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Dropbox\anne\SEI_consulting\SWRCB\SEI-Word-Template-Final_with%20cover%20and%20TOC_v2.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Doug\Documents\1-%20SEI%20Projects\1-SF%20Eel\Documentation\SFER%20Water%20Use%20Report%20Figure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1" Type="http://schemas.openxmlformats.org/officeDocument/2006/relationships/oleObject" Target="file:///C:\Users\Doug\Documents\1-%20SEI%20Projects\1-SF%20Eel\Documentation\SFER%20Water%20Use%20Report%20Figures.xlsx" TargetMode="External"/></Relationships>
</file>

<file path=word/charts/_rels/chart11.xml.rels><?xml version="1.0" encoding="UTF-8" standalone="yes"?>
<Relationships xmlns="http://schemas.openxmlformats.org/package/2006/relationships"><Relationship Id="rId3" Type="http://schemas.openxmlformats.org/officeDocument/2006/relationships/oleObject" Target="file:///C:\Users\Doug\Documents\1-%20SEI%20Projects\1-SF%20Eel\eWRIMS%20Analyzer\eWRIMS_Analyzer.xlsm"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Doug\Documents\1-%20SEI%20Projects\1-SF%20Eel\eWRIMS%20Analyzer\eWRIMS_Analyzer.xlsm" TargetMode="External"/><Relationship Id="rId2" Type="http://schemas.microsoft.com/office/2011/relationships/chartColorStyle" Target="colors11.xml"/><Relationship Id="rId1" Type="http://schemas.microsoft.com/office/2011/relationships/chartStyle" Target="style11.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Doug\Documents\1-%20SEI%20Projects\1-SF%20Eel\WR%20Excel%20Combiner%20Tool\Water%20Rights%20Analysis\Selecting%20BU%20Categories.xlsx" TargetMode="External"/><Relationship Id="rId2" Type="http://schemas.microsoft.com/office/2011/relationships/chartColorStyle" Target="colors12.xml"/><Relationship Id="rId1" Type="http://schemas.microsoft.com/office/2011/relationships/chartStyle" Target="style12.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Doug\Documents\1-%20SEI%20Projects\1-SF%20Eel\Documentation\SFER%20Documentation%20files\SFER%20Water%20Use%20Report%20Figures.xlsx" TargetMode="External"/><Relationship Id="rId2" Type="http://schemas.microsoft.com/office/2011/relationships/chartColorStyle" Target="colors13.xml"/><Relationship Id="rId1" Type="http://schemas.microsoft.com/office/2011/relationships/chartStyle" Target="style13.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Doug\Documents\1-%20SEI%20Projects\1-SF%20Eel\WR%20Excel%20Combiner%20Tool\Water%20Rights%20Analysis\Selecting%20BU%20Categories.xlsx" TargetMode="External"/><Relationship Id="rId2" Type="http://schemas.microsoft.com/office/2011/relationships/chartColorStyle" Target="colors14.xml"/><Relationship Id="rId1" Type="http://schemas.microsoft.com/office/2011/relationships/chartStyle" Target="style14.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Doug\Documents\1-%20SEI%20Projects\1-SF%20Eel\WR%20Excel%20Combiner%20Tool\Water%20Rights%20Analysis\Selecting%20BU%20Categories.xlsx" TargetMode="External"/><Relationship Id="rId2" Type="http://schemas.microsoft.com/office/2011/relationships/chartColorStyle" Target="colors15.xml"/><Relationship Id="rId1" Type="http://schemas.microsoft.com/office/2011/relationships/chartStyle" Target="style15.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Doug\Documents\1-%20SEI%20Projects\1-SF%20Eel\WR%20Excel%20Combiner%20Tool\Water%20Rights%20Analysis\Selecting%20BU%20Categories.xlsx" TargetMode="External"/><Relationship Id="rId2" Type="http://schemas.microsoft.com/office/2011/relationships/chartColorStyle" Target="colors16.xml"/><Relationship Id="rId1" Type="http://schemas.microsoft.com/office/2011/relationships/chartStyle" Target="style16.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Doug\Documents\1-%20SEI%20Projects\1-SF%20Eel\WR%20Excel%20Combiner%20Tool\Water%20Rights%20Analysis\Selecting%20BU%20Categories.xlsx" TargetMode="External"/><Relationship Id="rId2" Type="http://schemas.microsoft.com/office/2011/relationships/chartColorStyle" Target="colors17.xml"/><Relationship Id="rId1" Type="http://schemas.microsoft.com/office/2011/relationships/chartStyle" Target="style17.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Doug\Documents\1-%20SEI%20Projects\1-SF%20Eel\WR%20Excel%20Combiner%20Tool\Water%20Rights%20Analysis\Estimated%20Use%20by%20BU%20Group-%20Reported%2012.21.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Doug\Documents\1-%20SEI%20Projects\1-SF%20Eel\Documentation\SFER%20Documentation%20files\SFER%20Water%20Use%20Report%20Figures.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Doug\Documents\1-%20SEI%20Projects\1-SF%20Eel\WR%20Excel%20Combiner%20Tool\Water%20Rights%20Analysis\Estimated%20Use%20by%20BU%20Group-%20Permitted%2012.21.xlsx" TargetMode="External"/><Relationship Id="rId2" Type="http://schemas.microsoft.com/office/2011/relationships/chartColorStyle" Target="colors19.xml"/><Relationship Id="rId1" Type="http://schemas.microsoft.com/office/2011/relationships/chartStyle" Target="style19.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Doug\Documents\1-%20SEI%20Projects\1-SF%20Eel\WR%20Excel%20Combiner%20Tool\Water%20Rights%20Analysis\Estimated%20WU%20by%20BU%20Group-%201.16.2019.xlsx" TargetMode="External"/><Relationship Id="rId2" Type="http://schemas.microsoft.com/office/2011/relationships/chartColorStyle" Target="colors20.xml"/><Relationship Id="rId1" Type="http://schemas.microsoft.com/office/2011/relationships/chartStyle" Target="style20.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Doug\Documents\1-%20SEI%20Projects\1-SF%20Eel\Analysis\Cannabis\Cannabis%20(Imagery)%20Assumptions%201.31.2019.xlsx" TargetMode="External"/><Relationship Id="rId2" Type="http://schemas.microsoft.com/office/2011/relationships/chartColorStyle" Target="colors21.xml"/><Relationship Id="rId1" Type="http://schemas.microsoft.com/office/2011/relationships/chartStyle" Target="style21.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Doug\Documents\1-%20SEI%20Projects\1-SF%20Eel\Analysis\Cannabis\Cannabis_Demands_1_Month_Storage.xlsx" TargetMode="External"/><Relationship Id="rId2" Type="http://schemas.microsoft.com/office/2011/relationships/chartColorStyle" Target="colors22.xml"/><Relationship Id="rId1" Type="http://schemas.microsoft.com/office/2011/relationships/chartStyle" Target="style22.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Doug\Documents\1-%20SEI%20Projects\1-SF%20Eel\Documentation\SFER%20Documentation%20files\SFER%20Water%20Use%20Report%20Figures.xlsx" TargetMode="External"/><Relationship Id="rId2" Type="http://schemas.microsoft.com/office/2011/relationships/chartColorStyle" Target="colors23.xml"/><Relationship Id="rId1" Type="http://schemas.microsoft.com/office/2011/relationships/chartStyle" Target="style23.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Doug\Documents\1-%20SEI%20Projects\1-SF%20Eel\Analysis\Illegal%20Domestic\Undocumented%20Domestic%20Demand%20Assumptions%202020.10.26.xlsx" TargetMode="External"/><Relationship Id="rId2" Type="http://schemas.microsoft.com/office/2011/relationships/chartColorStyle" Target="colors24.xml"/><Relationship Id="rId1" Type="http://schemas.microsoft.com/office/2011/relationships/chartStyle" Target="style24.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Doug\Documents\1-%20SEI%20Projects\1-SF%20Eel\eWRIMS%20Analyzer\eWRIMS_Analyzer.xlsm"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Doug\Documents\1-%20SEI%20Projects\1-SF%20Eel\eWRIMS%20Analyzer\eWRIMS_Analyzer.xlsm"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Doug\Documents\1-%20SEI%20Projects\1-SF%20Eel\Documentation\SFER%20Water%20Use%20Report%20Figure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Doug\Documents\1-%20SEI%20Projects\1-SF%20Eel\Documentation\SFER%20Water%20Use%20Report%20Figure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Doug\Documents\1-%20SEI%20Projects\1-SF%20Eel\Documentation\SFER%20Water%20Use%20Report%20Figure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Doug\Documents\1-%20SEI%20Projects\1-SF%20Eel\Documentation\SFER%20Water%20Use%20Report%20Figure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Doug\Documents\1-%20SEI%20Projects\1-SF%20Eel\WR%20Excel%20Combiner%20Tool\Water%20Rights%20Analysis\Municipal%20Use%20Curve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Reported and Permitted</a:t>
            </a:r>
            <a:r>
              <a:rPr lang="en-US" baseline="0"/>
              <a:t> Scenario DT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Reported Scenario DT</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'Scenario DT Totals'!$C$9:$N$9</c:f>
              <c:strCache>
                <c:ptCount val="12"/>
                <c:pt idx="0">
                  <c:v>Oct</c:v>
                </c:pt>
                <c:pt idx="1">
                  <c:v>Nov</c:v>
                </c:pt>
                <c:pt idx="2">
                  <c:v>Dec</c:v>
                </c:pt>
                <c:pt idx="3">
                  <c:v>Jan</c:v>
                </c:pt>
                <c:pt idx="4">
                  <c:v>Feb</c:v>
                </c:pt>
                <c:pt idx="5">
                  <c:v>Mar</c:v>
                </c:pt>
                <c:pt idx="6">
                  <c:v>Apr</c:v>
                </c:pt>
                <c:pt idx="7">
                  <c:v>May</c:v>
                </c:pt>
                <c:pt idx="8">
                  <c:v>Jun</c:v>
                </c:pt>
                <c:pt idx="9">
                  <c:v>Jul</c:v>
                </c:pt>
                <c:pt idx="10">
                  <c:v>Aug</c:v>
                </c:pt>
                <c:pt idx="11">
                  <c:v>Sep</c:v>
                </c:pt>
              </c:strCache>
            </c:strRef>
          </c:cat>
          <c:val>
            <c:numRef>
              <c:f>'Scenario DT Totals'!$C$13:$N$13</c:f>
              <c:numCache>
                <c:formatCode>0</c:formatCode>
                <c:ptCount val="12"/>
                <c:pt idx="0">
                  <c:v>384.74919581870745</c:v>
                </c:pt>
                <c:pt idx="1">
                  <c:v>570.48267365839649</c:v>
                </c:pt>
                <c:pt idx="2">
                  <c:v>305.29622360873947</c:v>
                </c:pt>
                <c:pt idx="3">
                  <c:v>354.3786766495694</c:v>
                </c:pt>
                <c:pt idx="4">
                  <c:v>336.80833521743625</c:v>
                </c:pt>
                <c:pt idx="5">
                  <c:v>341.23200106017748</c:v>
                </c:pt>
                <c:pt idx="6">
                  <c:v>275.38518192107466</c:v>
                </c:pt>
                <c:pt idx="7">
                  <c:v>335.61065502533228</c:v>
                </c:pt>
                <c:pt idx="8">
                  <c:v>482.25364316204804</c:v>
                </c:pt>
                <c:pt idx="9">
                  <c:v>557.16799303680091</c:v>
                </c:pt>
                <c:pt idx="10">
                  <c:v>581.7406817570045</c:v>
                </c:pt>
                <c:pt idx="11">
                  <c:v>481.76123405873528</c:v>
                </c:pt>
              </c:numCache>
            </c:numRef>
          </c:val>
          <c:smooth val="0"/>
          <c:extLst>
            <c:ext xmlns:c16="http://schemas.microsoft.com/office/drawing/2014/chart" uri="{C3380CC4-5D6E-409C-BE32-E72D297353CC}">
              <c16:uniqueId val="{00000000-7B5C-4814-9AAE-19C071AC43D4}"/>
            </c:ext>
          </c:extLst>
        </c:ser>
        <c:ser>
          <c:idx val="1"/>
          <c:order val="1"/>
          <c:tx>
            <c:v>Permitted Scenario DT</c:v>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'Scenario DT Totals'!$C$9:$N$9</c:f>
              <c:strCache>
                <c:ptCount val="12"/>
                <c:pt idx="0">
                  <c:v>Oct</c:v>
                </c:pt>
                <c:pt idx="1">
                  <c:v>Nov</c:v>
                </c:pt>
                <c:pt idx="2">
                  <c:v>Dec</c:v>
                </c:pt>
                <c:pt idx="3">
                  <c:v>Jan</c:v>
                </c:pt>
                <c:pt idx="4">
                  <c:v>Feb</c:v>
                </c:pt>
                <c:pt idx="5">
                  <c:v>Mar</c:v>
                </c:pt>
                <c:pt idx="6">
                  <c:v>Apr</c:v>
                </c:pt>
                <c:pt idx="7">
                  <c:v>May</c:v>
                </c:pt>
                <c:pt idx="8">
                  <c:v>Jun</c:v>
                </c:pt>
                <c:pt idx="9">
                  <c:v>Jul</c:v>
                </c:pt>
                <c:pt idx="10">
                  <c:v>Aug</c:v>
                </c:pt>
                <c:pt idx="11">
                  <c:v>Sep</c:v>
                </c:pt>
              </c:strCache>
            </c:strRef>
          </c:cat>
          <c:val>
            <c:numRef>
              <c:f>'Scenario DT Totals'!$C$20:$N$20</c:f>
              <c:numCache>
                <c:formatCode>0</c:formatCode>
                <c:ptCount val="12"/>
                <c:pt idx="0">
                  <c:v>468.1952739646199</c:v>
                </c:pt>
                <c:pt idx="1">
                  <c:v>595.02201280690747</c:v>
                </c:pt>
                <c:pt idx="2">
                  <c:v>596.88604437489357</c:v>
                </c:pt>
                <c:pt idx="3">
                  <c:v>623.83329286828609</c:v>
                </c:pt>
                <c:pt idx="4">
                  <c:v>582.60741114051507</c:v>
                </c:pt>
                <c:pt idx="5">
                  <c:v>630.6483564659909</c:v>
                </c:pt>
                <c:pt idx="6">
                  <c:v>365.71016978472176</c:v>
                </c:pt>
                <c:pt idx="7">
                  <c:v>670.61752144110631</c:v>
                </c:pt>
                <c:pt idx="8">
                  <c:v>807.25105161566944</c:v>
                </c:pt>
                <c:pt idx="9">
                  <c:v>625.85778341115724</c:v>
                </c:pt>
                <c:pt idx="10">
                  <c:v>685.56496430685399</c:v>
                </c:pt>
                <c:pt idx="11">
                  <c:v>594.95352020669475</c:v>
                </c:pt>
              </c:numCache>
            </c:numRef>
          </c:val>
          <c:smooth val="0"/>
          <c:extLst>
            <c:ext xmlns:c16="http://schemas.microsoft.com/office/drawing/2014/chart" uri="{C3380CC4-5D6E-409C-BE32-E72D297353CC}">
              <c16:uniqueId val="{00000001-7B5C-4814-9AAE-19C071AC43D4}"/>
            </c:ext>
          </c:extLst>
        </c:ser>
        <c:dLbls>
          <c:showLegendKey val="0"/>
          <c:showVal val="0"/>
          <c:showCatName val="0"/>
          <c:showSerName val="0"/>
          <c:showPercent val="0"/>
          <c:showBubbleSize val="0"/>
        </c:dLbls>
        <c:marker val="1"/>
        <c:smooth val="0"/>
        <c:axId val="753629104"/>
        <c:axId val="1708100320"/>
      </c:lineChart>
      <c:catAx>
        <c:axId val="7536291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08100320"/>
        <c:crosses val="autoZero"/>
        <c:auto val="1"/>
        <c:lblAlgn val="ctr"/>
        <c:lblOffset val="100"/>
        <c:noMultiLvlLbl val="0"/>
      </c:catAx>
      <c:valAx>
        <c:axId val="17081003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Monthly DT</a:t>
                </a:r>
                <a:r>
                  <a:rPr lang="en-US" baseline="0"/>
                  <a:t> (AF)</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36291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strRef>
              <c:f>'DT Types'!$A$30</c:f>
              <c:strCache>
                <c:ptCount val="1"/>
                <c:pt idx="0">
                  <c:v>Landscaping DT</c:v>
                </c:pt>
              </c:strCache>
            </c:strRef>
          </c:tx>
          <c:spPr>
            <a:ln>
              <a:solidFill>
                <a:schemeClr val="accent6">
                  <a:lumMod val="50000"/>
                </a:schemeClr>
              </a:solidFill>
            </a:ln>
          </c:spPr>
          <c:marker>
            <c:symbol val="none"/>
          </c:marker>
          <c:cat>
            <c:strRef>
              <c:f>'DT Types'!$B$28:$M$28</c:f>
              <c:strCache>
                <c:ptCount val="12"/>
                <c:pt idx="0">
                  <c:v>Oct</c:v>
                </c:pt>
                <c:pt idx="1">
                  <c:v>Nov</c:v>
                </c:pt>
                <c:pt idx="2">
                  <c:v>Dec</c:v>
                </c:pt>
                <c:pt idx="3">
                  <c:v>Jan</c:v>
                </c:pt>
                <c:pt idx="4">
                  <c:v>Feb</c:v>
                </c:pt>
                <c:pt idx="5">
                  <c:v>Mar</c:v>
                </c:pt>
                <c:pt idx="6">
                  <c:v>Apr</c:v>
                </c:pt>
                <c:pt idx="7">
                  <c:v>May</c:v>
                </c:pt>
                <c:pt idx="8">
                  <c:v>Jun</c:v>
                </c:pt>
                <c:pt idx="9">
                  <c:v>Jul</c:v>
                </c:pt>
                <c:pt idx="10">
                  <c:v>Aug</c:v>
                </c:pt>
                <c:pt idx="11">
                  <c:v>Sep</c:v>
                </c:pt>
              </c:strCache>
            </c:strRef>
          </c:cat>
          <c:val>
            <c:numRef>
              <c:f>'DT Types'!$B$30:$M$30</c:f>
              <c:numCache>
                <c:formatCode>0.000</c:formatCode>
                <c:ptCount val="12"/>
                <c:pt idx="0">
                  <c:v>1.3374090328454432E-2</c:v>
                </c:pt>
                <c:pt idx="1">
                  <c:v>5.4318118534416437E-3</c:v>
                </c:pt>
                <c:pt idx="2">
                  <c:v>5.0000000000000001E-3</c:v>
                </c:pt>
                <c:pt idx="3">
                  <c:v>7.6803588942385061E-3</c:v>
                </c:pt>
                <c:pt idx="4">
                  <c:v>7.0747074974273081E-3</c:v>
                </c:pt>
                <c:pt idx="5">
                  <c:v>9.5724463795087335E-3</c:v>
                </c:pt>
                <c:pt idx="6">
                  <c:v>1.4086951639758006E-2</c:v>
                </c:pt>
                <c:pt idx="7">
                  <c:v>3.1626858776751469E-2</c:v>
                </c:pt>
                <c:pt idx="8">
                  <c:v>3.9307381855691909E-2</c:v>
                </c:pt>
                <c:pt idx="9">
                  <c:v>3.8971507496652208E-2</c:v>
                </c:pt>
                <c:pt idx="10">
                  <c:v>4.0580652667940025E-2</c:v>
                </c:pt>
                <c:pt idx="11">
                  <c:v>3.5944276520702506E-2</c:v>
                </c:pt>
              </c:numCache>
            </c:numRef>
          </c:val>
          <c:smooth val="0"/>
          <c:extLst>
            <c:ext xmlns:c16="http://schemas.microsoft.com/office/drawing/2014/chart" uri="{C3380CC4-5D6E-409C-BE32-E72D297353CC}">
              <c16:uniqueId val="{00000000-C414-441E-B444-5A58E1EF8F5D}"/>
            </c:ext>
          </c:extLst>
        </c:ser>
        <c:ser>
          <c:idx val="0"/>
          <c:order val="1"/>
          <c:tx>
            <c:strRef>
              <c:f>'DT Types'!$A$29</c:f>
              <c:strCache>
                <c:ptCount val="1"/>
                <c:pt idx="0">
                  <c:v>Indoor DT</c:v>
                </c:pt>
              </c:strCache>
            </c:strRef>
          </c:tx>
          <c:spPr>
            <a:ln>
              <a:solidFill>
                <a:srgbClr val="FF0000"/>
              </a:solidFill>
            </a:ln>
          </c:spPr>
          <c:marker>
            <c:symbol val="none"/>
          </c:marker>
          <c:cat>
            <c:strRef>
              <c:f>'DT Types'!$B$28:$M$28</c:f>
              <c:strCache>
                <c:ptCount val="12"/>
                <c:pt idx="0">
                  <c:v>Oct</c:v>
                </c:pt>
                <c:pt idx="1">
                  <c:v>Nov</c:v>
                </c:pt>
                <c:pt idx="2">
                  <c:v>Dec</c:v>
                </c:pt>
                <c:pt idx="3">
                  <c:v>Jan</c:v>
                </c:pt>
                <c:pt idx="4">
                  <c:v>Feb</c:v>
                </c:pt>
                <c:pt idx="5">
                  <c:v>Mar</c:v>
                </c:pt>
                <c:pt idx="6">
                  <c:v>Apr</c:v>
                </c:pt>
                <c:pt idx="7">
                  <c:v>May</c:v>
                </c:pt>
                <c:pt idx="8">
                  <c:v>Jun</c:v>
                </c:pt>
                <c:pt idx="9">
                  <c:v>Jul</c:v>
                </c:pt>
                <c:pt idx="10">
                  <c:v>Aug</c:v>
                </c:pt>
                <c:pt idx="11">
                  <c:v>Sep</c:v>
                </c:pt>
              </c:strCache>
            </c:strRef>
          </c:cat>
          <c:val>
            <c:numRef>
              <c:f>'DT Types'!$B$29:$M$29</c:f>
              <c:numCache>
                <c:formatCode>0.000</c:formatCode>
                <c:ptCount val="12"/>
                <c:pt idx="0">
                  <c:v>1.3809999999999998E-2</c:v>
                </c:pt>
                <c:pt idx="1">
                  <c:v>1.3809999999999998E-2</c:v>
                </c:pt>
                <c:pt idx="2">
                  <c:v>1.3809999999999998E-2</c:v>
                </c:pt>
                <c:pt idx="3">
                  <c:v>1.3809999999999998E-2</c:v>
                </c:pt>
                <c:pt idx="4">
                  <c:v>1.3809999999999998E-2</c:v>
                </c:pt>
                <c:pt idx="5">
                  <c:v>1.3809999999999998E-2</c:v>
                </c:pt>
                <c:pt idx="6">
                  <c:v>1.3809999999999999E-2</c:v>
                </c:pt>
                <c:pt idx="7">
                  <c:v>1.3809999999999998E-2</c:v>
                </c:pt>
                <c:pt idx="8">
                  <c:v>1.3809999999999998E-2</c:v>
                </c:pt>
                <c:pt idx="9">
                  <c:v>1.3809999999999998E-2</c:v>
                </c:pt>
                <c:pt idx="10">
                  <c:v>1.3809999999999998E-2</c:v>
                </c:pt>
                <c:pt idx="11">
                  <c:v>1.3809999999999998E-2</c:v>
                </c:pt>
              </c:numCache>
            </c:numRef>
          </c:val>
          <c:smooth val="0"/>
          <c:extLst>
            <c:ext xmlns:c16="http://schemas.microsoft.com/office/drawing/2014/chart" uri="{C3380CC4-5D6E-409C-BE32-E72D297353CC}">
              <c16:uniqueId val="{00000001-C414-441E-B444-5A58E1EF8F5D}"/>
            </c:ext>
          </c:extLst>
        </c:ser>
        <c:ser>
          <c:idx val="2"/>
          <c:order val="2"/>
          <c:tx>
            <c:strRef>
              <c:f>'DT Types'!$A$31</c:f>
              <c:strCache>
                <c:ptCount val="1"/>
                <c:pt idx="0">
                  <c:v>Total Domestic DT</c:v>
                </c:pt>
              </c:strCache>
            </c:strRef>
          </c:tx>
          <c:spPr>
            <a:ln>
              <a:solidFill>
                <a:srgbClr val="0070C0"/>
              </a:solidFill>
            </a:ln>
          </c:spPr>
          <c:marker>
            <c:symbol val="none"/>
          </c:marker>
          <c:cat>
            <c:strRef>
              <c:f>'DT Types'!$B$28:$M$28</c:f>
              <c:strCache>
                <c:ptCount val="12"/>
                <c:pt idx="0">
                  <c:v>Oct</c:v>
                </c:pt>
                <c:pt idx="1">
                  <c:v>Nov</c:v>
                </c:pt>
                <c:pt idx="2">
                  <c:v>Dec</c:v>
                </c:pt>
                <c:pt idx="3">
                  <c:v>Jan</c:v>
                </c:pt>
                <c:pt idx="4">
                  <c:v>Feb</c:v>
                </c:pt>
                <c:pt idx="5">
                  <c:v>Mar</c:v>
                </c:pt>
                <c:pt idx="6">
                  <c:v>Apr</c:v>
                </c:pt>
                <c:pt idx="7">
                  <c:v>May</c:v>
                </c:pt>
                <c:pt idx="8">
                  <c:v>Jun</c:v>
                </c:pt>
                <c:pt idx="9">
                  <c:v>Jul</c:v>
                </c:pt>
                <c:pt idx="10">
                  <c:v>Aug</c:v>
                </c:pt>
                <c:pt idx="11">
                  <c:v>Sep</c:v>
                </c:pt>
              </c:strCache>
            </c:strRef>
          </c:cat>
          <c:val>
            <c:numRef>
              <c:f>'DT Types'!$B$31:$M$31</c:f>
              <c:numCache>
                <c:formatCode>0.000</c:formatCode>
                <c:ptCount val="12"/>
                <c:pt idx="0">
                  <c:v>2.7184090328454431E-2</c:v>
                </c:pt>
                <c:pt idx="1">
                  <c:v>1.9241811853441641E-2</c:v>
                </c:pt>
                <c:pt idx="2">
                  <c:v>1.8809999999999997E-2</c:v>
                </c:pt>
                <c:pt idx="3">
                  <c:v>2.1490358894238504E-2</c:v>
                </c:pt>
                <c:pt idx="4">
                  <c:v>2.0884707497427307E-2</c:v>
                </c:pt>
                <c:pt idx="5">
                  <c:v>2.3382446379508731E-2</c:v>
                </c:pt>
                <c:pt idx="6">
                  <c:v>2.7896951639758007E-2</c:v>
                </c:pt>
                <c:pt idx="7">
                  <c:v>4.5436858776751465E-2</c:v>
                </c:pt>
                <c:pt idx="8">
                  <c:v>5.3117381855691904E-2</c:v>
                </c:pt>
                <c:pt idx="9">
                  <c:v>5.2781507496652204E-2</c:v>
                </c:pt>
                <c:pt idx="10">
                  <c:v>5.439065266794002E-2</c:v>
                </c:pt>
                <c:pt idx="11">
                  <c:v>4.9754276520702502E-2</c:v>
                </c:pt>
              </c:numCache>
            </c:numRef>
          </c:val>
          <c:smooth val="0"/>
          <c:extLst>
            <c:ext xmlns:c16="http://schemas.microsoft.com/office/drawing/2014/chart" uri="{C3380CC4-5D6E-409C-BE32-E72D297353CC}">
              <c16:uniqueId val="{00000002-C414-441E-B444-5A58E1EF8F5D}"/>
            </c:ext>
          </c:extLst>
        </c:ser>
        <c:dLbls>
          <c:showLegendKey val="0"/>
          <c:showVal val="0"/>
          <c:showCatName val="0"/>
          <c:showSerName val="0"/>
          <c:showPercent val="0"/>
          <c:showBubbleSize val="0"/>
        </c:dLbls>
        <c:smooth val="0"/>
        <c:axId val="1974262895"/>
        <c:axId val="1974260815"/>
      </c:lineChart>
      <c:catAx>
        <c:axId val="19742628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1974260815"/>
        <c:crosses val="autoZero"/>
        <c:auto val="1"/>
        <c:lblAlgn val="ctr"/>
        <c:lblOffset val="100"/>
        <c:noMultiLvlLbl val="0"/>
      </c:catAx>
      <c:valAx>
        <c:axId val="1974260815"/>
        <c:scaling>
          <c:orientation val="minMax"/>
          <c:max val="6.0000000000000012E-2"/>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a:t>Monthly Diversion</a:t>
                </a:r>
                <a:r>
                  <a:rPr lang="en-US" sz="1100" baseline="0"/>
                  <a:t> (AF)</a:t>
                </a:r>
                <a:endParaRPr lang="en-US" sz="1100"/>
              </a:p>
            </c:rich>
          </c:tx>
          <c:overlay val="0"/>
          <c:spPr>
            <a:noFill/>
            <a:ln>
              <a:noFill/>
            </a:ln>
            <a:effectLst/>
          </c:sp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1974262895"/>
        <c:crosses val="autoZero"/>
        <c:crossBetween val="between"/>
      </c:valAx>
    </c:plotArea>
    <c:legend>
      <c:legendPos val="b"/>
      <c:overlay val="0"/>
      <c:txPr>
        <a:bodyPr/>
        <a:lstStyle/>
        <a:p>
          <a:pPr>
            <a:defRPr sz="1100"/>
          </a:pPr>
          <a:endParaRPr lang="en-US"/>
        </a:p>
      </c:txPr>
    </c:legend>
    <c:plotVisOnly val="1"/>
    <c:dispBlanksAs val="gap"/>
    <c:showDLblsOverMax val="0"/>
  </c:chart>
  <c:txPr>
    <a:bodyPr/>
    <a:lstStyle/>
    <a:p>
      <a:pPr>
        <a:defRPr/>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Reported Scenario</a:t>
            </a:r>
            <a:r>
              <a:rPr lang="en-US" baseline="0"/>
              <a:t> eWRIMS DT by BU Group</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'5a. Watershed Summary Report'!$A$48</c:f>
              <c:strCache>
                <c:ptCount val="1"/>
                <c:pt idx="0">
                  <c:v>Cannabis (Permitted)</c:v>
                </c:pt>
              </c:strCache>
            </c:strRef>
          </c:tx>
          <c:spPr>
            <a:solidFill>
              <a:schemeClr val="accent2"/>
            </a:solidFill>
            <a:ln>
              <a:noFill/>
            </a:ln>
            <a:effectLst/>
          </c:spPr>
          <c:invertIfNegative val="0"/>
          <c:cat>
            <c:strRef>
              <c:f>'5a. Watershed Summary Report'!$X$47:$AI$47</c:f>
              <c:strCache>
                <c:ptCount val="12"/>
                <c:pt idx="0">
                  <c:v>Oct</c:v>
                </c:pt>
                <c:pt idx="1">
                  <c:v>Nov</c:v>
                </c:pt>
                <c:pt idx="2">
                  <c:v>Dec</c:v>
                </c:pt>
                <c:pt idx="3">
                  <c:v>Jan</c:v>
                </c:pt>
                <c:pt idx="4">
                  <c:v>Feb</c:v>
                </c:pt>
                <c:pt idx="5">
                  <c:v>Mar</c:v>
                </c:pt>
                <c:pt idx="6">
                  <c:v>Apr</c:v>
                </c:pt>
                <c:pt idx="7">
                  <c:v>May</c:v>
                </c:pt>
                <c:pt idx="8">
                  <c:v>Jun</c:v>
                </c:pt>
                <c:pt idx="9">
                  <c:v>Jul</c:v>
                </c:pt>
                <c:pt idx="10">
                  <c:v>Aug</c:v>
                </c:pt>
                <c:pt idx="11">
                  <c:v>Sep</c:v>
                </c:pt>
              </c:strCache>
            </c:strRef>
          </c:cat>
          <c:val>
            <c:numRef>
              <c:f>'5a. Watershed Summary Report'!$X$48:$AI$48</c:f>
              <c:numCache>
                <c:formatCode>General</c:formatCode>
                <c:ptCount val="12"/>
                <c:pt idx="0">
                  <c:v>0.53540444374084473</c:v>
                </c:pt>
                <c:pt idx="1">
                  <c:v>9.0259685516357422</c:v>
                </c:pt>
                <c:pt idx="2">
                  <c:v>6.8943305015563965</c:v>
                </c:pt>
                <c:pt idx="3">
                  <c:v>9.638981819152832</c:v>
                </c:pt>
                <c:pt idx="4">
                  <c:v>6.3572578430175781</c:v>
                </c:pt>
                <c:pt idx="5">
                  <c:v>9.0688676834106445</c:v>
                </c:pt>
                <c:pt idx="6">
                  <c:v>0.85839700698852539</c:v>
                </c:pt>
                <c:pt idx="7">
                  <c:v>1.085193395614624</c:v>
                </c:pt>
                <c:pt idx="8">
                  <c:v>0.97851407527923584</c:v>
                </c:pt>
                <c:pt idx="9">
                  <c:v>1.1565109491348267</c:v>
                </c:pt>
                <c:pt idx="10">
                  <c:v>1.1278183460235596</c:v>
                </c:pt>
                <c:pt idx="11">
                  <c:v>0.8773266077041626</c:v>
                </c:pt>
              </c:numCache>
            </c:numRef>
          </c:val>
          <c:extLst>
            <c:ext xmlns:c16="http://schemas.microsoft.com/office/drawing/2014/chart" uri="{C3380CC4-5D6E-409C-BE32-E72D297353CC}">
              <c16:uniqueId val="{00000000-4E88-4205-9CDA-5E3A0CC8E6CF}"/>
            </c:ext>
          </c:extLst>
        </c:ser>
        <c:ser>
          <c:idx val="1"/>
          <c:order val="1"/>
          <c:tx>
            <c:strRef>
              <c:f>'5a. Watershed Summary Report'!$A$49</c:f>
              <c:strCache>
                <c:ptCount val="1"/>
                <c:pt idx="0">
                  <c:v>Municipal</c:v>
                </c:pt>
              </c:strCache>
            </c:strRef>
          </c:tx>
          <c:spPr>
            <a:solidFill>
              <a:srgbClr val="7030A0"/>
            </a:solidFill>
            <a:ln>
              <a:noFill/>
            </a:ln>
            <a:effectLst/>
          </c:spPr>
          <c:invertIfNegative val="0"/>
          <c:cat>
            <c:strRef>
              <c:f>'5a. Watershed Summary Report'!$X$47:$AI$47</c:f>
              <c:strCache>
                <c:ptCount val="12"/>
                <c:pt idx="0">
                  <c:v>Oct</c:v>
                </c:pt>
                <c:pt idx="1">
                  <c:v>Nov</c:v>
                </c:pt>
                <c:pt idx="2">
                  <c:v>Dec</c:v>
                </c:pt>
                <c:pt idx="3">
                  <c:v>Jan</c:v>
                </c:pt>
                <c:pt idx="4">
                  <c:v>Feb</c:v>
                </c:pt>
                <c:pt idx="5">
                  <c:v>Mar</c:v>
                </c:pt>
                <c:pt idx="6">
                  <c:v>Apr</c:v>
                </c:pt>
                <c:pt idx="7">
                  <c:v>May</c:v>
                </c:pt>
                <c:pt idx="8">
                  <c:v>Jun</c:v>
                </c:pt>
                <c:pt idx="9">
                  <c:v>Jul</c:v>
                </c:pt>
                <c:pt idx="10">
                  <c:v>Aug</c:v>
                </c:pt>
                <c:pt idx="11">
                  <c:v>Sep</c:v>
                </c:pt>
              </c:strCache>
            </c:strRef>
          </c:cat>
          <c:val>
            <c:numRef>
              <c:f>'5a. Watershed Summary Report'!$X$49:$AI$49</c:f>
              <c:numCache>
                <c:formatCode>General</c:formatCode>
                <c:ptCount val="12"/>
                <c:pt idx="0">
                  <c:v>54.010276794433594</c:v>
                </c:pt>
                <c:pt idx="1">
                  <c:v>45.680667877197266</c:v>
                </c:pt>
                <c:pt idx="2">
                  <c:v>43.847042083740234</c:v>
                </c:pt>
                <c:pt idx="3">
                  <c:v>45.077083587646484</c:v>
                </c:pt>
                <c:pt idx="4">
                  <c:v>43.324855804443359</c:v>
                </c:pt>
                <c:pt idx="5">
                  <c:v>44.867141723632813</c:v>
                </c:pt>
                <c:pt idx="6">
                  <c:v>44.290004730224609</c:v>
                </c:pt>
                <c:pt idx="7">
                  <c:v>49.847766876220703</c:v>
                </c:pt>
                <c:pt idx="8">
                  <c:v>57.864654541015625</c:v>
                </c:pt>
                <c:pt idx="9">
                  <c:v>69.153060913085938</c:v>
                </c:pt>
                <c:pt idx="10">
                  <c:v>80.220298767089844</c:v>
                </c:pt>
                <c:pt idx="11">
                  <c:v>68.738121032714844</c:v>
                </c:pt>
              </c:numCache>
            </c:numRef>
          </c:val>
          <c:extLst>
            <c:ext xmlns:c16="http://schemas.microsoft.com/office/drawing/2014/chart" uri="{C3380CC4-5D6E-409C-BE32-E72D297353CC}">
              <c16:uniqueId val="{00000001-4E88-4205-9CDA-5E3A0CC8E6CF}"/>
            </c:ext>
          </c:extLst>
        </c:ser>
        <c:ser>
          <c:idx val="2"/>
          <c:order val="2"/>
          <c:tx>
            <c:strRef>
              <c:f>'5a. Watershed Summary Report'!$A$50</c:f>
              <c:strCache>
                <c:ptCount val="1"/>
                <c:pt idx="0">
                  <c:v>Irrigation</c:v>
                </c:pt>
              </c:strCache>
            </c:strRef>
          </c:tx>
          <c:spPr>
            <a:solidFill>
              <a:srgbClr val="FFC000"/>
            </a:solidFill>
            <a:ln>
              <a:noFill/>
            </a:ln>
            <a:effectLst/>
          </c:spPr>
          <c:invertIfNegative val="0"/>
          <c:cat>
            <c:strRef>
              <c:f>'5a. Watershed Summary Report'!$X$47:$AI$47</c:f>
              <c:strCache>
                <c:ptCount val="12"/>
                <c:pt idx="0">
                  <c:v>Oct</c:v>
                </c:pt>
                <c:pt idx="1">
                  <c:v>Nov</c:v>
                </c:pt>
                <c:pt idx="2">
                  <c:v>Dec</c:v>
                </c:pt>
                <c:pt idx="3">
                  <c:v>Jan</c:v>
                </c:pt>
                <c:pt idx="4">
                  <c:v>Feb</c:v>
                </c:pt>
                <c:pt idx="5">
                  <c:v>Mar</c:v>
                </c:pt>
                <c:pt idx="6">
                  <c:v>Apr</c:v>
                </c:pt>
                <c:pt idx="7">
                  <c:v>May</c:v>
                </c:pt>
                <c:pt idx="8">
                  <c:v>Jun</c:v>
                </c:pt>
                <c:pt idx="9">
                  <c:v>Jul</c:v>
                </c:pt>
                <c:pt idx="10">
                  <c:v>Aug</c:v>
                </c:pt>
                <c:pt idx="11">
                  <c:v>Sep</c:v>
                </c:pt>
              </c:strCache>
            </c:strRef>
          </c:cat>
          <c:val>
            <c:numRef>
              <c:f>'5a. Watershed Summary Report'!$X$50:$AI$50</c:f>
              <c:numCache>
                <c:formatCode>General</c:formatCode>
                <c:ptCount val="12"/>
                <c:pt idx="0">
                  <c:v>95.760887145996094</c:v>
                </c:pt>
                <c:pt idx="1">
                  <c:v>316.4959716796875</c:v>
                </c:pt>
                <c:pt idx="2">
                  <c:v>51.840824127197266</c:v>
                </c:pt>
                <c:pt idx="3">
                  <c:v>97.864143371582031</c:v>
                </c:pt>
                <c:pt idx="4">
                  <c:v>106.37296295166016</c:v>
                </c:pt>
                <c:pt idx="5">
                  <c:v>93.502891540527344</c:v>
                </c:pt>
                <c:pt idx="6">
                  <c:v>66.863807678222656</c:v>
                </c:pt>
                <c:pt idx="7">
                  <c:v>73.547882080078125</c:v>
                </c:pt>
                <c:pt idx="8">
                  <c:v>122.13510894775391</c:v>
                </c:pt>
                <c:pt idx="9">
                  <c:v>145.12547302246094</c:v>
                </c:pt>
                <c:pt idx="10">
                  <c:v>143.15159606933594</c:v>
                </c:pt>
                <c:pt idx="11">
                  <c:v>111.87132263183594</c:v>
                </c:pt>
              </c:numCache>
            </c:numRef>
          </c:val>
          <c:extLst>
            <c:ext xmlns:c16="http://schemas.microsoft.com/office/drawing/2014/chart" uri="{C3380CC4-5D6E-409C-BE32-E72D297353CC}">
              <c16:uniqueId val="{00000002-4E88-4205-9CDA-5E3A0CC8E6CF}"/>
            </c:ext>
          </c:extLst>
        </c:ser>
        <c:ser>
          <c:idx val="3"/>
          <c:order val="3"/>
          <c:tx>
            <c:strRef>
              <c:f>'5a. Watershed Summary Report'!$A$51</c:f>
              <c:strCache>
                <c:ptCount val="1"/>
                <c:pt idx="0">
                  <c:v>Recreation</c:v>
                </c:pt>
              </c:strCache>
            </c:strRef>
          </c:tx>
          <c:spPr>
            <a:solidFill>
              <a:srgbClr val="FFFF00"/>
            </a:solidFill>
            <a:ln>
              <a:noFill/>
            </a:ln>
            <a:effectLst/>
          </c:spPr>
          <c:invertIfNegative val="0"/>
          <c:cat>
            <c:strRef>
              <c:f>'5a. Watershed Summary Report'!$X$47:$AI$47</c:f>
              <c:strCache>
                <c:ptCount val="12"/>
                <c:pt idx="0">
                  <c:v>Oct</c:v>
                </c:pt>
                <c:pt idx="1">
                  <c:v>Nov</c:v>
                </c:pt>
                <c:pt idx="2">
                  <c:v>Dec</c:v>
                </c:pt>
                <c:pt idx="3">
                  <c:v>Jan</c:v>
                </c:pt>
                <c:pt idx="4">
                  <c:v>Feb</c:v>
                </c:pt>
                <c:pt idx="5">
                  <c:v>Mar</c:v>
                </c:pt>
                <c:pt idx="6">
                  <c:v>Apr</c:v>
                </c:pt>
                <c:pt idx="7">
                  <c:v>May</c:v>
                </c:pt>
                <c:pt idx="8">
                  <c:v>Jun</c:v>
                </c:pt>
                <c:pt idx="9">
                  <c:v>Jul</c:v>
                </c:pt>
                <c:pt idx="10">
                  <c:v>Aug</c:v>
                </c:pt>
                <c:pt idx="11">
                  <c:v>Sep</c:v>
                </c:pt>
              </c:strCache>
            </c:strRef>
          </c:cat>
          <c:val>
            <c:numRef>
              <c:f>'5a. Watershed Summary Report'!$X$51:$AI$51</c:f>
              <c:numCache>
                <c:formatCode>General</c:formatCode>
                <c:ptCount val="12"/>
                <c:pt idx="0">
                  <c:v>2.3606460094451904</c:v>
                </c:pt>
                <c:pt idx="1">
                  <c:v>2.2138700485229492</c:v>
                </c:pt>
                <c:pt idx="2">
                  <c:v>2.7646870613098145</c:v>
                </c:pt>
                <c:pt idx="3">
                  <c:v>4.4594807624816895</c:v>
                </c:pt>
                <c:pt idx="4">
                  <c:v>4.5264058113098145</c:v>
                </c:pt>
                <c:pt idx="5">
                  <c:v>4.5324320793151855</c:v>
                </c:pt>
                <c:pt idx="6">
                  <c:v>4.5742769241333008</c:v>
                </c:pt>
                <c:pt idx="7">
                  <c:v>5.128054141998291</c:v>
                </c:pt>
                <c:pt idx="8">
                  <c:v>2.949944019317627</c:v>
                </c:pt>
                <c:pt idx="9">
                  <c:v>3.0194714069366455</c:v>
                </c:pt>
                <c:pt idx="10">
                  <c:v>2.9777860641479492</c:v>
                </c:pt>
                <c:pt idx="11">
                  <c:v>2.5487160682678223</c:v>
                </c:pt>
              </c:numCache>
            </c:numRef>
          </c:val>
          <c:extLst>
            <c:ext xmlns:c16="http://schemas.microsoft.com/office/drawing/2014/chart" uri="{C3380CC4-5D6E-409C-BE32-E72D297353CC}">
              <c16:uniqueId val="{00000003-4E88-4205-9CDA-5E3A0CC8E6CF}"/>
            </c:ext>
          </c:extLst>
        </c:ser>
        <c:ser>
          <c:idx val="4"/>
          <c:order val="4"/>
          <c:tx>
            <c:strRef>
              <c:f>'5a. Watershed Summary Report'!$A$52</c:f>
              <c:strCache>
                <c:ptCount val="1"/>
                <c:pt idx="0">
                  <c:v>Stockwatering</c:v>
                </c:pt>
              </c:strCache>
            </c:strRef>
          </c:tx>
          <c:spPr>
            <a:solidFill>
              <a:schemeClr val="accent6">
                <a:lumMod val="50000"/>
              </a:schemeClr>
            </a:solidFill>
            <a:ln>
              <a:noFill/>
            </a:ln>
            <a:effectLst/>
          </c:spPr>
          <c:invertIfNegative val="0"/>
          <c:cat>
            <c:strRef>
              <c:f>'5a. Watershed Summary Report'!$X$47:$AI$47</c:f>
              <c:strCache>
                <c:ptCount val="12"/>
                <c:pt idx="0">
                  <c:v>Oct</c:v>
                </c:pt>
                <c:pt idx="1">
                  <c:v>Nov</c:v>
                </c:pt>
                <c:pt idx="2">
                  <c:v>Dec</c:v>
                </c:pt>
                <c:pt idx="3">
                  <c:v>Jan</c:v>
                </c:pt>
                <c:pt idx="4">
                  <c:v>Feb</c:v>
                </c:pt>
                <c:pt idx="5">
                  <c:v>Mar</c:v>
                </c:pt>
                <c:pt idx="6">
                  <c:v>Apr</c:v>
                </c:pt>
                <c:pt idx="7">
                  <c:v>May</c:v>
                </c:pt>
                <c:pt idx="8">
                  <c:v>Jun</c:v>
                </c:pt>
                <c:pt idx="9">
                  <c:v>Jul</c:v>
                </c:pt>
                <c:pt idx="10">
                  <c:v>Aug</c:v>
                </c:pt>
                <c:pt idx="11">
                  <c:v>Sep</c:v>
                </c:pt>
              </c:strCache>
            </c:strRef>
          </c:cat>
          <c:val>
            <c:numRef>
              <c:f>'5a. Watershed Summary Report'!$X$52:$AI$52</c:f>
              <c:numCache>
                <c:formatCode>General</c:formatCode>
                <c:ptCount val="12"/>
                <c:pt idx="0">
                  <c:v>2.0452725887298584</c:v>
                </c:pt>
                <c:pt idx="1">
                  <c:v>2.3341653347015381</c:v>
                </c:pt>
                <c:pt idx="2">
                  <c:v>2.2586495876312256</c:v>
                </c:pt>
                <c:pt idx="3">
                  <c:v>2.4165134429931641</c:v>
                </c:pt>
                <c:pt idx="4">
                  <c:v>2.1630337238311768</c:v>
                </c:pt>
                <c:pt idx="5">
                  <c:v>1.8638862371444702</c:v>
                </c:pt>
                <c:pt idx="6">
                  <c:v>1.1812739372253418</c:v>
                </c:pt>
                <c:pt idx="7">
                  <c:v>1.2317026853561401</c:v>
                </c:pt>
                <c:pt idx="8">
                  <c:v>1.5840456485748291</c:v>
                </c:pt>
                <c:pt idx="9">
                  <c:v>1.5988621711730957</c:v>
                </c:pt>
                <c:pt idx="10">
                  <c:v>1.6371129751205444</c:v>
                </c:pt>
                <c:pt idx="11">
                  <c:v>2.4898889064788818</c:v>
                </c:pt>
              </c:numCache>
            </c:numRef>
          </c:val>
          <c:extLst>
            <c:ext xmlns:c16="http://schemas.microsoft.com/office/drawing/2014/chart" uri="{C3380CC4-5D6E-409C-BE32-E72D297353CC}">
              <c16:uniqueId val="{00000004-4E88-4205-9CDA-5E3A0CC8E6CF}"/>
            </c:ext>
          </c:extLst>
        </c:ser>
        <c:ser>
          <c:idx val="5"/>
          <c:order val="5"/>
          <c:tx>
            <c:strRef>
              <c:f>'5a. Watershed Summary Report'!$A$53</c:f>
              <c:strCache>
                <c:ptCount val="1"/>
                <c:pt idx="0">
                  <c:v>Domestic</c:v>
                </c:pt>
              </c:strCache>
            </c:strRef>
          </c:tx>
          <c:spPr>
            <a:solidFill>
              <a:srgbClr val="00B0F0"/>
            </a:solidFill>
            <a:ln>
              <a:noFill/>
            </a:ln>
            <a:effectLst/>
          </c:spPr>
          <c:invertIfNegative val="0"/>
          <c:cat>
            <c:strRef>
              <c:f>'5a. Watershed Summary Report'!$X$47:$AI$47</c:f>
              <c:strCache>
                <c:ptCount val="12"/>
                <c:pt idx="0">
                  <c:v>Oct</c:v>
                </c:pt>
                <c:pt idx="1">
                  <c:v>Nov</c:v>
                </c:pt>
                <c:pt idx="2">
                  <c:v>Dec</c:v>
                </c:pt>
                <c:pt idx="3">
                  <c:v>Jan</c:v>
                </c:pt>
                <c:pt idx="4">
                  <c:v>Feb</c:v>
                </c:pt>
                <c:pt idx="5">
                  <c:v>Mar</c:v>
                </c:pt>
                <c:pt idx="6">
                  <c:v>Apr</c:v>
                </c:pt>
                <c:pt idx="7">
                  <c:v>May</c:v>
                </c:pt>
                <c:pt idx="8">
                  <c:v>Jun</c:v>
                </c:pt>
                <c:pt idx="9">
                  <c:v>Jul</c:v>
                </c:pt>
                <c:pt idx="10">
                  <c:v>Aug</c:v>
                </c:pt>
                <c:pt idx="11">
                  <c:v>Sep</c:v>
                </c:pt>
              </c:strCache>
            </c:strRef>
          </c:cat>
          <c:val>
            <c:numRef>
              <c:f>'5a. Watershed Summary Report'!$X$53:$AI$53</c:f>
              <c:numCache>
                <c:formatCode>General</c:formatCode>
                <c:ptCount val="12"/>
                <c:pt idx="0">
                  <c:v>89.125114440917969</c:v>
                </c:pt>
                <c:pt idx="1">
                  <c:v>85.123725891113281</c:v>
                </c:pt>
                <c:pt idx="2">
                  <c:v>86.222755432128906</c:v>
                </c:pt>
                <c:pt idx="3">
                  <c:v>87.946395874023438</c:v>
                </c:pt>
                <c:pt idx="4">
                  <c:v>74.576301574707031</c:v>
                </c:pt>
                <c:pt idx="5">
                  <c:v>75.698722839355469</c:v>
                </c:pt>
                <c:pt idx="6">
                  <c:v>70.538681030273438</c:v>
                </c:pt>
                <c:pt idx="7">
                  <c:v>70.246376037597656</c:v>
                </c:pt>
                <c:pt idx="8">
                  <c:v>99.597869873046875</c:v>
                </c:pt>
                <c:pt idx="9">
                  <c:v>116.21440124511719</c:v>
                </c:pt>
                <c:pt idx="10">
                  <c:v>115.44508361816406</c:v>
                </c:pt>
                <c:pt idx="11">
                  <c:v>97.772216796875</c:v>
                </c:pt>
              </c:numCache>
            </c:numRef>
          </c:val>
          <c:extLst>
            <c:ext xmlns:c16="http://schemas.microsoft.com/office/drawing/2014/chart" uri="{C3380CC4-5D6E-409C-BE32-E72D297353CC}">
              <c16:uniqueId val="{00000005-4E88-4205-9CDA-5E3A0CC8E6CF}"/>
            </c:ext>
          </c:extLst>
        </c:ser>
        <c:ser>
          <c:idx val="6"/>
          <c:order val="6"/>
          <c:tx>
            <c:strRef>
              <c:f>'5a. Watershed Summary Report'!$A$54</c:f>
              <c:strCache>
                <c:ptCount val="1"/>
                <c:pt idx="0">
                  <c:v>Other</c:v>
                </c:pt>
              </c:strCache>
            </c:strRef>
          </c:tx>
          <c:spPr>
            <a:solidFill>
              <a:srgbClr val="FF0000"/>
            </a:solidFill>
            <a:ln>
              <a:noFill/>
            </a:ln>
            <a:effectLst/>
          </c:spPr>
          <c:invertIfNegative val="0"/>
          <c:cat>
            <c:strRef>
              <c:f>'5a. Watershed Summary Report'!$X$47:$AI$47</c:f>
              <c:strCache>
                <c:ptCount val="12"/>
                <c:pt idx="0">
                  <c:v>Oct</c:v>
                </c:pt>
                <c:pt idx="1">
                  <c:v>Nov</c:v>
                </c:pt>
                <c:pt idx="2">
                  <c:v>Dec</c:v>
                </c:pt>
                <c:pt idx="3">
                  <c:v>Jan</c:v>
                </c:pt>
                <c:pt idx="4">
                  <c:v>Feb</c:v>
                </c:pt>
                <c:pt idx="5">
                  <c:v>Mar</c:v>
                </c:pt>
                <c:pt idx="6">
                  <c:v>Apr</c:v>
                </c:pt>
                <c:pt idx="7">
                  <c:v>May</c:v>
                </c:pt>
                <c:pt idx="8">
                  <c:v>Jun</c:v>
                </c:pt>
                <c:pt idx="9">
                  <c:v>Jul</c:v>
                </c:pt>
                <c:pt idx="10">
                  <c:v>Aug</c:v>
                </c:pt>
                <c:pt idx="11">
                  <c:v>Sep</c:v>
                </c:pt>
              </c:strCache>
            </c:strRef>
          </c:cat>
          <c:val>
            <c:numRef>
              <c:f>'5a. Watershed Summary Report'!$X$54:$AI$54</c:f>
              <c:numCache>
                <c:formatCode>General</c:formatCode>
                <c:ptCount val="12"/>
                <c:pt idx="0">
                  <c:v>38.422840118408203</c:v>
                </c:pt>
                <c:pt idx="1">
                  <c:v>35.972618103027344</c:v>
                </c:pt>
                <c:pt idx="2">
                  <c:v>37.200790405273438</c:v>
                </c:pt>
                <c:pt idx="3">
                  <c:v>36.17950439453125</c:v>
                </c:pt>
                <c:pt idx="4">
                  <c:v>33.250690460205078</c:v>
                </c:pt>
                <c:pt idx="5">
                  <c:v>37.096797943115234</c:v>
                </c:pt>
                <c:pt idx="6">
                  <c:v>36.818286895751953</c:v>
                </c:pt>
                <c:pt idx="7">
                  <c:v>38.939010620117188</c:v>
                </c:pt>
                <c:pt idx="8">
                  <c:v>47.785938262939453</c:v>
                </c:pt>
                <c:pt idx="9">
                  <c:v>40.033329010009766</c:v>
                </c:pt>
                <c:pt idx="10">
                  <c:v>39.859809875488281</c:v>
                </c:pt>
                <c:pt idx="11">
                  <c:v>39.412769317626953</c:v>
                </c:pt>
              </c:numCache>
            </c:numRef>
          </c:val>
          <c:extLst>
            <c:ext xmlns:c16="http://schemas.microsoft.com/office/drawing/2014/chart" uri="{C3380CC4-5D6E-409C-BE32-E72D297353CC}">
              <c16:uniqueId val="{00000006-4E88-4205-9CDA-5E3A0CC8E6CF}"/>
            </c:ext>
          </c:extLst>
        </c:ser>
        <c:dLbls>
          <c:showLegendKey val="0"/>
          <c:showVal val="0"/>
          <c:showCatName val="0"/>
          <c:showSerName val="0"/>
          <c:showPercent val="0"/>
          <c:showBubbleSize val="0"/>
        </c:dLbls>
        <c:gapWidth val="150"/>
        <c:overlap val="100"/>
        <c:axId val="1276715232"/>
        <c:axId val="1270827200"/>
      </c:barChart>
      <c:catAx>
        <c:axId val="12767152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1270827200"/>
        <c:crosses val="autoZero"/>
        <c:auto val="1"/>
        <c:lblAlgn val="ctr"/>
        <c:lblOffset val="100"/>
        <c:noMultiLvlLbl val="0"/>
      </c:catAx>
      <c:valAx>
        <c:axId val="12708272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Monthly DT (AF)</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67152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Permitted Scenario</a:t>
            </a:r>
            <a:r>
              <a:rPr lang="en-US" baseline="0"/>
              <a:t> DT by BU Group</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'5a. Watershed Summary Report'!$A$48</c:f>
              <c:strCache>
                <c:ptCount val="1"/>
                <c:pt idx="0">
                  <c:v>Cannabis (Permitted)</c:v>
                </c:pt>
              </c:strCache>
            </c:strRef>
          </c:tx>
          <c:spPr>
            <a:solidFill>
              <a:schemeClr val="accent2"/>
            </a:solidFill>
            <a:ln>
              <a:noFill/>
            </a:ln>
            <a:effectLst/>
          </c:spPr>
          <c:invertIfNegative val="0"/>
          <c:cat>
            <c:strRef>
              <c:f>'5a. Watershed Summary Report'!$AK$47:$AV$47</c:f>
              <c:strCache>
                <c:ptCount val="12"/>
                <c:pt idx="0">
                  <c:v>Oct</c:v>
                </c:pt>
                <c:pt idx="1">
                  <c:v>Nov</c:v>
                </c:pt>
                <c:pt idx="2">
                  <c:v>Dec</c:v>
                </c:pt>
                <c:pt idx="3">
                  <c:v>Jan</c:v>
                </c:pt>
                <c:pt idx="4">
                  <c:v>Feb</c:v>
                </c:pt>
                <c:pt idx="5">
                  <c:v>Mar</c:v>
                </c:pt>
                <c:pt idx="6">
                  <c:v>Apr</c:v>
                </c:pt>
                <c:pt idx="7">
                  <c:v>May</c:v>
                </c:pt>
                <c:pt idx="8">
                  <c:v>Jun</c:v>
                </c:pt>
                <c:pt idx="9">
                  <c:v>Jul</c:v>
                </c:pt>
                <c:pt idx="10">
                  <c:v>Aug</c:v>
                </c:pt>
                <c:pt idx="11">
                  <c:v>Sep</c:v>
                </c:pt>
              </c:strCache>
            </c:strRef>
          </c:cat>
          <c:val>
            <c:numRef>
              <c:f>'5a. Watershed Summary Report'!$AK$48:$AV$48</c:f>
              <c:numCache>
                <c:formatCode>General</c:formatCode>
                <c:ptCount val="12"/>
                <c:pt idx="0">
                  <c:v>7.2709940373897552E-2</c:v>
                </c:pt>
                <c:pt idx="1">
                  <c:v>13.748391151428223</c:v>
                </c:pt>
                <c:pt idx="2">
                  <c:v>9.873204231262207</c:v>
                </c:pt>
                <c:pt idx="3">
                  <c:v>13.755563735961914</c:v>
                </c:pt>
                <c:pt idx="4">
                  <c:v>8.881098747253418</c:v>
                </c:pt>
                <c:pt idx="5">
                  <c:v>12.77946949005127</c:v>
                </c:pt>
                <c:pt idx="6">
                  <c:v>5.0136987119913101E-2</c:v>
                </c:pt>
                <c:pt idx="7">
                  <c:v>5.1808219403028488E-2</c:v>
                </c:pt>
                <c:pt idx="8">
                  <c:v>5.0136987119913101E-2</c:v>
                </c:pt>
                <c:pt idx="9">
                  <c:v>5.1808219403028488E-2</c:v>
                </c:pt>
                <c:pt idx="10">
                  <c:v>5.1808219403028488E-2</c:v>
                </c:pt>
                <c:pt idx="11">
                  <c:v>5.0136987119913101E-2</c:v>
                </c:pt>
              </c:numCache>
            </c:numRef>
          </c:val>
          <c:extLst>
            <c:ext xmlns:c16="http://schemas.microsoft.com/office/drawing/2014/chart" uri="{C3380CC4-5D6E-409C-BE32-E72D297353CC}">
              <c16:uniqueId val="{00000000-C1C5-4E40-BC12-A1DDD7B76A54}"/>
            </c:ext>
          </c:extLst>
        </c:ser>
        <c:ser>
          <c:idx val="1"/>
          <c:order val="1"/>
          <c:tx>
            <c:strRef>
              <c:f>'5a. Watershed Summary Report'!$A$49</c:f>
              <c:strCache>
                <c:ptCount val="1"/>
                <c:pt idx="0">
                  <c:v>Municipal</c:v>
                </c:pt>
              </c:strCache>
            </c:strRef>
          </c:tx>
          <c:spPr>
            <a:solidFill>
              <a:srgbClr val="7030A0"/>
            </a:solidFill>
            <a:ln>
              <a:noFill/>
            </a:ln>
            <a:effectLst/>
          </c:spPr>
          <c:invertIfNegative val="0"/>
          <c:cat>
            <c:strRef>
              <c:f>'5a. Watershed Summary Report'!$AK$47:$AV$47</c:f>
              <c:strCache>
                <c:ptCount val="12"/>
                <c:pt idx="0">
                  <c:v>Oct</c:v>
                </c:pt>
                <c:pt idx="1">
                  <c:v>Nov</c:v>
                </c:pt>
                <c:pt idx="2">
                  <c:v>Dec</c:v>
                </c:pt>
                <c:pt idx="3">
                  <c:v>Jan</c:v>
                </c:pt>
                <c:pt idx="4">
                  <c:v>Feb</c:v>
                </c:pt>
                <c:pt idx="5">
                  <c:v>Mar</c:v>
                </c:pt>
                <c:pt idx="6">
                  <c:v>Apr</c:v>
                </c:pt>
                <c:pt idx="7">
                  <c:v>May</c:v>
                </c:pt>
                <c:pt idx="8">
                  <c:v>Jun</c:v>
                </c:pt>
                <c:pt idx="9">
                  <c:v>Jul</c:v>
                </c:pt>
                <c:pt idx="10">
                  <c:v>Aug</c:v>
                </c:pt>
                <c:pt idx="11">
                  <c:v>Sep</c:v>
                </c:pt>
              </c:strCache>
            </c:strRef>
          </c:cat>
          <c:val>
            <c:numRef>
              <c:f>'5a. Watershed Summary Report'!$AK$49:$AV$49</c:f>
              <c:numCache>
                <c:formatCode>General</c:formatCode>
                <c:ptCount val="12"/>
                <c:pt idx="0">
                  <c:v>174.04771423339844</c:v>
                </c:pt>
                <c:pt idx="1">
                  <c:v>176.58454895019531</c:v>
                </c:pt>
                <c:pt idx="2">
                  <c:v>163.52702331542969</c:v>
                </c:pt>
                <c:pt idx="3">
                  <c:v>162.53378295898438</c:v>
                </c:pt>
                <c:pt idx="4">
                  <c:v>152.8421630859375</c:v>
                </c:pt>
                <c:pt idx="5">
                  <c:v>164.14169311523438</c:v>
                </c:pt>
                <c:pt idx="6">
                  <c:v>142.95552062988281</c:v>
                </c:pt>
                <c:pt idx="7">
                  <c:v>161.18521118164063</c:v>
                </c:pt>
                <c:pt idx="8">
                  <c:v>174.3604736328125</c:v>
                </c:pt>
                <c:pt idx="9">
                  <c:v>208.22055053710938</c:v>
                </c:pt>
                <c:pt idx="10">
                  <c:v>255.27178955078125</c:v>
                </c:pt>
                <c:pt idx="11">
                  <c:v>219.42803955078125</c:v>
                </c:pt>
              </c:numCache>
            </c:numRef>
          </c:val>
          <c:extLst>
            <c:ext xmlns:c16="http://schemas.microsoft.com/office/drawing/2014/chart" uri="{C3380CC4-5D6E-409C-BE32-E72D297353CC}">
              <c16:uniqueId val="{00000001-C1C5-4E40-BC12-A1DDD7B76A54}"/>
            </c:ext>
          </c:extLst>
        </c:ser>
        <c:ser>
          <c:idx val="2"/>
          <c:order val="2"/>
          <c:tx>
            <c:strRef>
              <c:f>'5a. Watershed Summary Report'!$A$50</c:f>
              <c:strCache>
                <c:ptCount val="1"/>
                <c:pt idx="0">
                  <c:v>Irrigation</c:v>
                </c:pt>
              </c:strCache>
            </c:strRef>
          </c:tx>
          <c:spPr>
            <a:solidFill>
              <a:srgbClr val="FFC000"/>
            </a:solidFill>
            <a:ln>
              <a:noFill/>
            </a:ln>
            <a:effectLst/>
          </c:spPr>
          <c:invertIfNegative val="0"/>
          <c:cat>
            <c:strRef>
              <c:f>'5a. Watershed Summary Report'!$AK$47:$AV$47</c:f>
              <c:strCache>
                <c:ptCount val="12"/>
                <c:pt idx="0">
                  <c:v>Oct</c:v>
                </c:pt>
                <c:pt idx="1">
                  <c:v>Nov</c:v>
                </c:pt>
                <c:pt idx="2">
                  <c:v>Dec</c:v>
                </c:pt>
                <c:pt idx="3">
                  <c:v>Jan</c:v>
                </c:pt>
                <c:pt idx="4">
                  <c:v>Feb</c:v>
                </c:pt>
                <c:pt idx="5">
                  <c:v>Mar</c:v>
                </c:pt>
                <c:pt idx="6">
                  <c:v>Apr</c:v>
                </c:pt>
                <c:pt idx="7">
                  <c:v>May</c:v>
                </c:pt>
                <c:pt idx="8">
                  <c:v>Jun</c:v>
                </c:pt>
                <c:pt idx="9">
                  <c:v>Jul</c:v>
                </c:pt>
                <c:pt idx="10">
                  <c:v>Aug</c:v>
                </c:pt>
                <c:pt idx="11">
                  <c:v>Sep</c:v>
                </c:pt>
              </c:strCache>
            </c:strRef>
          </c:cat>
          <c:val>
            <c:numRef>
              <c:f>'5a. Watershed Summary Report'!$AK$50:$AV$50</c:f>
              <c:numCache>
                <c:formatCode>General</c:formatCode>
                <c:ptCount val="12"/>
                <c:pt idx="0">
                  <c:v>100.41552734375</c:v>
                </c:pt>
                <c:pt idx="1">
                  <c:v>235.59977722167969</c:v>
                </c:pt>
                <c:pt idx="2">
                  <c:v>244.00117492675781</c:v>
                </c:pt>
                <c:pt idx="3">
                  <c:v>261.88525390625</c:v>
                </c:pt>
                <c:pt idx="4">
                  <c:v>249.9451904296875</c:v>
                </c:pt>
                <c:pt idx="5">
                  <c:v>266.68161010742188</c:v>
                </c:pt>
                <c:pt idx="6">
                  <c:v>74.739341735839844</c:v>
                </c:pt>
                <c:pt idx="7">
                  <c:v>307.0491943359375</c:v>
                </c:pt>
                <c:pt idx="8">
                  <c:v>371.45758056640625</c:v>
                </c:pt>
                <c:pt idx="9">
                  <c:v>136.71609497070313</c:v>
                </c:pt>
                <c:pt idx="10">
                  <c:v>138.51046752929688</c:v>
                </c:pt>
                <c:pt idx="11">
                  <c:v>124.23492431640625</c:v>
                </c:pt>
              </c:numCache>
            </c:numRef>
          </c:val>
          <c:extLst>
            <c:ext xmlns:c16="http://schemas.microsoft.com/office/drawing/2014/chart" uri="{C3380CC4-5D6E-409C-BE32-E72D297353CC}">
              <c16:uniqueId val="{00000002-C1C5-4E40-BC12-A1DDD7B76A54}"/>
            </c:ext>
          </c:extLst>
        </c:ser>
        <c:ser>
          <c:idx val="3"/>
          <c:order val="3"/>
          <c:tx>
            <c:strRef>
              <c:f>'5a. Watershed Summary Report'!$A$51</c:f>
              <c:strCache>
                <c:ptCount val="1"/>
                <c:pt idx="0">
                  <c:v>Recreation</c:v>
                </c:pt>
              </c:strCache>
            </c:strRef>
          </c:tx>
          <c:spPr>
            <a:solidFill>
              <a:srgbClr val="FFFF00"/>
            </a:solidFill>
            <a:ln>
              <a:noFill/>
            </a:ln>
            <a:effectLst/>
          </c:spPr>
          <c:invertIfNegative val="0"/>
          <c:cat>
            <c:strRef>
              <c:f>'5a. Watershed Summary Report'!$AK$47:$AV$47</c:f>
              <c:strCache>
                <c:ptCount val="12"/>
                <c:pt idx="0">
                  <c:v>Oct</c:v>
                </c:pt>
                <c:pt idx="1">
                  <c:v>Nov</c:v>
                </c:pt>
                <c:pt idx="2">
                  <c:v>Dec</c:v>
                </c:pt>
                <c:pt idx="3">
                  <c:v>Jan</c:v>
                </c:pt>
                <c:pt idx="4">
                  <c:v>Feb</c:v>
                </c:pt>
                <c:pt idx="5">
                  <c:v>Mar</c:v>
                </c:pt>
                <c:pt idx="6">
                  <c:v>Apr</c:v>
                </c:pt>
                <c:pt idx="7">
                  <c:v>May</c:v>
                </c:pt>
                <c:pt idx="8">
                  <c:v>Jun</c:v>
                </c:pt>
                <c:pt idx="9">
                  <c:v>Jul</c:v>
                </c:pt>
                <c:pt idx="10">
                  <c:v>Aug</c:v>
                </c:pt>
                <c:pt idx="11">
                  <c:v>Sep</c:v>
                </c:pt>
              </c:strCache>
            </c:strRef>
          </c:cat>
          <c:val>
            <c:numRef>
              <c:f>'5a. Watershed Summary Report'!$AK$51:$AV$51</c:f>
              <c:numCache>
                <c:formatCode>General</c:formatCode>
                <c:ptCount val="12"/>
                <c:pt idx="0">
                  <c:v>2.8512089252471924</c:v>
                </c:pt>
                <c:pt idx="1">
                  <c:v>4.9303731918334961</c:v>
                </c:pt>
                <c:pt idx="2">
                  <c:v>6.6327643394470215</c:v>
                </c:pt>
                <c:pt idx="3">
                  <c:v>8.5602855682373047</c:v>
                </c:pt>
                <c:pt idx="4">
                  <c:v>8.2189159393310547</c:v>
                </c:pt>
                <c:pt idx="5">
                  <c:v>8.5712862014770508</c:v>
                </c:pt>
                <c:pt idx="6">
                  <c:v>5.3872389793395996</c:v>
                </c:pt>
                <c:pt idx="7">
                  <c:v>5.7936062812805176</c:v>
                </c:pt>
                <c:pt idx="8">
                  <c:v>3.5615847110748291</c:v>
                </c:pt>
                <c:pt idx="9">
                  <c:v>3.6280238628387451</c:v>
                </c:pt>
                <c:pt idx="10">
                  <c:v>3.6019382476806641</c:v>
                </c:pt>
                <c:pt idx="11">
                  <c:v>3.3019568920135498</c:v>
                </c:pt>
              </c:numCache>
            </c:numRef>
          </c:val>
          <c:extLst>
            <c:ext xmlns:c16="http://schemas.microsoft.com/office/drawing/2014/chart" uri="{C3380CC4-5D6E-409C-BE32-E72D297353CC}">
              <c16:uniqueId val="{00000003-C1C5-4E40-BC12-A1DDD7B76A54}"/>
            </c:ext>
          </c:extLst>
        </c:ser>
        <c:ser>
          <c:idx val="4"/>
          <c:order val="4"/>
          <c:tx>
            <c:strRef>
              <c:f>'5a. Watershed Summary Report'!$A$52</c:f>
              <c:strCache>
                <c:ptCount val="1"/>
                <c:pt idx="0">
                  <c:v>Stockwatering</c:v>
                </c:pt>
              </c:strCache>
            </c:strRef>
          </c:tx>
          <c:spPr>
            <a:solidFill>
              <a:schemeClr val="accent6">
                <a:lumMod val="50000"/>
              </a:schemeClr>
            </a:solidFill>
            <a:ln>
              <a:noFill/>
            </a:ln>
            <a:effectLst/>
          </c:spPr>
          <c:invertIfNegative val="0"/>
          <c:cat>
            <c:strRef>
              <c:f>'5a. Watershed Summary Report'!$AK$47:$AV$47</c:f>
              <c:strCache>
                <c:ptCount val="12"/>
                <c:pt idx="0">
                  <c:v>Oct</c:v>
                </c:pt>
                <c:pt idx="1">
                  <c:v>Nov</c:v>
                </c:pt>
                <c:pt idx="2">
                  <c:v>Dec</c:v>
                </c:pt>
                <c:pt idx="3">
                  <c:v>Jan</c:v>
                </c:pt>
                <c:pt idx="4">
                  <c:v>Feb</c:v>
                </c:pt>
                <c:pt idx="5">
                  <c:v>Mar</c:v>
                </c:pt>
                <c:pt idx="6">
                  <c:v>Apr</c:v>
                </c:pt>
                <c:pt idx="7">
                  <c:v>May</c:v>
                </c:pt>
                <c:pt idx="8">
                  <c:v>Jun</c:v>
                </c:pt>
                <c:pt idx="9">
                  <c:v>Jul</c:v>
                </c:pt>
                <c:pt idx="10">
                  <c:v>Aug</c:v>
                </c:pt>
                <c:pt idx="11">
                  <c:v>Sep</c:v>
                </c:pt>
              </c:strCache>
            </c:strRef>
          </c:cat>
          <c:val>
            <c:numRef>
              <c:f>'5a. Watershed Summary Report'!$AK$52:$AV$52</c:f>
              <c:numCache>
                <c:formatCode>General</c:formatCode>
                <c:ptCount val="12"/>
                <c:pt idx="0">
                  <c:v>2.4173135757446289</c:v>
                </c:pt>
                <c:pt idx="1">
                  <c:v>3.0057237148284912</c:v>
                </c:pt>
                <c:pt idx="2">
                  <c:v>3.0034377574920654</c:v>
                </c:pt>
                <c:pt idx="3">
                  <c:v>3.512505054473877</c:v>
                </c:pt>
                <c:pt idx="4">
                  <c:v>3.0381307601928711</c:v>
                </c:pt>
                <c:pt idx="5">
                  <c:v>3.0454940795898438</c:v>
                </c:pt>
                <c:pt idx="6">
                  <c:v>2.9584963321685791</c:v>
                </c:pt>
                <c:pt idx="7">
                  <c:v>2.1965456008911133</c:v>
                </c:pt>
                <c:pt idx="8">
                  <c:v>2.1873047351837158</c:v>
                </c:pt>
                <c:pt idx="9">
                  <c:v>2.2593815326690674</c:v>
                </c:pt>
                <c:pt idx="10">
                  <c:v>2.2976322174072266</c:v>
                </c:pt>
                <c:pt idx="11">
                  <c:v>3.0931479930877686</c:v>
                </c:pt>
              </c:numCache>
            </c:numRef>
          </c:val>
          <c:extLst>
            <c:ext xmlns:c16="http://schemas.microsoft.com/office/drawing/2014/chart" uri="{C3380CC4-5D6E-409C-BE32-E72D297353CC}">
              <c16:uniqueId val="{00000004-C1C5-4E40-BC12-A1DDD7B76A54}"/>
            </c:ext>
          </c:extLst>
        </c:ser>
        <c:ser>
          <c:idx val="5"/>
          <c:order val="5"/>
          <c:tx>
            <c:strRef>
              <c:f>'5a. Watershed Summary Report'!$A$53</c:f>
              <c:strCache>
                <c:ptCount val="1"/>
                <c:pt idx="0">
                  <c:v>Domestic</c:v>
                </c:pt>
              </c:strCache>
            </c:strRef>
          </c:tx>
          <c:spPr>
            <a:solidFill>
              <a:srgbClr val="00B0F0"/>
            </a:solidFill>
            <a:ln>
              <a:noFill/>
            </a:ln>
            <a:effectLst/>
          </c:spPr>
          <c:invertIfNegative val="0"/>
          <c:cat>
            <c:strRef>
              <c:f>'5a. Watershed Summary Report'!$AK$47:$AV$47</c:f>
              <c:strCache>
                <c:ptCount val="12"/>
                <c:pt idx="0">
                  <c:v>Oct</c:v>
                </c:pt>
                <c:pt idx="1">
                  <c:v>Nov</c:v>
                </c:pt>
                <c:pt idx="2">
                  <c:v>Dec</c:v>
                </c:pt>
                <c:pt idx="3">
                  <c:v>Jan</c:v>
                </c:pt>
                <c:pt idx="4">
                  <c:v>Feb</c:v>
                </c:pt>
                <c:pt idx="5">
                  <c:v>Mar</c:v>
                </c:pt>
                <c:pt idx="6">
                  <c:v>Apr</c:v>
                </c:pt>
                <c:pt idx="7">
                  <c:v>May</c:v>
                </c:pt>
                <c:pt idx="8">
                  <c:v>Jun</c:v>
                </c:pt>
                <c:pt idx="9">
                  <c:v>Jul</c:v>
                </c:pt>
                <c:pt idx="10">
                  <c:v>Aug</c:v>
                </c:pt>
                <c:pt idx="11">
                  <c:v>Sep</c:v>
                </c:pt>
              </c:strCache>
            </c:strRef>
          </c:cat>
          <c:val>
            <c:numRef>
              <c:f>'5a. Watershed Summary Report'!$AK$53:$AV$53</c:f>
              <c:numCache>
                <c:formatCode>General</c:formatCode>
                <c:ptCount val="12"/>
                <c:pt idx="0">
                  <c:v>43.318119049072266</c:v>
                </c:pt>
                <c:pt idx="1">
                  <c:v>50.355861663818359</c:v>
                </c:pt>
                <c:pt idx="2">
                  <c:v>58.380413055419922</c:v>
                </c:pt>
                <c:pt idx="3">
                  <c:v>66.609878540039063</c:v>
                </c:pt>
                <c:pt idx="4">
                  <c:v>60.194355010986328</c:v>
                </c:pt>
                <c:pt idx="5">
                  <c:v>63.73095703125</c:v>
                </c:pt>
                <c:pt idx="6">
                  <c:v>51.351787567138672</c:v>
                </c:pt>
                <c:pt idx="7">
                  <c:v>51.495521545410156</c:v>
                </c:pt>
                <c:pt idx="8">
                  <c:v>57.301612854003906</c:v>
                </c:pt>
                <c:pt idx="9">
                  <c:v>51.109455108642578</c:v>
                </c:pt>
                <c:pt idx="10">
                  <c:v>43.300289154052734</c:v>
                </c:pt>
                <c:pt idx="11">
                  <c:v>39.653907775878906</c:v>
                </c:pt>
              </c:numCache>
            </c:numRef>
          </c:val>
          <c:extLst>
            <c:ext xmlns:c16="http://schemas.microsoft.com/office/drawing/2014/chart" uri="{C3380CC4-5D6E-409C-BE32-E72D297353CC}">
              <c16:uniqueId val="{00000005-C1C5-4E40-BC12-A1DDD7B76A54}"/>
            </c:ext>
          </c:extLst>
        </c:ser>
        <c:ser>
          <c:idx val="6"/>
          <c:order val="6"/>
          <c:tx>
            <c:strRef>
              <c:f>'5a. Watershed Summary Report'!$A$54</c:f>
              <c:strCache>
                <c:ptCount val="1"/>
                <c:pt idx="0">
                  <c:v>Other</c:v>
                </c:pt>
              </c:strCache>
            </c:strRef>
          </c:tx>
          <c:spPr>
            <a:solidFill>
              <a:srgbClr val="FF0000"/>
            </a:solidFill>
            <a:ln>
              <a:noFill/>
            </a:ln>
            <a:effectLst/>
          </c:spPr>
          <c:invertIfNegative val="0"/>
          <c:cat>
            <c:strRef>
              <c:f>'5a. Watershed Summary Report'!$AK$47:$AV$47</c:f>
              <c:strCache>
                <c:ptCount val="12"/>
                <c:pt idx="0">
                  <c:v>Oct</c:v>
                </c:pt>
                <c:pt idx="1">
                  <c:v>Nov</c:v>
                </c:pt>
                <c:pt idx="2">
                  <c:v>Dec</c:v>
                </c:pt>
                <c:pt idx="3">
                  <c:v>Jan</c:v>
                </c:pt>
                <c:pt idx="4">
                  <c:v>Feb</c:v>
                </c:pt>
                <c:pt idx="5">
                  <c:v>Mar</c:v>
                </c:pt>
                <c:pt idx="6">
                  <c:v>Apr</c:v>
                </c:pt>
                <c:pt idx="7">
                  <c:v>May</c:v>
                </c:pt>
                <c:pt idx="8">
                  <c:v>Jun</c:v>
                </c:pt>
                <c:pt idx="9">
                  <c:v>Jul</c:v>
                </c:pt>
                <c:pt idx="10">
                  <c:v>Aug</c:v>
                </c:pt>
                <c:pt idx="11">
                  <c:v>Sep</c:v>
                </c:pt>
              </c:strCache>
            </c:strRef>
          </c:cat>
          <c:val>
            <c:numRef>
              <c:f>'5a. Watershed Summary Report'!$AK$54:$AV$54</c:f>
              <c:numCache>
                <c:formatCode>General</c:formatCode>
                <c:ptCount val="12"/>
                <c:pt idx="0">
                  <c:v>42.583950042724609</c:v>
                </c:pt>
                <c:pt idx="1">
                  <c:v>37.161506652832031</c:v>
                </c:pt>
                <c:pt idx="2">
                  <c:v>37.200790405273438</c:v>
                </c:pt>
                <c:pt idx="3">
                  <c:v>36.17950439453125</c:v>
                </c:pt>
                <c:pt idx="4">
                  <c:v>33.250690460205078</c:v>
                </c:pt>
                <c:pt idx="5">
                  <c:v>37.096797943115234</c:v>
                </c:pt>
                <c:pt idx="6">
                  <c:v>38.007175445556641</c:v>
                </c:pt>
                <c:pt idx="7">
                  <c:v>47.261234283447266</c:v>
                </c:pt>
                <c:pt idx="8">
                  <c:v>48.974826812744141</c:v>
                </c:pt>
                <c:pt idx="9">
                  <c:v>43.005550384521484</c:v>
                </c:pt>
                <c:pt idx="10">
                  <c:v>45.209812164306641</c:v>
                </c:pt>
                <c:pt idx="11">
                  <c:v>47.140548706054688</c:v>
                </c:pt>
              </c:numCache>
            </c:numRef>
          </c:val>
          <c:extLst>
            <c:ext xmlns:c16="http://schemas.microsoft.com/office/drawing/2014/chart" uri="{C3380CC4-5D6E-409C-BE32-E72D297353CC}">
              <c16:uniqueId val="{00000006-C1C5-4E40-BC12-A1DDD7B76A54}"/>
            </c:ext>
          </c:extLst>
        </c:ser>
        <c:dLbls>
          <c:showLegendKey val="0"/>
          <c:showVal val="0"/>
          <c:showCatName val="0"/>
          <c:showSerName val="0"/>
          <c:showPercent val="0"/>
          <c:showBubbleSize val="0"/>
        </c:dLbls>
        <c:gapWidth val="150"/>
        <c:overlap val="100"/>
        <c:axId val="1276715232"/>
        <c:axId val="1270827200"/>
      </c:barChart>
      <c:catAx>
        <c:axId val="12767152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1270827200"/>
        <c:crosses val="autoZero"/>
        <c:auto val="1"/>
        <c:lblAlgn val="ctr"/>
        <c:lblOffset val="100"/>
        <c:noMultiLvlLbl val="0"/>
      </c:catAx>
      <c:valAx>
        <c:axId val="12708272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Monthly DT (AF)</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67152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'All Data'!$M$64:$M$71</c:f>
              <c:strCache>
                <c:ptCount val="5"/>
                <c:pt idx="0">
                  <c:v>DOM_IRR_</c:v>
                </c:pt>
                <c:pt idx="1">
                  <c:v>IRR_</c:v>
                </c:pt>
                <c:pt idx="2">
                  <c:v>DOM_</c:v>
                </c:pt>
                <c:pt idx="3">
                  <c:v>DOM_FIRE_</c:v>
                </c:pt>
                <c:pt idx="4">
                  <c:v>DOM_IRR_STOCK_</c:v>
                </c:pt>
              </c:strCache>
            </c:strRef>
          </c:cat>
          <c:val>
            <c:numRef>
              <c:f>'All Data'!$N$64:$N$71</c:f>
              <c:numCache>
                <c:formatCode>General</c:formatCode>
                <c:ptCount val="5"/>
                <c:pt idx="0">
                  <c:v>243</c:v>
                </c:pt>
                <c:pt idx="1">
                  <c:v>150</c:v>
                </c:pt>
                <c:pt idx="2">
                  <c:v>137</c:v>
                </c:pt>
                <c:pt idx="3">
                  <c:v>63</c:v>
                </c:pt>
                <c:pt idx="4">
                  <c:v>57</c:v>
                </c:pt>
              </c:numCache>
            </c:numRef>
          </c:val>
          <c:extLst>
            <c:ext xmlns:c16="http://schemas.microsoft.com/office/drawing/2014/chart" uri="{C3380CC4-5D6E-409C-BE32-E72D297353CC}">
              <c16:uniqueId val="{00000000-0F95-4071-A3F1-9E7ACA0259F1}"/>
            </c:ext>
          </c:extLst>
        </c:ser>
        <c:dLbls>
          <c:showLegendKey val="0"/>
          <c:showVal val="0"/>
          <c:showCatName val="0"/>
          <c:showSerName val="0"/>
          <c:showPercent val="0"/>
          <c:showBubbleSize val="0"/>
        </c:dLbls>
        <c:gapWidth val="219"/>
        <c:overlap val="-27"/>
        <c:axId val="270176159"/>
        <c:axId val="270177407"/>
      </c:barChart>
      <c:catAx>
        <c:axId val="27017615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270177407"/>
        <c:crosses val="autoZero"/>
        <c:auto val="1"/>
        <c:lblAlgn val="ctr"/>
        <c:lblOffset val="100"/>
        <c:noMultiLvlLbl val="0"/>
      </c:catAx>
      <c:valAx>
        <c:axId val="2701774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200"/>
                  <a:t># Applications</a:t>
                </a: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27017615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Beneficial</a:t>
            </a:r>
            <a:r>
              <a:rPr lang="en-US" baseline="0"/>
              <a:t> Use Groups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'BU Groups'!$I$60:$I$66</c:f>
              <c:strCache>
                <c:ptCount val="7"/>
                <c:pt idx="0">
                  <c:v>Irrigation</c:v>
                </c:pt>
                <c:pt idx="1">
                  <c:v>Domestic</c:v>
                </c:pt>
                <c:pt idx="2">
                  <c:v>Cannabis (Permitted)</c:v>
                </c:pt>
                <c:pt idx="3">
                  <c:v>Stockwatering</c:v>
                </c:pt>
                <c:pt idx="4">
                  <c:v>Other</c:v>
                </c:pt>
                <c:pt idx="5">
                  <c:v>Recreation</c:v>
                </c:pt>
                <c:pt idx="6">
                  <c:v>Municipal</c:v>
                </c:pt>
              </c:strCache>
            </c:strRef>
          </c:cat>
          <c:val>
            <c:numRef>
              <c:f>'BU Groups'!$J$60:$J$66</c:f>
              <c:numCache>
                <c:formatCode>General</c:formatCode>
                <c:ptCount val="7"/>
                <c:pt idx="0">
                  <c:v>484</c:v>
                </c:pt>
                <c:pt idx="1">
                  <c:v>214</c:v>
                </c:pt>
                <c:pt idx="2">
                  <c:v>88</c:v>
                </c:pt>
                <c:pt idx="3">
                  <c:v>31</c:v>
                </c:pt>
                <c:pt idx="4">
                  <c:v>27</c:v>
                </c:pt>
                <c:pt idx="5">
                  <c:v>15</c:v>
                </c:pt>
                <c:pt idx="6">
                  <c:v>8</c:v>
                </c:pt>
              </c:numCache>
            </c:numRef>
          </c:val>
          <c:extLst>
            <c:ext xmlns:c16="http://schemas.microsoft.com/office/drawing/2014/chart" uri="{C3380CC4-5D6E-409C-BE32-E72D297353CC}">
              <c16:uniqueId val="{00000000-0AA7-4017-B4F5-1990FF95EF34}"/>
            </c:ext>
          </c:extLst>
        </c:ser>
        <c:dLbls>
          <c:showLegendKey val="0"/>
          <c:showVal val="0"/>
          <c:showCatName val="0"/>
          <c:showSerName val="0"/>
          <c:showPercent val="0"/>
          <c:showBubbleSize val="0"/>
        </c:dLbls>
        <c:gapWidth val="219"/>
        <c:overlap val="-27"/>
        <c:axId val="389524255"/>
        <c:axId val="389556431"/>
      </c:barChart>
      <c:catAx>
        <c:axId val="3895242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389556431"/>
        <c:crosses val="autoZero"/>
        <c:auto val="1"/>
        <c:lblAlgn val="ctr"/>
        <c:lblOffset val="100"/>
        <c:noMultiLvlLbl val="0"/>
      </c:catAx>
      <c:valAx>
        <c:axId val="389556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a:t># Applications</a:t>
                </a: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389524255"/>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Irr!$N$3</c:f>
              <c:strCache>
                <c:ptCount val="1"/>
                <c:pt idx="0">
                  <c:v>Irrigation Only (5)</c:v>
                </c:pt>
              </c:strCache>
            </c:strRef>
          </c:tx>
          <c:spPr>
            <a:ln w="25400" cap="rnd">
              <a:noFill/>
              <a:round/>
            </a:ln>
            <a:effectLst/>
          </c:spPr>
          <c:marker>
            <c:symbol val="triangle"/>
            <c:size val="5"/>
            <c:spPr>
              <a:solidFill>
                <a:schemeClr val="accent1"/>
              </a:solidFill>
              <a:ln w="19050">
                <a:solidFill>
                  <a:schemeClr val="accent1"/>
                </a:solidFill>
              </a:ln>
              <a:effectLst/>
            </c:spPr>
          </c:marker>
          <c:xVal>
            <c:numRef>
              <c:f>Irr!$O$3</c:f>
              <c:numCache>
                <c:formatCode>0.0</c:formatCode>
                <c:ptCount val="1"/>
                <c:pt idx="0">
                  <c:v>23.139999999999997</c:v>
                </c:pt>
              </c:numCache>
            </c:numRef>
          </c:xVal>
          <c:yVal>
            <c:numRef>
              <c:f>Irr!$P$3</c:f>
              <c:numCache>
                <c:formatCode>0.0</c:formatCode>
                <c:ptCount val="1"/>
                <c:pt idx="0">
                  <c:v>9.4708851591678389</c:v>
                </c:pt>
              </c:numCache>
            </c:numRef>
          </c:yVal>
          <c:smooth val="0"/>
          <c:extLst>
            <c:ext xmlns:c16="http://schemas.microsoft.com/office/drawing/2014/chart" uri="{C3380CC4-5D6E-409C-BE32-E72D297353CC}">
              <c16:uniqueId val="{00000000-015D-4FD2-BAFB-CCFEED5E1EA9}"/>
            </c:ext>
          </c:extLst>
        </c:ser>
        <c:ser>
          <c:idx val="1"/>
          <c:order val="1"/>
          <c:tx>
            <c:strRef>
              <c:f>Irr!$N$4</c:f>
              <c:strCache>
                <c:ptCount val="1"/>
                <c:pt idx="0">
                  <c:v>Irrigation BU Group (17)</c:v>
                </c:pt>
              </c:strCache>
            </c:strRef>
          </c:tx>
          <c:spPr>
            <a:ln w="25400" cap="rnd">
              <a:noFill/>
              <a:round/>
            </a:ln>
            <a:effectLst/>
          </c:spPr>
          <c:marker>
            <c:symbol val="circle"/>
            <c:size val="5"/>
            <c:spPr>
              <a:solidFill>
                <a:schemeClr val="accent2"/>
              </a:solidFill>
              <a:ln w="19050">
                <a:solidFill>
                  <a:schemeClr val="accent2"/>
                </a:solidFill>
              </a:ln>
              <a:effectLst/>
            </c:spPr>
          </c:marker>
          <c:xVal>
            <c:numRef>
              <c:f>Irr!$O$4</c:f>
              <c:numCache>
                <c:formatCode>0.0</c:formatCode>
                <c:ptCount val="1"/>
                <c:pt idx="0">
                  <c:v>23.391764705882352</c:v>
                </c:pt>
              </c:numCache>
            </c:numRef>
          </c:xVal>
          <c:yVal>
            <c:numRef>
              <c:f>Irr!$P$4</c:f>
              <c:numCache>
                <c:formatCode>0.0</c:formatCode>
                <c:ptCount val="1"/>
                <c:pt idx="0">
                  <c:v>10.871724422014323</c:v>
                </c:pt>
              </c:numCache>
            </c:numRef>
          </c:yVal>
          <c:smooth val="0"/>
          <c:extLst>
            <c:ext xmlns:c16="http://schemas.microsoft.com/office/drawing/2014/chart" uri="{C3380CC4-5D6E-409C-BE32-E72D297353CC}">
              <c16:uniqueId val="{00000001-015D-4FD2-BAFB-CCFEED5E1EA9}"/>
            </c:ext>
          </c:extLst>
        </c:ser>
        <c:dLbls>
          <c:showLegendKey val="0"/>
          <c:showVal val="0"/>
          <c:showCatName val="0"/>
          <c:showSerName val="0"/>
          <c:showPercent val="0"/>
          <c:showBubbleSize val="0"/>
        </c:dLbls>
        <c:axId val="851972000"/>
        <c:axId val="949049792"/>
      </c:scatterChart>
      <c:valAx>
        <c:axId val="851972000"/>
        <c:scaling>
          <c:orientation val="minMax"/>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200"/>
                  <a:t>Mean Face Value (AF/Yr)</a:t>
                </a:r>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949049792"/>
        <c:crosses val="autoZero"/>
        <c:crossBetween val="midCat"/>
      </c:valAx>
      <c:valAx>
        <c:axId val="949049792"/>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200"/>
                  <a:t>Mean Reported</a:t>
                </a:r>
                <a:r>
                  <a:rPr lang="en-US" sz="1200" baseline="0"/>
                  <a:t> DT (AF/Yr)</a:t>
                </a:r>
                <a:endParaRPr lang="en-US" sz="1200"/>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85197200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Rec!$A$16</c:f>
              <c:strCache>
                <c:ptCount val="1"/>
                <c:pt idx="0">
                  <c:v>Recreation BU Group (8)</c:v>
                </c:pt>
              </c:strCache>
            </c:strRef>
          </c:tx>
          <c:spPr>
            <a:ln w="25400" cap="rnd">
              <a:noFill/>
              <a:round/>
            </a:ln>
            <a:effectLst/>
          </c:spPr>
          <c:marker>
            <c:symbol val="circle"/>
            <c:size val="5"/>
            <c:spPr>
              <a:solidFill>
                <a:schemeClr val="accent2"/>
              </a:solidFill>
              <a:ln w="19050">
                <a:solidFill>
                  <a:schemeClr val="accent2"/>
                </a:solidFill>
              </a:ln>
              <a:effectLst/>
            </c:spPr>
          </c:marker>
          <c:xVal>
            <c:numRef>
              <c:f>Rec!$B$16</c:f>
              <c:numCache>
                <c:formatCode>0.0</c:formatCode>
                <c:ptCount val="1"/>
                <c:pt idx="0">
                  <c:v>3.54</c:v>
                </c:pt>
              </c:numCache>
            </c:numRef>
          </c:xVal>
          <c:yVal>
            <c:numRef>
              <c:f>Rec!$C$16</c:f>
              <c:numCache>
                <c:formatCode>0.0</c:formatCode>
                <c:ptCount val="1"/>
                <c:pt idx="0">
                  <c:v>0.58945087500000004</c:v>
                </c:pt>
              </c:numCache>
            </c:numRef>
          </c:yVal>
          <c:smooth val="0"/>
          <c:extLst>
            <c:ext xmlns:c16="http://schemas.microsoft.com/office/drawing/2014/chart" uri="{C3380CC4-5D6E-409C-BE32-E72D297353CC}">
              <c16:uniqueId val="{00000000-FA30-4F5A-8F44-285E6D4F6837}"/>
            </c:ext>
          </c:extLst>
        </c:ser>
        <c:ser>
          <c:idx val="1"/>
          <c:order val="1"/>
          <c:tx>
            <c:strRef>
              <c:f>Rec!$A$17</c:f>
              <c:strCache>
                <c:ptCount val="1"/>
                <c:pt idx="0">
                  <c:v>Irr + Rec (3)</c:v>
                </c:pt>
              </c:strCache>
            </c:strRef>
          </c:tx>
          <c:spPr>
            <a:ln w="25400" cap="rnd">
              <a:noFill/>
              <a:round/>
            </a:ln>
            <a:effectLst/>
          </c:spPr>
          <c:marker>
            <c:symbol val="triangle"/>
            <c:size val="7"/>
            <c:spPr>
              <a:solidFill>
                <a:srgbClr val="00B050"/>
              </a:solidFill>
              <a:ln w="15875">
                <a:solidFill>
                  <a:schemeClr val="accent2"/>
                </a:solidFill>
              </a:ln>
              <a:effectLst/>
            </c:spPr>
          </c:marker>
          <c:xVal>
            <c:numRef>
              <c:f>Rec!$B$17</c:f>
              <c:numCache>
                <c:formatCode>0.0</c:formatCode>
                <c:ptCount val="1"/>
                <c:pt idx="0">
                  <c:v>18.919999999999998</c:v>
                </c:pt>
              </c:numCache>
            </c:numRef>
          </c:xVal>
          <c:yVal>
            <c:numRef>
              <c:f>Rec!$C$17</c:f>
              <c:numCache>
                <c:formatCode>0.0</c:formatCode>
                <c:ptCount val="1"/>
                <c:pt idx="0">
                  <c:v>14.460414934024037</c:v>
                </c:pt>
              </c:numCache>
            </c:numRef>
          </c:yVal>
          <c:smooth val="0"/>
          <c:extLst>
            <c:ext xmlns:c16="http://schemas.microsoft.com/office/drawing/2014/chart" uri="{C3380CC4-5D6E-409C-BE32-E72D297353CC}">
              <c16:uniqueId val="{00000001-FA30-4F5A-8F44-285E6D4F6837}"/>
            </c:ext>
          </c:extLst>
        </c:ser>
        <c:ser>
          <c:idx val="2"/>
          <c:order val="2"/>
          <c:tx>
            <c:strRef>
              <c:f>Rec!$A$18</c:f>
              <c:strCache>
                <c:ptCount val="1"/>
                <c:pt idx="0">
                  <c:v>Irr Only (5)</c:v>
                </c:pt>
              </c:strCache>
            </c:strRef>
          </c:tx>
          <c:spPr>
            <a:ln w="25400" cap="rnd">
              <a:noFill/>
              <a:round/>
            </a:ln>
            <a:effectLst/>
          </c:spPr>
          <c:marker>
            <c:symbol val="triangle"/>
            <c:size val="7"/>
            <c:spPr>
              <a:solidFill>
                <a:srgbClr val="00B050"/>
              </a:solidFill>
              <a:ln w="19050">
                <a:noFill/>
              </a:ln>
              <a:effectLst/>
            </c:spPr>
          </c:marker>
          <c:xVal>
            <c:numRef>
              <c:f>Rec!$B$18</c:f>
              <c:numCache>
                <c:formatCode>0.0</c:formatCode>
                <c:ptCount val="1"/>
                <c:pt idx="0">
                  <c:v>23.139999999999997</c:v>
                </c:pt>
              </c:numCache>
            </c:numRef>
          </c:xVal>
          <c:yVal>
            <c:numRef>
              <c:f>Rec!$C$18</c:f>
              <c:numCache>
                <c:formatCode>0.0</c:formatCode>
                <c:ptCount val="1"/>
                <c:pt idx="0">
                  <c:v>9.4708851591678389</c:v>
                </c:pt>
              </c:numCache>
            </c:numRef>
          </c:yVal>
          <c:smooth val="0"/>
          <c:extLst>
            <c:ext xmlns:c16="http://schemas.microsoft.com/office/drawing/2014/chart" uri="{C3380CC4-5D6E-409C-BE32-E72D297353CC}">
              <c16:uniqueId val="{00000002-FA30-4F5A-8F44-285E6D4F6837}"/>
            </c:ext>
          </c:extLst>
        </c:ser>
        <c:ser>
          <c:idx val="3"/>
          <c:order val="3"/>
          <c:tx>
            <c:strRef>
              <c:f>Rec!$A$19</c:f>
              <c:strCache>
                <c:ptCount val="1"/>
                <c:pt idx="0">
                  <c:v>Rec + Dom (5)</c:v>
                </c:pt>
              </c:strCache>
            </c:strRef>
          </c:tx>
          <c:spPr>
            <a:ln w="25400" cap="rnd">
              <a:noFill/>
              <a:round/>
            </a:ln>
            <a:effectLst/>
          </c:spPr>
          <c:marker>
            <c:symbol val="square"/>
            <c:size val="5"/>
            <c:spPr>
              <a:solidFill>
                <a:srgbClr val="002060"/>
              </a:solidFill>
              <a:ln w="15875">
                <a:solidFill>
                  <a:schemeClr val="accent2"/>
                </a:solidFill>
              </a:ln>
              <a:effectLst/>
            </c:spPr>
          </c:marker>
          <c:xVal>
            <c:numRef>
              <c:f>Rec!$B$19</c:f>
              <c:numCache>
                <c:formatCode>0.0</c:formatCode>
                <c:ptCount val="1"/>
                <c:pt idx="0">
                  <c:v>2.8439999999999999</c:v>
                </c:pt>
              </c:numCache>
            </c:numRef>
          </c:xVal>
          <c:yVal>
            <c:numRef>
              <c:f>Rec!$C$19</c:f>
              <c:numCache>
                <c:formatCode>0.0</c:formatCode>
                <c:ptCount val="1"/>
                <c:pt idx="0">
                  <c:v>0.94312140000000011</c:v>
                </c:pt>
              </c:numCache>
            </c:numRef>
          </c:yVal>
          <c:smooth val="0"/>
          <c:extLst>
            <c:ext xmlns:c16="http://schemas.microsoft.com/office/drawing/2014/chart" uri="{C3380CC4-5D6E-409C-BE32-E72D297353CC}">
              <c16:uniqueId val="{00000003-FA30-4F5A-8F44-285E6D4F6837}"/>
            </c:ext>
          </c:extLst>
        </c:ser>
        <c:ser>
          <c:idx val="4"/>
          <c:order val="4"/>
          <c:tx>
            <c:strRef>
              <c:f>Rec!$A$20</c:f>
              <c:strCache>
                <c:ptCount val="1"/>
                <c:pt idx="0">
                  <c:v>Dom Only (36)</c:v>
                </c:pt>
              </c:strCache>
            </c:strRef>
          </c:tx>
          <c:spPr>
            <a:ln w="25400" cap="rnd">
              <a:noFill/>
              <a:round/>
            </a:ln>
            <a:effectLst/>
          </c:spPr>
          <c:marker>
            <c:symbol val="x"/>
            <c:size val="5"/>
            <c:spPr>
              <a:solidFill>
                <a:srgbClr val="002060"/>
              </a:solidFill>
              <a:ln w="9525">
                <a:solidFill>
                  <a:srgbClr val="002060"/>
                </a:solidFill>
              </a:ln>
              <a:effectLst/>
            </c:spPr>
          </c:marker>
          <c:xVal>
            <c:numRef>
              <c:f>Rec!$B$20</c:f>
              <c:numCache>
                <c:formatCode>0.0</c:formatCode>
                <c:ptCount val="1"/>
                <c:pt idx="0">
                  <c:v>2.6394444444444458</c:v>
                </c:pt>
              </c:numCache>
            </c:numRef>
          </c:xVal>
          <c:yVal>
            <c:numRef>
              <c:f>Rec!$C$20</c:f>
              <c:numCache>
                <c:formatCode>0.0</c:formatCode>
                <c:ptCount val="1"/>
                <c:pt idx="0">
                  <c:v>1.3389415440813823</c:v>
                </c:pt>
              </c:numCache>
            </c:numRef>
          </c:yVal>
          <c:smooth val="0"/>
          <c:extLst>
            <c:ext xmlns:c16="http://schemas.microsoft.com/office/drawing/2014/chart" uri="{C3380CC4-5D6E-409C-BE32-E72D297353CC}">
              <c16:uniqueId val="{00000004-FA30-4F5A-8F44-285E6D4F6837}"/>
            </c:ext>
          </c:extLst>
        </c:ser>
        <c:dLbls>
          <c:showLegendKey val="0"/>
          <c:showVal val="0"/>
          <c:showCatName val="0"/>
          <c:showSerName val="0"/>
          <c:showPercent val="0"/>
          <c:showBubbleSize val="0"/>
        </c:dLbls>
        <c:axId val="842985696"/>
        <c:axId val="842990176"/>
      </c:scatterChart>
      <c:valAx>
        <c:axId val="842985696"/>
        <c:scaling>
          <c:orientation val="minMax"/>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200"/>
                  <a:t>Mean Face Value (AF/Yr)</a:t>
                </a:r>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842990176"/>
        <c:crosses val="autoZero"/>
        <c:crossBetween val="midCat"/>
      </c:valAx>
      <c:valAx>
        <c:axId val="842990176"/>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200"/>
                  <a:t>Mean Reported</a:t>
                </a:r>
                <a:r>
                  <a:rPr lang="en-US" sz="1200" baseline="0"/>
                  <a:t> DT (AF/Yr)</a:t>
                </a:r>
                <a:endParaRPr lang="en-US" sz="1200"/>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84298569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Stock!$P$4</c:f>
              <c:strCache>
                <c:ptCount val="1"/>
                <c:pt idx="0">
                  <c:v>Stockwatering BU Group (9)</c:v>
                </c:pt>
              </c:strCache>
            </c:strRef>
          </c:tx>
          <c:spPr>
            <a:ln w="25400" cap="rnd">
              <a:noFill/>
              <a:round/>
            </a:ln>
            <a:effectLst/>
          </c:spPr>
          <c:marker>
            <c:symbol val="circle"/>
            <c:size val="5"/>
            <c:spPr>
              <a:solidFill>
                <a:schemeClr val="accent2"/>
              </a:solidFill>
              <a:ln w="19050">
                <a:solidFill>
                  <a:schemeClr val="accent2"/>
                </a:solidFill>
              </a:ln>
              <a:effectLst/>
            </c:spPr>
          </c:marker>
          <c:xVal>
            <c:numRef>
              <c:f>Stock!$Q$4</c:f>
              <c:numCache>
                <c:formatCode>0.0</c:formatCode>
                <c:ptCount val="1"/>
                <c:pt idx="0">
                  <c:v>1.788888888888889</c:v>
                </c:pt>
              </c:numCache>
            </c:numRef>
          </c:xVal>
          <c:yVal>
            <c:numRef>
              <c:f>Stock!$R$4</c:f>
              <c:numCache>
                <c:formatCode>0.0</c:formatCode>
                <c:ptCount val="1"/>
                <c:pt idx="0">
                  <c:v>1.1155555555555554</c:v>
                </c:pt>
              </c:numCache>
            </c:numRef>
          </c:yVal>
          <c:smooth val="0"/>
          <c:extLst>
            <c:ext xmlns:c16="http://schemas.microsoft.com/office/drawing/2014/chart" uri="{C3380CC4-5D6E-409C-BE32-E72D297353CC}">
              <c16:uniqueId val="{00000000-867D-4336-9BB2-4BDFCA166575}"/>
            </c:ext>
          </c:extLst>
        </c:ser>
        <c:ser>
          <c:idx val="1"/>
          <c:order val="1"/>
          <c:tx>
            <c:strRef>
              <c:f>Stock!$P$5</c:f>
              <c:strCache>
                <c:ptCount val="1"/>
                <c:pt idx="0">
                  <c:v>Stock + Irr (3)</c:v>
                </c:pt>
              </c:strCache>
            </c:strRef>
          </c:tx>
          <c:spPr>
            <a:ln w="25400" cap="rnd">
              <a:noFill/>
              <a:round/>
            </a:ln>
            <a:effectLst/>
          </c:spPr>
          <c:marker>
            <c:symbol val="triangle"/>
            <c:size val="7"/>
            <c:spPr>
              <a:solidFill>
                <a:srgbClr val="0070C0"/>
              </a:solidFill>
              <a:ln w="15875">
                <a:solidFill>
                  <a:schemeClr val="accent2"/>
                </a:solidFill>
              </a:ln>
              <a:effectLst/>
            </c:spPr>
          </c:marker>
          <c:xVal>
            <c:numRef>
              <c:f>Stock!$Q$5</c:f>
              <c:numCache>
                <c:formatCode>0.0</c:formatCode>
                <c:ptCount val="1"/>
                <c:pt idx="0">
                  <c:v>17.966666666666665</c:v>
                </c:pt>
              </c:numCache>
            </c:numRef>
          </c:xVal>
          <c:yVal>
            <c:numRef>
              <c:f>Stock!$R$5</c:f>
              <c:numCache>
                <c:formatCode>0.0</c:formatCode>
                <c:ptCount val="1"/>
                <c:pt idx="0">
                  <c:v>15.381081128082059</c:v>
                </c:pt>
              </c:numCache>
            </c:numRef>
          </c:yVal>
          <c:smooth val="0"/>
          <c:extLst>
            <c:ext xmlns:c16="http://schemas.microsoft.com/office/drawing/2014/chart" uri="{C3380CC4-5D6E-409C-BE32-E72D297353CC}">
              <c16:uniqueId val="{00000001-867D-4336-9BB2-4BDFCA166575}"/>
            </c:ext>
          </c:extLst>
        </c:ser>
        <c:ser>
          <c:idx val="2"/>
          <c:order val="2"/>
          <c:tx>
            <c:strRef>
              <c:f>Stock!$P$6</c:f>
              <c:strCache>
                <c:ptCount val="1"/>
                <c:pt idx="0">
                  <c:v>Irr Only (5)</c:v>
                </c:pt>
              </c:strCache>
            </c:strRef>
          </c:tx>
          <c:spPr>
            <a:ln w="25400" cap="rnd">
              <a:noFill/>
              <a:round/>
            </a:ln>
            <a:effectLst/>
          </c:spPr>
          <c:marker>
            <c:symbol val="triangle"/>
            <c:size val="7"/>
            <c:spPr>
              <a:solidFill>
                <a:schemeClr val="accent5"/>
              </a:solidFill>
              <a:ln w="19050">
                <a:solidFill>
                  <a:schemeClr val="accent5"/>
                </a:solidFill>
              </a:ln>
              <a:effectLst/>
            </c:spPr>
          </c:marker>
          <c:xVal>
            <c:numRef>
              <c:f>Stock!$Q$6</c:f>
              <c:numCache>
                <c:formatCode>0.0</c:formatCode>
                <c:ptCount val="1"/>
                <c:pt idx="0">
                  <c:v>23.139999999999997</c:v>
                </c:pt>
              </c:numCache>
            </c:numRef>
          </c:xVal>
          <c:yVal>
            <c:numRef>
              <c:f>Stock!$R$6</c:f>
              <c:numCache>
                <c:formatCode>0.0</c:formatCode>
                <c:ptCount val="1"/>
                <c:pt idx="0">
                  <c:v>9.4708851591678389</c:v>
                </c:pt>
              </c:numCache>
            </c:numRef>
          </c:yVal>
          <c:smooth val="0"/>
          <c:extLst>
            <c:ext xmlns:c16="http://schemas.microsoft.com/office/drawing/2014/chart" uri="{C3380CC4-5D6E-409C-BE32-E72D297353CC}">
              <c16:uniqueId val="{00000002-867D-4336-9BB2-4BDFCA166575}"/>
            </c:ext>
          </c:extLst>
        </c:ser>
        <c:dLbls>
          <c:showLegendKey val="0"/>
          <c:showVal val="0"/>
          <c:showCatName val="0"/>
          <c:showSerName val="0"/>
          <c:showPercent val="0"/>
          <c:showBubbleSize val="0"/>
        </c:dLbls>
        <c:axId val="842986256"/>
        <c:axId val="842990736"/>
      </c:scatterChart>
      <c:valAx>
        <c:axId val="842986256"/>
        <c:scaling>
          <c:orientation val="minMax"/>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200"/>
                  <a:t>Mean Face Value (AF/Yr)</a:t>
                </a:r>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842990736"/>
        <c:crosses val="autoZero"/>
        <c:crossBetween val="midCat"/>
      </c:valAx>
      <c:valAx>
        <c:axId val="842990736"/>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200"/>
                  <a:t>Mean Reported</a:t>
                </a:r>
                <a:r>
                  <a:rPr lang="en-US" sz="1200" baseline="0"/>
                  <a:t> DT (AF/Yr)</a:t>
                </a:r>
                <a:endParaRPr lang="en-US" sz="1200"/>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84298625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Dom!$O$3</c:f>
              <c:strCache>
                <c:ptCount val="1"/>
                <c:pt idx="0">
                  <c:v>Domestic Only (36)</c:v>
                </c:pt>
              </c:strCache>
            </c:strRef>
          </c:tx>
          <c:spPr>
            <a:ln w="19050" cap="rnd">
              <a:noFill/>
              <a:round/>
            </a:ln>
            <a:effectLst/>
          </c:spPr>
          <c:marker>
            <c:symbol val="triangle"/>
            <c:size val="7"/>
            <c:spPr>
              <a:solidFill>
                <a:schemeClr val="accent1"/>
              </a:solidFill>
              <a:ln w="19050">
                <a:solidFill>
                  <a:schemeClr val="accent1"/>
                </a:solidFill>
              </a:ln>
              <a:effectLst/>
            </c:spPr>
          </c:marker>
          <c:xVal>
            <c:numRef>
              <c:f>Dom!$P$3</c:f>
              <c:numCache>
                <c:formatCode>0.0</c:formatCode>
                <c:ptCount val="1"/>
                <c:pt idx="0">
                  <c:v>2.6394444444444458</c:v>
                </c:pt>
              </c:numCache>
            </c:numRef>
          </c:xVal>
          <c:yVal>
            <c:numRef>
              <c:f>Dom!$Q$3</c:f>
              <c:numCache>
                <c:formatCode>0.0</c:formatCode>
                <c:ptCount val="1"/>
                <c:pt idx="0">
                  <c:v>1.3389415440813823</c:v>
                </c:pt>
              </c:numCache>
            </c:numRef>
          </c:yVal>
          <c:smooth val="0"/>
          <c:extLst>
            <c:ext xmlns:c16="http://schemas.microsoft.com/office/drawing/2014/chart" uri="{C3380CC4-5D6E-409C-BE32-E72D297353CC}">
              <c16:uniqueId val="{00000000-7854-4652-A70A-4D72317FF2CA}"/>
            </c:ext>
          </c:extLst>
        </c:ser>
        <c:ser>
          <c:idx val="1"/>
          <c:order val="1"/>
          <c:tx>
            <c:strRef>
              <c:f>Dom!$O$4</c:f>
              <c:strCache>
                <c:ptCount val="1"/>
                <c:pt idx="0">
                  <c:v>Domestic BU Group (71)</c:v>
                </c:pt>
              </c:strCache>
            </c:strRef>
          </c:tx>
          <c:spPr>
            <a:ln w="25400" cap="rnd">
              <a:noFill/>
              <a:round/>
            </a:ln>
            <a:effectLst/>
          </c:spPr>
          <c:marker>
            <c:symbol val="circle"/>
            <c:size val="5"/>
            <c:spPr>
              <a:solidFill>
                <a:schemeClr val="accent2"/>
              </a:solidFill>
              <a:ln w="19050">
                <a:solidFill>
                  <a:schemeClr val="accent2"/>
                </a:solidFill>
              </a:ln>
              <a:effectLst/>
            </c:spPr>
          </c:marker>
          <c:xVal>
            <c:numRef>
              <c:f>Dom!$P$4</c:f>
              <c:numCache>
                <c:formatCode>0.0</c:formatCode>
                <c:ptCount val="1"/>
                <c:pt idx="0">
                  <c:v>2.378591549295773</c:v>
                </c:pt>
              </c:numCache>
            </c:numRef>
          </c:xVal>
          <c:yVal>
            <c:numRef>
              <c:f>Dom!$Q$4</c:f>
              <c:numCache>
                <c:formatCode>0.0</c:formatCode>
                <c:ptCount val="1"/>
                <c:pt idx="0">
                  <c:v>0.87061267106310936</c:v>
                </c:pt>
              </c:numCache>
            </c:numRef>
          </c:yVal>
          <c:smooth val="0"/>
          <c:extLst>
            <c:ext xmlns:c16="http://schemas.microsoft.com/office/drawing/2014/chart" uri="{C3380CC4-5D6E-409C-BE32-E72D297353CC}">
              <c16:uniqueId val="{00000001-7854-4652-A70A-4D72317FF2CA}"/>
            </c:ext>
          </c:extLst>
        </c:ser>
        <c:ser>
          <c:idx val="2"/>
          <c:order val="2"/>
          <c:tx>
            <c:strRef>
              <c:f>Dom!$O$5</c:f>
              <c:strCache>
                <c:ptCount val="1"/>
                <c:pt idx="0">
                  <c:v>All Domestics (90)</c:v>
                </c:pt>
              </c:strCache>
            </c:strRef>
          </c:tx>
          <c:spPr>
            <a:ln w="25400" cap="rnd">
              <a:noFill/>
              <a:round/>
            </a:ln>
            <a:effectLst/>
          </c:spPr>
          <c:marker>
            <c:symbol val="x"/>
            <c:size val="7"/>
            <c:spPr>
              <a:solidFill>
                <a:srgbClr val="00B050"/>
              </a:solidFill>
              <a:ln w="19050">
                <a:noFill/>
              </a:ln>
              <a:effectLst/>
            </c:spPr>
          </c:marker>
          <c:xVal>
            <c:numRef>
              <c:f>Dom!$P$5</c:f>
              <c:numCache>
                <c:formatCode>0.0</c:formatCode>
                <c:ptCount val="1"/>
                <c:pt idx="0">
                  <c:v>11.972888888888885</c:v>
                </c:pt>
              </c:numCache>
            </c:numRef>
          </c:xVal>
          <c:yVal>
            <c:numRef>
              <c:f>Dom!$Q$5</c:f>
              <c:numCache>
                <c:formatCode>0.0</c:formatCode>
                <c:ptCount val="1"/>
                <c:pt idx="0">
                  <c:v>12.448284786207482</c:v>
                </c:pt>
              </c:numCache>
            </c:numRef>
          </c:yVal>
          <c:smooth val="0"/>
          <c:extLst>
            <c:ext xmlns:c16="http://schemas.microsoft.com/office/drawing/2014/chart" uri="{C3380CC4-5D6E-409C-BE32-E72D297353CC}">
              <c16:uniqueId val="{00000002-7854-4652-A70A-4D72317FF2CA}"/>
            </c:ext>
          </c:extLst>
        </c:ser>
        <c:dLbls>
          <c:showLegendKey val="0"/>
          <c:showVal val="0"/>
          <c:showCatName val="0"/>
          <c:showSerName val="0"/>
          <c:showPercent val="0"/>
          <c:showBubbleSize val="0"/>
        </c:dLbls>
        <c:axId val="845195328"/>
        <c:axId val="845197568"/>
      </c:scatterChart>
      <c:valAx>
        <c:axId val="84519532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200"/>
                  <a:t>Mean Face Value (AF/Yr)</a:t>
                </a:r>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845197568"/>
        <c:crosses val="autoZero"/>
        <c:crossBetween val="midCat"/>
      </c:valAx>
      <c:valAx>
        <c:axId val="8451975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200"/>
                  <a:t>Mean Reported</a:t>
                </a:r>
                <a:r>
                  <a:rPr lang="en-US" sz="1200" baseline="0"/>
                  <a:t> DT (AF/Yr)</a:t>
                </a:r>
                <a:endParaRPr lang="en-US" sz="1200"/>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84519532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Average Reported Monthly DT Distribution by BU Group</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Summary!$A$3</c:f>
              <c:strCache>
                <c:ptCount val="1"/>
                <c:pt idx="0">
                  <c:v>Cannabis (Permitted) (19)</c:v>
                </c:pt>
              </c:strCache>
            </c:strRef>
          </c:tx>
          <c:spPr>
            <a:ln w="19050" cap="rnd">
              <a:solidFill>
                <a:srgbClr val="00B050"/>
              </a:solidFill>
              <a:round/>
            </a:ln>
            <a:effectLst/>
          </c:spPr>
          <c:marker>
            <c:symbol val="none"/>
          </c:marker>
          <c:cat>
            <c:multiLvlStrRef>
              <c:f>Summary!$B$1:$M$2</c:f>
              <c:multiLvlStrCache>
                <c:ptCount val="12"/>
                <c:lvl>
                  <c:pt idx="0">
                    <c:v>Oct</c:v>
                  </c:pt>
                  <c:pt idx="1">
                    <c:v>Nov</c:v>
                  </c:pt>
                  <c:pt idx="2">
                    <c:v>Dec</c:v>
                  </c:pt>
                  <c:pt idx="3">
                    <c:v>Jan</c:v>
                  </c:pt>
                  <c:pt idx="4">
                    <c:v>Feb</c:v>
                  </c:pt>
                  <c:pt idx="5">
                    <c:v>Mar</c:v>
                  </c:pt>
                  <c:pt idx="6">
                    <c:v>Apr</c:v>
                  </c:pt>
                  <c:pt idx="7">
                    <c:v>May</c:v>
                  </c:pt>
                  <c:pt idx="8">
                    <c:v>Jun</c:v>
                  </c:pt>
                  <c:pt idx="9">
                    <c:v>Jul</c:v>
                  </c:pt>
                  <c:pt idx="10">
                    <c:v>Aug</c:v>
                  </c:pt>
                  <c:pt idx="11">
                    <c:v>Sep</c:v>
                  </c:pt>
                </c:lvl>
                <c:lvl>
                  <c:pt idx="0">
                    <c:v>Monthly Reported DT % of Annual DT</c:v>
                  </c:pt>
                </c:lvl>
              </c:multiLvlStrCache>
            </c:multiLvlStrRef>
          </c:cat>
          <c:val>
            <c:numRef>
              <c:f>Summary!$B$3:$M$3</c:f>
              <c:numCache>
                <c:formatCode>0%</c:formatCode>
                <c:ptCount val="12"/>
                <c:pt idx="0">
                  <c:v>2.5393899434114742E-2</c:v>
                </c:pt>
                <c:pt idx="1">
                  <c:v>0.14341579232088586</c:v>
                </c:pt>
                <c:pt idx="2">
                  <c:v>0.10081994969205557</c:v>
                </c:pt>
                <c:pt idx="3">
                  <c:v>0.14110694015011982</c:v>
                </c:pt>
                <c:pt idx="4">
                  <c:v>8.505309324150491E-2</c:v>
                </c:pt>
                <c:pt idx="5">
                  <c:v>0.13254487081207617</c:v>
                </c:pt>
                <c:pt idx="6">
                  <c:v>6.7672830954739874E-2</c:v>
                </c:pt>
                <c:pt idx="7">
                  <c:v>8.560303221450298E-2</c:v>
                </c:pt>
                <c:pt idx="8">
                  <c:v>6.269884175211958E-2</c:v>
                </c:pt>
                <c:pt idx="9">
                  <c:v>6.0476120220068735E-2</c:v>
                </c:pt>
                <c:pt idx="10">
                  <c:v>5.4880786523403294E-2</c:v>
                </c:pt>
                <c:pt idx="11">
                  <c:v>4.0333842684407956E-2</c:v>
                </c:pt>
              </c:numCache>
            </c:numRef>
          </c:val>
          <c:smooth val="0"/>
          <c:extLst>
            <c:ext xmlns:c16="http://schemas.microsoft.com/office/drawing/2014/chart" uri="{C3380CC4-5D6E-409C-BE32-E72D297353CC}">
              <c16:uniqueId val="{00000000-3C16-464B-A9A9-A2EB88238D9B}"/>
            </c:ext>
          </c:extLst>
        </c:ser>
        <c:ser>
          <c:idx val="1"/>
          <c:order val="1"/>
          <c:tx>
            <c:strRef>
              <c:f>Summary!$A$4</c:f>
              <c:strCache>
                <c:ptCount val="1"/>
                <c:pt idx="0">
                  <c:v>Domestic (150)</c:v>
                </c:pt>
              </c:strCache>
            </c:strRef>
          </c:tx>
          <c:spPr>
            <a:ln w="19050" cap="rnd">
              <a:solidFill>
                <a:srgbClr val="0070C0"/>
              </a:solidFill>
              <a:round/>
            </a:ln>
            <a:effectLst/>
          </c:spPr>
          <c:marker>
            <c:symbol val="none"/>
          </c:marker>
          <c:cat>
            <c:multiLvlStrRef>
              <c:f>Summary!$B$1:$M$2</c:f>
              <c:multiLvlStrCache>
                <c:ptCount val="12"/>
                <c:lvl>
                  <c:pt idx="0">
                    <c:v>Oct</c:v>
                  </c:pt>
                  <c:pt idx="1">
                    <c:v>Nov</c:v>
                  </c:pt>
                  <c:pt idx="2">
                    <c:v>Dec</c:v>
                  </c:pt>
                  <c:pt idx="3">
                    <c:v>Jan</c:v>
                  </c:pt>
                  <c:pt idx="4">
                    <c:v>Feb</c:v>
                  </c:pt>
                  <c:pt idx="5">
                    <c:v>Mar</c:v>
                  </c:pt>
                  <c:pt idx="6">
                    <c:v>Apr</c:v>
                  </c:pt>
                  <c:pt idx="7">
                    <c:v>May</c:v>
                  </c:pt>
                  <c:pt idx="8">
                    <c:v>Jun</c:v>
                  </c:pt>
                  <c:pt idx="9">
                    <c:v>Jul</c:v>
                  </c:pt>
                  <c:pt idx="10">
                    <c:v>Aug</c:v>
                  </c:pt>
                  <c:pt idx="11">
                    <c:v>Sep</c:v>
                  </c:pt>
                </c:lvl>
                <c:lvl>
                  <c:pt idx="0">
                    <c:v>Monthly Reported DT % of Annual DT</c:v>
                  </c:pt>
                </c:lvl>
              </c:multiLvlStrCache>
            </c:multiLvlStrRef>
          </c:cat>
          <c:val>
            <c:numRef>
              <c:f>Summary!$B$4:$M$4</c:f>
              <c:numCache>
                <c:formatCode>0%</c:formatCode>
                <c:ptCount val="12"/>
                <c:pt idx="0">
                  <c:v>6.0678693655845821E-2</c:v>
                </c:pt>
                <c:pt idx="1">
                  <c:v>6.6645178685809714E-2</c:v>
                </c:pt>
                <c:pt idx="2">
                  <c:v>8.9958807546365441E-2</c:v>
                </c:pt>
                <c:pt idx="3">
                  <c:v>9.2701512306557765E-2</c:v>
                </c:pt>
                <c:pt idx="4">
                  <c:v>7.872589914453966E-2</c:v>
                </c:pt>
                <c:pt idx="5">
                  <c:v>7.9206389968412796E-2</c:v>
                </c:pt>
                <c:pt idx="6">
                  <c:v>8.2150970992893688E-2</c:v>
                </c:pt>
                <c:pt idx="7">
                  <c:v>9.1472544070847553E-2</c:v>
                </c:pt>
                <c:pt idx="8">
                  <c:v>9.7896351544046009E-2</c:v>
                </c:pt>
                <c:pt idx="9">
                  <c:v>9.9432066974284972E-2</c:v>
                </c:pt>
                <c:pt idx="10">
                  <c:v>8.5986159693917263E-2</c:v>
                </c:pt>
                <c:pt idx="11">
                  <c:v>7.5145425416479755E-2</c:v>
                </c:pt>
              </c:numCache>
            </c:numRef>
          </c:val>
          <c:smooth val="0"/>
          <c:extLst>
            <c:ext xmlns:c16="http://schemas.microsoft.com/office/drawing/2014/chart" uri="{C3380CC4-5D6E-409C-BE32-E72D297353CC}">
              <c16:uniqueId val="{00000001-3C16-464B-A9A9-A2EB88238D9B}"/>
            </c:ext>
          </c:extLst>
        </c:ser>
        <c:ser>
          <c:idx val="2"/>
          <c:order val="2"/>
          <c:tx>
            <c:strRef>
              <c:f>Summary!$A$5</c:f>
              <c:strCache>
                <c:ptCount val="1"/>
                <c:pt idx="0">
                  <c:v>Irrigation (389)</c:v>
                </c:pt>
              </c:strCache>
            </c:strRef>
          </c:tx>
          <c:spPr>
            <a:ln w="19050" cap="rnd">
              <a:solidFill>
                <a:srgbClr val="FFC000"/>
              </a:solidFill>
              <a:round/>
            </a:ln>
            <a:effectLst/>
          </c:spPr>
          <c:marker>
            <c:symbol val="none"/>
          </c:marker>
          <c:cat>
            <c:multiLvlStrRef>
              <c:f>Summary!$B$1:$M$2</c:f>
              <c:multiLvlStrCache>
                <c:ptCount val="12"/>
                <c:lvl>
                  <c:pt idx="0">
                    <c:v>Oct</c:v>
                  </c:pt>
                  <c:pt idx="1">
                    <c:v>Nov</c:v>
                  </c:pt>
                  <c:pt idx="2">
                    <c:v>Dec</c:v>
                  </c:pt>
                  <c:pt idx="3">
                    <c:v>Jan</c:v>
                  </c:pt>
                  <c:pt idx="4">
                    <c:v>Feb</c:v>
                  </c:pt>
                  <c:pt idx="5">
                    <c:v>Mar</c:v>
                  </c:pt>
                  <c:pt idx="6">
                    <c:v>Apr</c:v>
                  </c:pt>
                  <c:pt idx="7">
                    <c:v>May</c:v>
                  </c:pt>
                  <c:pt idx="8">
                    <c:v>Jun</c:v>
                  </c:pt>
                  <c:pt idx="9">
                    <c:v>Jul</c:v>
                  </c:pt>
                  <c:pt idx="10">
                    <c:v>Aug</c:v>
                  </c:pt>
                  <c:pt idx="11">
                    <c:v>Sep</c:v>
                  </c:pt>
                </c:lvl>
                <c:lvl>
                  <c:pt idx="0">
                    <c:v>Monthly Reported DT % of Annual DT</c:v>
                  </c:pt>
                </c:lvl>
              </c:multiLvlStrCache>
            </c:multiLvlStrRef>
          </c:cat>
          <c:val>
            <c:numRef>
              <c:f>Summary!$B$5:$M$5</c:f>
              <c:numCache>
                <c:formatCode>0%</c:formatCode>
                <c:ptCount val="12"/>
                <c:pt idx="0">
                  <c:v>7.0010208706344501E-2</c:v>
                </c:pt>
                <c:pt idx="1">
                  <c:v>6.6434691578152918E-2</c:v>
                </c:pt>
                <c:pt idx="2">
                  <c:v>7.3374407615412293E-2</c:v>
                </c:pt>
                <c:pt idx="3">
                  <c:v>0.11421289304800027</c:v>
                </c:pt>
                <c:pt idx="4">
                  <c:v>8.6854073901933046E-2</c:v>
                </c:pt>
                <c:pt idx="5">
                  <c:v>8.9278638768593224E-2</c:v>
                </c:pt>
                <c:pt idx="6">
                  <c:v>8.1460197987346564E-2</c:v>
                </c:pt>
                <c:pt idx="7">
                  <c:v>8.5833923556852307E-2</c:v>
                </c:pt>
                <c:pt idx="8">
                  <c:v>8.8277973983534708E-2</c:v>
                </c:pt>
                <c:pt idx="9">
                  <c:v>8.7909462829624085E-2</c:v>
                </c:pt>
                <c:pt idx="10">
                  <c:v>8.1728632743685442E-2</c:v>
                </c:pt>
                <c:pt idx="11">
                  <c:v>7.4624895280520784E-2</c:v>
                </c:pt>
              </c:numCache>
            </c:numRef>
          </c:val>
          <c:smooth val="0"/>
          <c:extLst>
            <c:ext xmlns:c16="http://schemas.microsoft.com/office/drawing/2014/chart" uri="{C3380CC4-5D6E-409C-BE32-E72D297353CC}">
              <c16:uniqueId val="{00000002-3C16-464B-A9A9-A2EB88238D9B}"/>
            </c:ext>
          </c:extLst>
        </c:ser>
        <c:ser>
          <c:idx val="3"/>
          <c:order val="3"/>
          <c:tx>
            <c:strRef>
              <c:f>Summary!$A$6</c:f>
              <c:strCache>
                <c:ptCount val="1"/>
                <c:pt idx="0">
                  <c:v>Recreation (13)</c:v>
                </c:pt>
              </c:strCache>
            </c:strRef>
          </c:tx>
          <c:spPr>
            <a:ln w="19050" cap="rnd">
              <a:solidFill>
                <a:schemeClr val="tx1"/>
              </a:solidFill>
              <a:round/>
            </a:ln>
            <a:effectLst/>
          </c:spPr>
          <c:marker>
            <c:symbol val="none"/>
          </c:marker>
          <c:cat>
            <c:multiLvlStrRef>
              <c:f>Summary!$B$1:$M$2</c:f>
              <c:multiLvlStrCache>
                <c:ptCount val="12"/>
                <c:lvl>
                  <c:pt idx="0">
                    <c:v>Oct</c:v>
                  </c:pt>
                  <c:pt idx="1">
                    <c:v>Nov</c:v>
                  </c:pt>
                  <c:pt idx="2">
                    <c:v>Dec</c:v>
                  </c:pt>
                  <c:pt idx="3">
                    <c:v>Jan</c:v>
                  </c:pt>
                  <c:pt idx="4">
                    <c:v>Feb</c:v>
                  </c:pt>
                  <c:pt idx="5">
                    <c:v>Mar</c:v>
                  </c:pt>
                  <c:pt idx="6">
                    <c:v>Apr</c:v>
                  </c:pt>
                  <c:pt idx="7">
                    <c:v>May</c:v>
                  </c:pt>
                  <c:pt idx="8">
                    <c:v>Jun</c:v>
                  </c:pt>
                  <c:pt idx="9">
                    <c:v>Jul</c:v>
                  </c:pt>
                  <c:pt idx="10">
                    <c:v>Aug</c:v>
                  </c:pt>
                  <c:pt idx="11">
                    <c:v>Sep</c:v>
                  </c:pt>
                </c:lvl>
                <c:lvl>
                  <c:pt idx="0">
                    <c:v>Monthly Reported DT % of Annual DT</c:v>
                  </c:pt>
                </c:lvl>
              </c:multiLvlStrCache>
            </c:multiLvlStrRef>
          </c:cat>
          <c:val>
            <c:numRef>
              <c:f>Summary!$B$6:$M$6</c:f>
              <c:numCache>
                <c:formatCode>0%</c:formatCode>
                <c:ptCount val="12"/>
                <c:pt idx="0">
                  <c:v>6.8332373277862068E-2</c:v>
                </c:pt>
                <c:pt idx="1">
                  <c:v>5.1426144798898059E-2</c:v>
                </c:pt>
                <c:pt idx="2">
                  <c:v>6.8797831317892397E-2</c:v>
                </c:pt>
                <c:pt idx="3">
                  <c:v>4.5161409005972965E-2</c:v>
                </c:pt>
                <c:pt idx="4">
                  <c:v>5.2870089859482154E-2</c:v>
                </c:pt>
                <c:pt idx="5">
                  <c:v>5.356418789195503E-2</c:v>
                </c:pt>
                <c:pt idx="6">
                  <c:v>5.8384057153293728E-2</c:v>
                </c:pt>
                <c:pt idx="7">
                  <c:v>0.12217026025361026</c:v>
                </c:pt>
                <c:pt idx="8">
                  <c:v>0.13621000395335983</c:v>
                </c:pt>
                <c:pt idx="9">
                  <c:v>0.14421844255605074</c:v>
                </c:pt>
                <c:pt idx="10">
                  <c:v>0.12414355840318364</c:v>
                </c:pt>
                <c:pt idx="11">
                  <c:v>7.472164152844013E-2</c:v>
                </c:pt>
              </c:numCache>
            </c:numRef>
          </c:val>
          <c:smooth val="0"/>
          <c:extLst>
            <c:ext xmlns:c16="http://schemas.microsoft.com/office/drawing/2014/chart" uri="{C3380CC4-5D6E-409C-BE32-E72D297353CC}">
              <c16:uniqueId val="{00000003-3C16-464B-A9A9-A2EB88238D9B}"/>
            </c:ext>
          </c:extLst>
        </c:ser>
        <c:ser>
          <c:idx val="4"/>
          <c:order val="4"/>
          <c:tx>
            <c:strRef>
              <c:f>Summary!$A$7</c:f>
              <c:strCache>
                <c:ptCount val="1"/>
                <c:pt idx="0">
                  <c:v>Stockwatering (23)</c:v>
                </c:pt>
              </c:strCache>
            </c:strRef>
          </c:tx>
          <c:spPr>
            <a:ln w="19050" cap="rnd">
              <a:solidFill>
                <a:schemeClr val="bg1">
                  <a:lumMod val="50000"/>
                </a:schemeClr>
              </a:solidFill>
              <a:round/>
            </a:ln>
            <a:effectLst/>
          </c:spPr>
          <c:marker>
            <c:symbol val="none"/>
          </c:marker>
          <c:cat>
            <c:multiLvlStrRef>
              <c:f>Summary!$B$1:$M$2</c:f>
              <c:multiLvlStrCache>
                <c:ptCount val="12"/>
                <c:lvl>
                  <c:pt idx="0">
                    <c:v>Oct</c:v>
                  </c:pt>
                  <c:pt idx="1">
                    <c:v>Nov</c:v>
                  </c:pt>
                  <c:pt idx="2">
                    <c:v>Dec</c:v>
                  </c:pt>
                  <c:pt idx="3">
                    <c:v>Jan</c:v>
                  </c:pt>
                  <c:pt idx="4">
                    <c:v>Feb</c:v>
                  </c:pt>
                  <c:pt idx="5">
                    <c:v>Mar</c:v>
                  </c:pt>
                  <c:pt idx="6">
                    <c:v>Apr</c:v>
                  </c:pt>
                  <c:pt idx="7">
                    <c:v>May</c:v>
                  </c:pt>
                  <c:pt idx="8">
                    <c:v>Jun</c:v>
                  </c:pt>
                  <c:pt idx="9">
                    <c:v>Jul</c:v>
                  </c:pt>
                  <c:pt idx="10">
                    <c:v>Aug</c:v>
                  </c:pt>
                  <c:pt idx="11">
                    <c:v>Sep</c:v>
                  </c:pt>
                </c:lvl>
                <c:lvl>
                  <c:pt idx="0">
                    <c:v>Monthly Reported DT % of Annual DT</c:v>
                  </c:pt>
                </c:lvl>
              </c:multiLvlStrCache>
            </c:multiLvlStrRef>
          </c:cat>
          <c:val>
            <c:numRef>
              <c:f>Summary!$B$7:$M$7</c:f>
              <c:numCache>
                <c:formatCode>0%</c:formatCode>
                <c:ptCount val="12"/>
                <c:pt idx="0">
                  <c:v>0.1039314668528059</c:v>
                </c:pt>
                <c:pt idx="1">
                  <c:v>0.13442503216177282</c:v>
                </c:pt>
                <c:pt idx="2">
                  <c:v>0.13153396901315645</c:v>
                </c:pt>
                <c:pt idx="3">
                  <c:v>8.88518290281545E-2</c:v>
                </c:pt>
                <c:pt idx="4">
                  <c:v>8.88518290281545E-2</c:v>
                </c:pt>
                <c:pt idx="5">
                  <c:v>7.9414015209156558E-2</c:v>
                </c:pt>
                <c:pt idx="6">
                  <c:v>4.7473384521751594E-2</c:v>
                </c:pt>
                <c:pt idx="7">
                  <c:v>5.2712898870803562E-2</c:v>
                </c:pt>
                <c:pt idx="8">
                  <c:v>6.8117188063819237E-2</c:v>
                </c:pt>
                <c:pt idx="9">
                  <c:v>6.8117188063819237E-2</c:v>
                </c:pt>
                <c:pt idx="10">
                  <c:v>6.8135907230926954E-2</c:v>
                </c:pt>
                <c:pt idx="11">
                  <c:v>6.8435291955678892E-2</c:v>
                </c:pt>
              </c:numCache>
            </c:numRef>
          </c:val>
          <c:smooth val="0"/>
          <c:extLst>
            <c:ext xmlns:c16="http://schemas.microsoft.com/office/drawing/2014/chart" uri="{C3380CC4-5D6E-409C-BE32-E72D297353CC}">
              <c16:uniqueId val="{00000004-3C16-464B-A9A9-A2EB88238D9B}"/>
            </c:ext>
          </c:extLst>
        </c:ser>
        <c:dLbls>
          <c:showLegendKey val="0"/>
          <c:showVal val="0"/>
          <c:showCatName val="0"/>
          <c:showSerName val="0"/>
          <c:showPercent val="0"/>
          <c:showBubbleSize val="0"/>
        </c:dLbls>
        <c:smooth val="0"/>
        <c:axId val="1993886031"/>
        <c:axId val="1993871471"/>
      </c:lineChart>
      <c:catAx>
        <c:axId val="19938860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1993871471"/>
        <c:crosses val="autoZero"/>
        <c:auto val="1"/>
        <c:lblAlgn val="ctr"/>
        <c:lblOffset val="100"/>
        <c:noMultiLvlLbl val="0"/>
      </c:catAx>
      <c:valAx>
        <c:axId val="199387147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a:t>Monthly DT % of Annual</a:t>
                </a: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19938860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'Scenario DT Totals'!$A$11</c:f>
              <c:strCache>
                <c:ptCount val="1"/>
                <c:pt idx="0">
                  <c:v>eWRIMS Applications (Reported Scenario)</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'Scenario DT Totals'!$C$2:$N$2</c:f>
              <c:strCache>
                <c:ptCount val="12"/>
                <c:pt idx="0">
                  <c:v>Oct</c:v>
                </c:pt>
                <c:pt idx="1">
                  <c:v>Nov</c:v>
                </c:pt>
                <c:pt idx="2">
                  <c:v>Dec</c:v>
                </c:pt>
                <c:pt idx="3">
                  <c:v>Jan</c:v>
                </c:pt>
                <c:pt idx="4">
                  <c:v>Feb</c:v>
                </c:pt>
                <c:pt idx="5">
                  <c:v>Mar</c:v>
                </c:pt>
                <c:pt idx="6">
                  <c:v>Apr</c:v>
                </c:pt>
                <c:pt idx="7">
                  <c:v>May</c:v>
                </c:pt>
                <c:pt idx="8">
                  <c:v>Jun</c:v>
                </c:pt>
                <c:pt idx="9">
                  <c:v>Jul</c:v>
                </c:pt>
                <c:pt idx="10">
                  <c:v>Aug</c:v>
                </c:pt>
                <c:pt idx="11">
                  <c:v>Sep</c:v>
                </c:pt>
              </c:strCache>
            </c:strRef>
          </c:cat>
          <c:val>
            <c:numRef>
              <c:f>'Scenario DT Totals'!$C$11:$N$11</c:f>
              <c:numCache>
                <c:formatCode>0</c:formatCode>
                <c:ptCount val="12"/>
                <c:pt idx="0">
                  <c:v>282.26052763160908</c:v>
                </c:pt>
                <c:pt idx="1">
                  <c:v>496.8469141934001</c:v>
                </c:pt>
                <c:pt idx="2">
                  <c:v>231.02908785719472</c:v>
                </c:pt>
                <c:pt idx="3">
                  <c:v>283.5822649010247</c:v>
                </c:pt>
                <c:pt idx="4">
                  <c:v>270.57165857289152</c:v>
                </c:pt>
                <c:pt idx="5">
                  <c:v>266.63095103484238</c:v>
                </c:pt>
                <c:pt idx="6">
                  <c:v>225.12474545439656</c:v>
                </c:pt>
                <c:pt idx="7">
                  <c:v>240.02608368107272</c:v>
                </c:pt>
                <c:pt idx="8">
                  <c:v>332.89623363851297</c:v>
                </c:pt>
                <c:pt idx="9">
                  <c:v>376.30126504791059</c:v>
                </c:pt>
                <c:pt idx="10">
                  <c:v>384.41965173563</c:v>
                </c:pt>
                <c:pt idx="11">
                  <c:v>323.7104354220873</c:v>
                </c:pt>
              </c:numCache>
            </c:numRef>
          </c:val>
          <c:smooth val="0"/>
          <c:extLst>
            <c:ext xmlns:c16="http://schemas.microsoft.com/office/drawing/2014/chart" uri="{C3380CC4-5D6E-409C-BE32-E72D297353CC}">
              <c16:uniqueId val="{00000000-C6BA-47FD-8E0F-212873CFCBAC}"/>
            </c:ext>
          </c:extLst>
        </c:ser>
        <c:ser>
          <c:idx val="1"/>
          <c:order val="1"/>
          <c:tx>
            <c:strRef>
              <c:f>'Scenario DT Totals'!$A$19</c:f>
              <c:strCache>
                <c:ptCount val="1"/>
                <c:pt idx="0">
                  <c:v>eWRIMS Applications (Permitted Scenario)</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'Scenario DT Totals'!$C$2:$N$2</c:f>
              <c:strCache>
                <c:ptCount val="12"/>
                <c:pt idx="0">
                  <c:v>Oct</c:v>
                </c:pt>
                <c:pt idx="1">
                  <c:v>Nov</c:v>
                </c:pt>
                <c:pt idx="2">
                  <c:v>Dec</c:v>
                </c:pt>
                <c:pt idx="3">
                  <c:v>Jan</c:v>
                </c:pt>
                <c:pt idx="4">
                  <c:v>Feb</c:v>
                </c:pt>
                <c:pt idx="5">
                  <c:v>Mar</c:v>
                </c:pt>
                <c:pt idx="6">
                  <c:v>Apr</c:v>
                </c:pt>
                <c:pt idx="7">
                  <c:v>May</c:v>
                </c:pt>
                <c:pt idx="8">
                  <c:v>Jun</c:v>
                </c:pt>
                <c:pt idx="9">
                  <c:v>Jul</c:v>
                </c:pt>
                <c:pt idx="10">
                  <c:v>Aug</c:v>
                </c:pt>
                <c:pt idx="11">
                  <c:v>Sep</c:v>
                </c:pt>
              </c:strCache>
            </c:strRef>
          </c:cat>
          <c:val>
            <c:numRef>
              <c:f>'Scenario DT Totals'!$C$19:$N$19</c:f>
              <c:numCache>
                <c:formatCode>0</c:formatCode>
                <c:ptCount val="12"/>
                <c:pt idx="0">
                  <c:v>365.70660577752147</c:v>
                </c:pt>
                <c:pt idx="1">
                  <c:v>521.38625334191113</c:v>
                </c:pt>
                <c:pt idx="2">
                  <c:v>522.61890862334883</c:v>
                </c:pt>
                <c:pt idx="3">
                  <c:v>553.03688111974145</c:v>
                </c:pt>
                <c:pt idx="4">
                  <c:v>516.3707344959704</c:v>
                </c:pt>
                <c:pt idx="5">
                  <c:v>556.04730644065569</c:v>
                </c:pt>
                <c:pt idx="6">
                  <c:v>315.44973331804368</c:v>
                </c:pt>
                <c:pt idx="7">
                  <c:v>575.03295009684666</c:v>
                </c:pt>
                <c:pt idx="8">
                  <c:v>657.89364209213431</c:v>
                </c:pt>
                <c:pt idx="9">
                  <c:v>444.99105542226698</c:v>
                </c:pt>
                <c:pt idx="10">
                  <c:v>488.24393428547955</c:v>
                </c:pt>
                <c:pt idx="11">
                  <c:v>436.90272157004688</c:v>
                </c:pt>
              </c:numCache>
            </c:numRef>
          </c:val>
          <c:smooth val="0"/>
          <c:extLst>
            <c:ext xmlns:c16="http://schemas.microsoft.com/office/drawing/2014/chart" uri="{C3380CC4-5D6E-409C-BE32-E72D297353CC}">
              <c16:uniqueId val="{00000001-C6BA-47FD-8E0F-212873CFCBAC}"/>
            </c:ext>
          </c:extLst>
        </c:ser>
        <c:ser>
          <c:idx val="2"/>
          <c:order val="2"/>
          <c:tx>
            <c:strRef>
              <c:f>'Scenario DT Totals'!$A$12</c:f>
              <c:strCache>
                <c:ptCount val="1"/>
                <c:pt idx="0">
                  <c:v>Cannabis Imagery (1-month storage)</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'Scenario DT Totals'!$C$2:$N$2</c:f>
              <c:strCache>
                <c:ptCount val="12"/>
                <c:pt idx="0">
                  <c:v>Oct</c:v>
                </c:pt>
                <c:pt idx="1">
                  <c:v>Nov</c:v>
                </c:pt>
                <c:pt idx="2">
                  <c:v>Dec</c:v>
                </c:pt>
                <c:pt idx="3">
                  <c:v>Jan</c:v>
                </c:pt>
                <c:pt idx="4">
                  <c:v>Feb</c:v>
                </c:pt>
                <c:pt idx="5">
                  <c:v>Mar</c:v>
                </c:pt>
                <c:pt idx="6">
                  <c:v>Apr</c:v>
                </c:pt>
                <c:pt idx="7">
                  <c:v>May</c:v>
                </c:pt>
                <c:pt idx="8">
                  <c:v>Jun</c:v>
                </c:pt>
                <c:pt idx="9">
                  <c:v>Jul</c:v>
                </c:pt>
                <c:pt idx="10">
                  <c:v>Aug</c:v>
                </c:pt>
                <c:pt idx="11">
                  <c:v>Sep</c:v>
                </c:pt>
              </c:strCache>
            </c:strRef>
          </c:cat>
          <c:val>
            <c:numRef>
              <c:f>'Scenario DT Totals'!$C$12:$N$12</c:f>
              <c:numCache>
                <c:formatCode>0</c:formatCode>
                <c:ptCount val="12"/>
                <c:pt idx="0">
                  <c:v>67.47298243609842</c:v>
                </c:pt>
                <c:pt idx="1">
                  <c:v>50.587525593996389</c:v>
                </c:pt>
                <c:pt idx="2">
                  <c:v>42.699179008544697</c:v>
                </c:pt>
                <c:pt idx="3">
                  <c:v>42.699179008544697</c:v>
                </c:pt>
                <c:pt idx="4">
                  <c:v>42.699179008544697</c:v>
                </c:pt>
                <c:pt idx="5">
                  <c:v>45.375520810335111</c:v>
                </c:pt>
                <c:pt idx="6">
                  <c:v>17.325882301678089</c:v>
                </c:pt>
                <c:pt idx="7">
                  <c:v>50.428457774259627</c:v>
                </c:pt>
                <c:pt idx="8">
                  <c:v>101.98406821953505</c:v>
                </c:pt>
                <c:pt idx="9">
                  <c:v>125.64910797589026</c:v>
                </c:pt>
                <c:pt idx="10">
                  <c:v>146.77848475037447</c:v>
                </c:pt>
                <c:pt idx="11">
                  <c:v>115.08441958864799</c:v>
                </c:pt>
              </c:numCache>
            </c:numRef>
          </c:val>
          <c:smooth val="0"/>
          <c:extLst>
            <c:ext xmlns:c16="http://schemas.microsoft.com/office/drawing/2014/chart" uri="{C3380CC4-5D6E-409C-BE32-E72D297353CC}">
              <c16:uniqueId val="{00000002-C6BA-47FD-8E0F-212873CFCBAC}"/>
            </c:ext>
          </c:extLst>
        </c:ser>
        <c:ser>
          <c:idx val="3"/>
          <c:order val="3"/>
          <c:tx>
            <c:strRef>
              <c:f>'Scenario DT Totals'!$A$4</c:f>
              <c:strCache>
                <c:ptCount val="1"/>
                <c:pt idx="0">
                  <c:v>Illegal Domestic</c:v>
                </c:pt>
              </c:strCache>
            </c:strRef>
          </c:tx>
          <c:spPr>
            <a:ln w="28575" cap="rnd">
              <a:solidFill>
                <a:schemeClr val="accent6">
                  <a:lumMod val="50000"/>
                </a:schemeClr>
              </a:solidFill>
              <a:round/>
            </a:ln>
            <a:effectLst/>
          </c:spPr>
          <c:marker>
            <c:symbol val="circle"/>
            <c:size val="5"/>
            <c:spPr>
              <a:solidFill>
                <a:schemeClr val="accent6">
                  <a:lumMod val="50000"/>
                </a:schemeClr>
              </a:solidFill>
              <a:ln w="9525">
                <a:solidFill>
                  <a:schemeClr val="accent6">
                    <a:lumMod val="50000"/>
                  </a:schemeClr>
                </a:solidFill>
              </a:ln>
              <a:effectLst/>
            </c:spPr>
          </c:marker>
          <c:cat>
            <c:strRef>
              <c:f>'Scenario DT Totals'!$C$2:$N$2</c:f>
              <c:strCache>
                <c:ptCount val="12"/>
                <c:pt idx="0">
                  <c:v>Oct</c:v>
                </c:pt>
                <c:pt idx="1">
                  <c:v>Nov</c:v>
                </c:pt>
                <c:pt idx="2">
                  <c:v>Dec</c:v>
                </c:pt>
                <c:pt idx="3">
                  <c:v>Jan</c:v>
                </c:pt>
                <c:pt idx="4">
                  <c:v>Feb</c:v>
                </c:pt>
                <c:pt idx="5">
                  <c:v>Mar</c:v>
                </c:pt>
                <c:pt idx="6">
                  <c:v>Apr</c:v>
                </c:pt>
                <c:pt idx="7">
                  <c:v>May</c:v>
                </c:pt>
                <c:pt idx="8">
                  <c:v>Jun</c:v>
                </c:pt>
                <c:pt idx="9">
                  <c:v>Jul</c:v>
                </c:pt>
                <c:pt idx="10">
                  <c:v>Aug</c:v>
                </c:pt>
                <c:pt idx="11">
                  <c:v>Sep</c:v>
                </c:pt>
              </c:strCache>
            </c:strRef>
          </c:cat>
          <c:val>
            <c:numRef>
              <c:f>'Scenario DT Totals'!$C$4:$N$4</c:f>
              <c:numCache>
                <c:formatCode>0</c:formatCode>
                <c:ptCount val="12"/>
                <c:pt idx="0">
                  <c:v>29.915685750999984</c:v>
                </c:pt>
                <c:pt idx="1">
                  <c:v>18.648233870999988</c:v>
                </c:pt>
                <c:pt idx="2">
                  <c:v>26.167956743000026</c:v>
                </c:pt>
                <c:pt idx="3">
                  <c:v>22.39723274</c:v>
                </c:pt>
                <c:pt idx="4">
                  <c:v>18.737497635999986</c:v>
                </c:pt>
                <c:pt idx="5">
                  <c:v>22.425529215000005</c:v>
                </c:pt>
                <c:pt idx="6">
                  <c:v>26.134554165000033</c:v>
                </c:pt>
                <c:pt idx="7">
                  <c:v>37.35611356999997</c:v>
                </c:pt>
                <c:pt idx="8">
                  <c:v>41.073341304000017</c:v>
                </c:pt>
                <c:pt idx="9">
                  <c:v>48.517620012999998</c:v>
                </c:pt>
                <c:pt idx="10">
                  <c:v>44.842545270999992</c:v>
                </c:pt>
                <c:pt idx="11">
                  <c:v>37.366379047999949</c:v>
                </c:pt>
              </c:numCache>
            </c:numRef>
          </c:val>
          <c:smooth val="0"/>
          <c:extLst>
            <c:ext xmlns:c16="http://schemas.microsoft.com/office/drawing/2014/chart" uri="{C3380CC4-5D6E-409C-BE32-E72D297353CC}">
              <c16:uniqueId val="{00000003-C6BA-47FD-8E0F-212873CFCBAC}"/>
            </c:ext>
          </c:extLst>
        </c:ser>
        <c:ser>
          <c:idx val="4"/>
          <c:order val="4"/>
          <c:tx>
            <c:strRef>
              <c:f>'Scenario DT Totals'!$A$5</c:f>
              <c:strCache>
                <c:ptCount val="1"/>
                <c:pt idx="0">
                  <c:v>Municipal DDW</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'Scenario DT Totals'!$C$2:$N$2</c:f>
              <c:strCache>
                <c:ptCount val="12"/>
                <c:pt idx="0">
                  <c:v>Oct</c:v>
                </c:pt>
                <c:pt idx="1">
                  <c:v>Nov</c:v>
                </c:pt>
                <c:pt idx="2">
                  <c:v>Dec</c:v>
                </c:pt>
                <c:pt idx="3">
                  <c:v>Jan</c:v>
                </c:pt>
                <c:pt idx="4">
                  <c:v>Feb</c:v>
                </c:pt>
                <c:pt idx="5">
                  <c:v>Mar</c:v>
                </c:pt>
                <c:pt idx="6">
                  <c:v>Apr</c:v>
                </c:pt>
                <c:pt idx="7">
                  <c:v>May</c:v>
                </c:pt>
                <c:pt idx="8">
                  <c:v>Jun</c:v>
                </c:pt>
                <c:pt idx="9">
                  <c:v>Jul</c:v>
                </c:pt>
                <c:pt idx="10">
                  <c:v>Aug</c:v>
                </c:pt>
                <c:pt idx="11">
                  <c:v>Sep</c:v>
                </c:pt>
              </c:strCache>
            </c:strRef>
          </c:cat>
          <c:val>
            <c:numRef>
              <c:f>'Scenario DT Totals'!$C$5:$N$5</c:f>
              <c:numCache>
                <c:formatCode>0</c:formatCode>
                <c:ptCount val="12"/>
                <c:pt idx="0">
                  <c:v>5.0999999999999996</c:v>
                </c:pt>
                <c:pt idx="1">
                  <c:v>4.4000000000000004</c:v>
                </c:pt>
                <c:pt idx="2">
                  <c:v>5.4</c:v>
                </c:pt>
                <c:pt idx="3">
                  <c:v>5.7</c:v>
                </c:pt>
                <c:pt idx="4">
                  <c:v>4.8</c:v>
                </c:pt>
                <c:pt idx="5">
                  <c:v>6.8</c:v>
                </c:pt>
                <c:pt idx="6">
                  <c:v>6.8</c:v>
                </c:pt>
                <c:pt idx="7">
                  <c:v>7.8</c:v>
                </c:pt>
                <c:pt idx="8">
                  <c:v>6.3</c:v>
                </c:pt>
                <c:pt idx="9">
                  <c:v>6.7</c:v>
                </c:pt>
                <c:pt idx="10">
                  <c:v>5.6999999999999993</c:v>
                </c:pt>
                <c:pt idx="11">
                  <c:v>5.6</c:v>
                </c:pt>
              </c:numCache>
            </c:numRef>
          </c:val>
          <c:smooth val="0"/>
          <c:extLst>
            <c:ext xmlns:c16="http://schemas.microsoft.com/office/drawing/2014/chart" uri="{C3380CC4-5D6E-409C-BE32-E72D297353CC}">
              <c16:uniqueId val="{00000004-C6BA-47FD-8E0F-212873CFCBAC}"/>
            </c:ext>
          </c:extLst>
        </c:ser>
        <c:dLbls>
          <c:showLegendKey val="0"/>
          <c:showVal val="0"/>
          <c:showCatName val="0"/>
          <c:showSerName val="0"/>
          <c:showPercent val="0"/>
          <c:showBubbleSize val="0"/>
        </c:dLbls>
        <c:marker val="1"/>
        <c:smooth val="0"/>
        <c:axId val="753629104"/>
        <c:axId val="1708100320"/>
      </c:lineChart>
      <c:catAx>
        <c:axId val="7536291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08100320"/>
        <c:crosses val="autoZero"/>
        <c:auto val="1"/>
        <c:lblAlgn val="ctr"/>
        <c:lblOffset val="100"/>
        <c:noMultiLvlLbl val="0"/>
      </c:catAx>
      <c:valAx>
        <c:axId val="17081003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Monthly DT</a:t>
                </a:r>
                <a:r>
                  <a:rPr lang="en-US" baseline="0"/>
                  <a:t> (AF)</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36291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Average</a:t>
            </a:r>
            <a:r>
              <a:rPr lang="en-US" baseline="0"/>
              <a:t> Allowed Monthly DT Distribution by BU Group</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Summary!$A$3</c:f>
              <c:strCache>
                <c:ptCount val="1"/>
                <c:pt idx="0">
                  <c:v>Cannabis (Permitted) (79)</c:v>
                </c:pt>
              </c:strCache>
            </c:strRef>
          </c:tx>
          <c:spPr>
            <a:ln w="19050" cap="rnd">
              <a:solidFill>
                <a:srgbClr val="00B050"/>
              </a:solidFill>
              <a:round/>
            </a:ln>
            <a:effectLst/>
          </c:spPr>
          <c:marker>
            <c:symbol val="none"/>
          </c:marker>
          <c:cat>
            <c:strRef>
              <c:f>Summary!$C$2:$N$2</c:f>
              <c:strCache>
                <c:ptCount val="12"/>
                <c:pt idx="0">
                  <c:v>Oct</c:v>
                </c:pt>
                <c:pt idx="1">
                  <c:v>Nov</c:v>
                </c:pt>
                <c:pt idx="2">
                  <c:v>Dec</c:v>
                </c:pt>
                <c:pt idx="3">
                  <c:v>Jan</c:v>
                </c:pt>
                <c:pt idx="4">
                  <c:v>Feb</c:v>
                </c:pt>
                <c:pt idx="5">
                  <c:v>Mar</c:v>
                </c:pt>
                <c:pt idx="6">
                  <c:v>Apr</c:v>
                </c:pt>
                <c:pt idx="7">
                  <c:v>May</c:v>
                </c:pt>
                <c:pt idx="8">
                  <c:v>Jun</c:v>
                </c:pt>
                <c:pt idx="9">
                  <c:v>Jul</c:v>
                </c:pt>
                <c:pt idx="10">
                  <c:v>Aug</c:v>
                </c:pt>
                <c:pt idx="11">
                  <c:v>Sep</c:v>
                </c:pt>
              </c:strCache>
            </c:strRef>
          </c:cat>
          <c:val>
            <c:numRef>
              <c:f>Summary!$C$3:$N$3</c:f>
              <c:numCache>
                <c:formatCode>0%</c:formatCode>
                <c:ptCount val="12"/>
                <c:pt idx="0">
                  <c:v>1.3798111152864203E-4</c:v>
                </c:pt>
                <c:pt idx="1">
                  <c:v>0.19864808322287517</c:v>
                </c:pt>
                <c:pt idx="2">
                  <c:v>0.20526968599697085</c:v>
                </c:pt>
                <c:pt idx="3">
                  <c:v>0.20526968599697085</c:v>
                </c:pt>
                <c:pt idx="4">
                  <c:v>0.18540487767468347</c:v>
                </c:pt>
                <c:pt idx="5">
                  <c:v>0.20526968599697085</c:v>
                </c:pt>
                <c:pt idx="6">
                  <c:v>0</c:v>
                </c:pt>
                <c:pt idx="7">
                  <c:v>0</c:v>
                </c:pt>
                <c:pt idx="8">
                  <c:v>0</c:v>
                </c:pt>
                <c:pt idx="9">
                  <c:v>0</c:v>
                </c:pt>
                <c:pt idx="10">
                  <c:v>0</c:v>
                </c:pt>
                <c:pt idx="11">
                  <c:v>0</c:v>
                </c:pt>
              </c:numCache>
            </c:numRef>
          </c:val>
          <c:smooth val="0"/>
          <c:extLst>
            <c:ext xmlns:c16="http://schemas.microsoft.com/office/drawing/2014/chart" uri="{C3380CC4-5D6E-409C-BE32-E72D297353CC}">
              <c16:uniqueId val="{00000000-3255-4AF8-AC93-EB90F47CDFF4}"/>
            </c:ext>
          </c:extLst>
        </c:ser>
        <c:ser>
          <c:idx val="1"/>
          <c:order val="1"/>
          <c:tx>
            <c:strRef>
              <c:f>Summary!$A$4</c:f>
              <c:strCache>
                <c:ptCount val="1"/>
                <c:pt idx="0">
                  <c:v>Domestic (51)</c:v>
                </c:pt>
              </c:strCache>
            </c:strRef>
          </c:tx>
          <c:spPr>
            <a:ln w="19050" cap="rnd">
              <a:solidFill>
                <a:srgbClr val="0070C0"/>
              </a:solidFill>
              <a:round/>
            </a:ln>
            <a:effectLst/>
          </c:spPr>
          <c:marker>
            <c:symbol val="none"/>
          </c:marker>
          <c:cat>
            <c:strRef>
              <c:f>Summary!$C$2:$N$2</c:f>
              <c:strCache>
                <c:ptCount val="12"/>
                <c:pt idx="0">
                  <c:v>Oct</c:v>
                </c:pt>
                <c:pt idx="1">
                  <c:v>Nov</c:v>
                </c:pt>
                <c:pt idx="2">
                  <c:v>Dec</c:v>
                </c:pt>
                <c:pt idx="3">
                  <c:v>Jan</c:v>
                </c:pt>
                <c:pt idx="4">
                  <c:v>Feb</c:v>
                </c:pt>
                <c:pt idx="5">
                  <c:v>Mar</c:v>
                </c:pt>
                <c:pt idx="6">
                  <c:v>Apr</c:v>
                </c:pt>
                <c:pt idx="7">
                  <c:v>May</c:v>
                </c:pt>
                <c:pt idx="8">
                  <c:v>Jun</c:v>
                </c:pt>
                <c:pt idx="9">
                  <c:v>Jul</c:v>
                </c:pt>
                <c:pt idx="10">
                  <c:v>Aug</c:v>
                </c:pt>
                <c:pt idx="11">
                  <c:v>Sep</c:v>
                </c:pt>
              </c:strCache>
            </c:strRef>
          </c:cat>
          <c:val>
            <c:numRef>
              <c:f>Summary!$C$4:$N$4</c:f>
              <c:numCache>
                <c:formatCode>0%</c:formatCode>
                <c:ptCount val="12"/>
                <c:pt idx="0">
                  <c:v>5.8472459299098369E-2</c:v>
                </c:pt>
                <c:pt idx="1">
                  <c:v>8.7112785897592526E-2</c:v>
                </c:pt>
                <c:pt idx="2">
                  <c:v>0.10948080716314507</c:v>
                </c:pt>
                <c:pt idx="3">
                  <c:v>0.11883856805032969</c:v>
                </c:pt>
                <c:pt idx="4">
                  <c:v>0.10667017147003333</c:v>
                </c:pt>
                <c:pt idx="5">
                  <c:v>0.12201756948153053</c:v>
                </c:pt>
                <c:pt idx="6">
                  <c:v>8.8417857916895548E-2</c:v>
                </c:pt>
                <c:pt idx="7">
                  <c:v>8.309028948013733E-2</c:v>
                </c:pt>
                <c:pt idx="8">
                  <c:v>7.4570075179771655E-2</c:v>
                </c:pt>
                <c:pt idx="9">
                  <c:v>6.492928990272312E-2</c:v>
                </c:pt>
                <c:pt idx="10">
                  <c:v>4.4605537559816603E-2</c:v>
                </c:pt>
                <c:pt idx="11">
                  <c:v>4.1794588598926811E-2</c:v>
                </c:pt>
              </c:numCache>
            </c:numRef>
          </c:val>
          <c:smooth val="0"/>
          <c:extLst>
            <c:ext xmlns:c16="http://schemas.microsoft.com/office/drawing/2014/chart" uri="{C3380CC4-5D6E-409C-BE32-E72D297353CC}">
              <c16:uniqueId val="{00000001-3255-4AF8-AC93-EB90F47CDFF4}"/>
            </c:ext>
          </c:extLst>
        </c:ser>
        <c:ser>
          <c:idx val="2"/>
          <c:order val="2"/>
          <c:tx>
            <c:strRef>
              <c:f>Summary!$A$5</c:f>
              <c:strCache>
                <c:ptCount val="1"/>
                <c:pt idx="0">
                  <c:v>Irrigation (8)</c:v>
                </c:pt>
              </c:strCache>
            </c:strRef>
          </c:tx>
          <c:spPr>
            <a:ln w="19050" cap="rnd">
              <a:solidFill>
                <a:srgbClr val="FFC000"/>
              </a:solidFill>
              <a:round/>
            </a:ln>
            <a:effectLst/>
          </c:spPr>
          <c:marker>
            <c:symbol val="none"/>
          </c:marker>
          <c:cat>
            <c:strRef>
              <c:f>Summary!$C$2:$N$2</c:f>
              <c:strCache>
                <c:ptCount val="12"/>
                <c:pt idx="0">
                  <c:v>Oct</c:v>
                </c:pt>
                <c:pt idx="1">
                  <c:v>Nov</c:v>
                </c:pt>
                <c:pt idx="2">
                  <c:v>Dec</c:v>
                </c:pt>
                <c:pt idx="3">
                  <c:v>Jan</c:v>
                </c:pt>
                <c:pt idx="4">
                  <c:v>Feb</c:v>
                </c:pt>
                <c:pt idx="5">
                  <c:v>Mar</c:v>
                </c:pt>
                <c:pt idx="6">
                  <c:v>Apr</c:v>
                </c:pt>
                <c:pt idx="7">
                  <c:v>May</c:v>
                </c:pt>
                <c:pt idx="8">
                  <c:v>Jun</c:v>
                </c:pt>
                <c:pt idx="9">
                  <c:v>Jul</c:v>
                </c:pt>
                <c:pt idx="10">
                  <c:v>Aug</c:v>
                </c:pt>
                <c:pt idx="11">
                  <c:v>Sep</c:v>
                </c:pt>
              </c:strCache>
            </c:strRef>
          </c:cat>
          <c:val>
            <c:numRef>
              <c:f>Summary!$C$5:$N$5</c:f>
              <c:numCache>
                <c:formatCode>0%</c:formatCode>
                <c:ptCount val="12"/>
                <c:pt idx="0">
                  <c:v>4.6571559822439892E-2</c:v>
                </c:pt>
                <c:pt idx="1">
                  <c:v>0.12996338357445472</c:v>
                </c:pt>
                <c:pt idx="2">
                  <c:v>0.13429549636026991</c:v>
                </c:pt>
                <c:pt idx="3">
                  <c:v>0.13408628356925767</c:v>
                </c:pt>
                <c:pt idx="4">
                  <c:v>0.12111019161094239</c:v>
                </c:pt>
                <c:pt idx="5">
                  <c:v>0.13408628356925767</c:v>
                </c:pt>
                <c:pt idx="6">
                  <c:v>2.7279689280906547E-2</c:v>
                </c:pt>
                <c:pt idx="7">
                  <c:v>1.705945432481034E-2</c:v>
                </c:pt>
                <c:pt idx="8">
                  <c:v>6.2892930391629673E-2</c:v>
                </c:pt>
                <c:pt idx="9">
                  <c:v>6.498936140468399E-2</c:v>
                </c:pt>
                <c:pt idx="10">
                  <c:v>6.4880898552200694E-2</c:v>
                </c:pt>
                <c:pt idx="11">
                  <c:v>6.2784467539146377E-2</c:v>
                </c:pt>
              </c:numCache>
            </c:numRef>
          </c:val>
          <c:smooth val="0"/>
          <c:extLst>
            <c:ext xmlns:c16="http://schemas.microsoft.com/office/drawing/2014/chart" uri="{C3380CC4-5D6E-409C-BE32-E72D297353CC}">
              <c16:uniqueId val="{00000002-3255-4AF8-AC93-EB90F47CDFF4}"/>
            </c:ext>
          </c:extLst>
        </c:ser>
        <c:ser>
          <c:idx val="3"/>
          <c:order val="3"/>
          <c:tx>
            <c:strRef>
              <c:f>Summary!$A$6</c:f>
              <c:strCache>
                <c:ptCount val="1"/>
                <c:pt idx="0">
                  <c:v>Recreation (6)</c:v>
                </c:pt>
              </c:strCache>
            </c:strRef>
          </c:tx>
          <c:spPr>
            <a:ln w="19050" cap="rnd">
              <a:solidFill>
                <a:schemeClr val="tx1"/>
              </a:solidFill>
              <a:round/>
            </a:ln>
            <a:effectLst/>
          </c:spPr>
          <c:marker>
            <c:symbol val="none"/>
          </c:marker>
          <c:cat>
            <c:strRef>
              <c:f>Summary!$C$2:$N$2</c:f>
              <c:strCache>
                <c:ptCount val="12"/>
                <c:pt idx="0">
                  <c:v>Oct</c:v>
                </c:pt>
                <c:pt idx="1">
                  <c:v>Nov</c:v>
                </c:pt>
                <c:pt idx="2">
                  <c:v>Dec</c:v>
                </c:pt>
                <c:pt idx="3">
                  <c:v>Jan</c:v>
                </c:pt>
                <c:pt idx="4">
                  <c:v>Feb</c:v>
                </c:pt>
                <c:pt idx="5">
                  <c:v>Mar</c:v>
                </c:pt>
                <c:pt idx="6">
                  <c:v>Apr</c:v>
                </c:pt>
                <c:pt idx="7">
                  <c:v>May</c:v>
                </c:pt>
                <c:pt idx="8">
                  <c:v>Jun</c:v>
                </c:pt>
                <c:pt idx="9">
                  <c:v>Jul</c:v>
                </c:pt>
                <c:pt idx="10">
                  <c:v>Aug</c:v>
                </c:pt>
                <c:pt idx="11">
                  <c:v>Sep</c:v>
                </c:pt>
              </c:strCache>
            </c:strRef>
          </c:cat>
          <c:val>
            <c:numRef>
              <c:f>Summary!$C$6:$N$6</c:f>
              <c:numCache>
                <c:formatCode>0%</c:formatCode>
                <c:ptCount val="12"/>
                <c:pt idx="0">
                  <c:v>2.4787198648156671E-2</c:v>
                </c:pt>
                <c:pt idx="1">
                  <c:v>7.9355611382523297E-2</c:v>
                </c:pt>
                <c:pt idx="2">
                  <c:v>0.14827348284253686</c:v>
                </c:pt>
                <c:pt idx="3">
                  <c:v>0.19822488067121896</c:v>
                </c:pt>
                <c:pt idx="4">
                  <c:v>0.1790418277030365</c:v>
                </c:pt>
                <c:pt idx="5">
                  <c:v>0.19822488067121896</c:v>
                </c:pt>
                <c:pt idx="6">
                  <c:v>3.0898101900543162E-2</c:v>
                </c:pt>
                <c:pt idx="7">
                  <c:v>2.8607937918978626E-2</c:v>
                </c:pt>
                <c:pt idx="8">
                  <c:v>2.7685101211914802E-2</c:v>
                </c:pt>
                <c:pt idx="9">
                  <c:v>2.8607937918978626E-2</c:v>
                </c:pt>
                <c:pt idx="10">
                  <c:v>2.8607937918978626E-2</c:v>
                </c:pt>
                <c:pt idx="11">
                  <c:v>2.7685101211914802E-2</c:v>
                </c:pt>
              </c:numCache>
            </c:numRef>
          </c:val>
          <c:smooth val="0"/>
          <c:extLst>
            <c:ext xmlns:c16="http://schemas.microsoft.com/office/drawing/2014/chart" uri="{C3380CC4-5D6E-409C-BE32-E72D297353CC}">
              <c16:uniqueId val="{00000003-3255-4AF8-AC93-EB90F47CDFF4}"/>
            </c:ext>
          </c:extLst>
        </c:ser>
        <c:ser>
          <c:idx val="4"/>
          <c:order val="4"/>
          <c:tx>
            <c:strRef>
              <c:f>Summary!$A$7</c:f>
              <c:strCache>
                <c:ptCount val="1"/>
                <c:pt idx="0">
                  <c:v>Stockwatering (12)</c:v>
                </c:pt>
              </c:strCache>
            </c:strRef>
          </c:tx>
          <c:spPr>
            <a:ln w="19050" cap="rnd">
              <a:solidFill>
                <a:schemeClr val="bg1">
                  <a:lumMod val="50000"/>
                </a:schemeClr>
              </a:solidFill>
              <a:round/>
            </a:ln>
            <a:effectLst/>
          </c:spPr>
          <c:marker>
            <c:symbol val="none"/>
          </c:marker>
          <c:cat>
            <c:strRef>
              <c:f>Summary!$C$2:$N$2</c:f>
              <c:strCache>
                <c:ptCount val="12"/>
                <c:pt idx="0">
                  <c:v>Oct</c:v>
                </c:pt>
                <c:pt idx="1">
                  <c:v>Nov</c:v>
                </c:pt>
                <c:pt idx="2">
                  <c:v>Dec</c:v>
                </c:pt>
                <c:pt idx="3">
                  <c:v>Jan</c:v>
                </c:pt>
                <c:pt idx="4">
                  <c:v>Feb</c:v>
                </c:pt>
                <c:pt idx="5">
                  <c:v>Mar</c:v>
                </c:pt>
                <c:pt idx="6">
                  <c:v>Apr</c:v>
                </c:pt>
                <c:pt idx="7">
                  <c:v>May</c:v>
                </c:pt>
                <c:pt idx="8">
                  <c:v>Jun</c:v>
                </c:pt>
                <c:pt idx="9">
                  <c:v>Jul</c:v>
                </c:pt>
                <c:pt idx="10">
                  <c:v>Aug</c:v>
                </c:pt>
                <c:pt idx="11">
                  <c:v>Sep</c:v>
                </c:pt>
              </c:strCache>
            </c:strRef>
          </c:cat>
          <c:val>
            <c:numRef>
              <c:f>Summary!$C$7:$N$7</c:f>
              <c:numCache>
                <c:formatCode>0%</c:formatCode>
                <c:ptCount val="12"/>
                <c:pt idx="0">
                  <c:v>7.8891933028919337E-2</c:v>
                </c:pt>
                <c:pt idx="1">
                  <c:v>8.8068643685082063E-2</c:v>
                </c:pt>
                <c:pt idx="2">
                  <c:v>9.100426514125147E-2</c:v>
                </c:pt>
                <c:pt idx="3">
                  <c:v>9.100426514125147E-2</c:v>
                </c:pt>
                <c:pt idx="4">
                  <c:v>8.2197400772743248E-2</c:v>
                </c:pt>
                <c:pt idx="5">
                  <c:v>9.100426514125147E-2</c:v>
                </c:pt>
                <c:pt idx="6">
                  <c:v>8.8068643685082063E-2</c:v>
                </c:pt>
                <c:pt idx="7">
                  <c:v>7.9282653419639734E-2</c:v>
                </c:pt>
                <c:pt idx="8">
                  <c:v>7.6347031963470327E-2</c:v>
                </c:pt>
                <c:pt idx="9">
                  <c:v>7.8891933028919337E-2</c:v>
                </c:pt>
                <c:pt idx="10">
                  <c:v>7.8891933028919337E-2</c:v>
                </c:pt>
                <c:pt idx="11">
                  <c:v>7.6347031963470327E-2</c:v>
                </c:pt>
              </c:numCache>
            </c:numRef>
          </c:val>
          <c:smooth val="0"/>
          <c:extLst>
            <c:ext xmlns:c16="http://schemas.microsoft.com/office/drawing/2014/chart" uri="{C3380CC4-5D6E-409C-BE32-E72D297353CC}">
              <c16:uniqueId val="{00000004-3255-4AF8-AC93-EB90F47CDFF4}"/>
            </c:ext>
          </c:extLst>
        </c:ser>
        <c:dLbls>
          <c:showLegendKey val="0"/>
          <c:showVal val="0"/>
          <c:showCatName val="0"/>
          <c:showSerName val="0"/>
          <c:showPercent val="0"/>
          <c:showBubbleSize val="0"/>
        </c:dLbls>
        <c:smooth val="0"/>
        <c:axId val="1993878959"/>
        <c:axId val="1993871055"/>
      </c:lineChart>
      <c:catAx>
        <c:axId val="199387895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1993871055"/>
        <c:crosses val="autoZero"/>
        <c:auto val="1"/>
        <c:lblAlgn val="ctr"/>
        <c:lblOffset val="100"/>
        <c:noMultiLvlLbl val="0"/>
      </c:catAx>
      <c:valAx>
        <c:axId val="199387105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r>
                  <a:rPr lang="en-US" sz="1050"/>
                  <a:t>Monthly DT % of Annual</a:t>
                </a:r>
              </a:p>
            </c:rich>
          </c:tx>
          <c:overlay val="0"/>
          <c:spPr>
            <a:noFill/>
            <a:ln>
              <a:noFill/>
            </a:ln>
            <a:effectLst/>
          </c:spPr>
          <c:txPr>
            <a:bodyPr rot="-54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19938789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Average Reported Monthly AU Distribution by BU Group</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Summary!$A$3</c:f>
              <c:strCache>
                <c:ptCount val="1"/>
                <c:pt idx="0">
                  <c:v>Cannabis (Permitted) (16)</c:v>
                </c:pt>
              </c:strCache>
            </c:strRef>
          </c:tx>
          <c:spPr>
            <a:ln w="19050" cap="rnd">
              <a:solidFill>
                <a:srgbClr val="00B050"/>
              </a:solidFill>
              <a:round/>
            </a:ln>
            <a:effectLst/>
          </c:spPr>
          <c:marker>
            <c:symbol val="none"/>
          </c:marker>
          <c:cat>
            <c:strRef>
              <c:f>Summary!$C$2:$N$2</c:f>
              <c:strCache>
                <c:ptCount val="12"/>
                <c:pt idx="0">
                  <c:v>Oct</c:v>
                </c:pt>
                <c:pt idx="1">
                  <c:v>Nov</c:v>
                </c:pt>
                <c:pt idx="2">
                  <c:v>Dec</c:v>
                </c:pt>
                <c:pt idx="3">
                  <c:v>Jan</c:v>
                </c:pt>
                <c:pt idx="4">
                  <c:v>Feb</c:v>
                </c:pt>
                <c:pt idx="5">
                  <c:v>Mar</c:v>
                </c:pt>
                <c:pt idx="6">
                  <c:v>Apr</c:v>
                </c:pt>
                <c:pt idx="7">
                  <c:v>May</c:v>
                </c:pt>
                <c:pt idx="8">
                  <c:v>Jun</c:v>
                </c:pt>
                <c:pt idx="9">
                  <c:v>Jul</c:v>
                </c:pt>
                <c:pt idx="10">
                  <c:v>Aug</c:v>
                </c:pt>
                <c:pt idx="11">
                  <c:v>Sep</c:v>
                </c:pt>
              </c:strCache>
            </c:strRef>
          </c:cat>
          <c:val>
            <c:numRef>
              <c:f>Summary!$C$3:$N$3</c:f>
              <c:numCache>
                <c:formatCode>0%</c:formatCode>
                <c:ptCount val="12"/>
                <c:pt idx="0">
                  <c:v>7.0299255072089201E-2</c:v>
                </c:pt>
                <c:pt idx="1">
                  <c:v>2.8241176299940059E-2</c:v>
                </c:pt>
                <c:pt idx="2">
                  <c:v>3.6859650171756735E-2</c:v>
                </c:pt>
                <c:pt idx="3">
                  <c:v>4.1360900231369381E-2</c:v>
                </c:pt>
                <c:pt idx="4">
                  <c:v>4.4553076525273724E-2</c:v>
                </c:pt>
                <c:pt idx="5">
                  <c:v>5.4152224754019977E-2</c:v>
                </c:pt>
                <c:pt idx="6">
                  <c:v>6.9468295534936886E-2</c:v>
                </c:pt>
                <c:pt idx="7">
                  <c:v>0.10462393269034888</c:v>
                </c:pt>
                <c:pt idx="8">
                  <c:v>0.13740487445894034</c:v>
                </c:pt>
                <c:pt idx="9">
                  <c:v>0.14085844922993263</c:v>
                </c:pt>
                <c:pt idx="10">
                  <c:v>0.14413965207271529</c:v>
                </c:pt>
                <c:pt idx="11">
                  <c:v>0.12803851295867674</c:v>
                </c:pt>
              </c:numCache>
            </c:numRef>
          </c:val>
          <c:smooth val="0"/>
          <c:extLst>
            <c:ext xmlns:c16="http://schemas.microsoft.com/office/drawing/2014/chart" uri="{C3380CC4-5D6E-409C-BE32-E72D297353CC}">
              <c16:uniqueId val="{00000000-17F6-4097-994E-8780C28F3A59}"/>
            </c:ext>
          </c:extLst>
        </c:ser>
        <c:ser>
          <c:idx val="1"/>
          <c:order val="1"/>
          <c:tx>
            <c:strRef>
              <c:f>Summary!$A$4</c:f>
              <c:strCache>
                <c:ptCount val="1"/>
                <c:pt idx="0">
                  <c:v>Domestic (94)</c:v>
                </c:pt>
              </c:strCache>
            </c:strRef>
          </c:tx>
          <c:spPr>
            <a:ln w="19050" cap="rnd">
              <a:solidFill>
                <a:srgbClr val="0070C0"/>
              </a:solidFill>
              <a:round/>
            </a:ln>
            <a:effectLst/>
          </c:spPr>
          <c:marker>
            <c:symbol val="none"/>
          </c:marker>
          <c:cat>
            <c:strRef>
              <c:f>Summary!$C$2:$N$2</c:f>
              <c:strCache>
                <c:ptCount val="12"/>
                <c:pt idx="0">
                  <c:v>Oct</c:v>
                </c:pt>
                <c:pt idx="1">
                  <c:v>Nov</c:v>
                </c:pt>
                <c:pt idx="2">
                  <c:v>Dec</c:v>
                </c:pt>
                <c:pt idx="3">
                  <c:v>Jan</c:v>
                </c:pt>
                <c:pt idx="4">
                  <c:v>Feb</c:v>
                </c:pt>
                <c:pt idx="5">
                  <c:v>Mar</c:v>
                </c:pt>
                <c:pt idx="6">
                  <c:v>Apr</c:v>
                </c:pt>
                <c:pt idx="7">
                  <c:v>May</c:v>
                </c:pt>
                <c:pt idx="8">
                  <c:v>Jun</c:v>
                </c:pt>
                <c:pt idx="9">
                  <c:v>Jul</c:v>
                </c:pt>
                <c:pt idx="10">
                  <c:v>Aug</c:v>
                </c:pt>
                <c:pt idx="11">
                  <c:v>Sep</c:v>
                </c:pt>
              </c:strCache>
            </c:strRef>
          </c:cat>
          <c:val>
            <c:numRef>
              <c:f>Summary!$C$4:$N$4</c:f>
              <c:numCache>
                <c:formatCode>0%</c:formatCode>
                <c:ptCount val="12"/>
                <c:pt idx="0">
                  <c:v>8.0775556338410964E-2</c:v>
                </c:pt>
                <c:pt idx="1">
                  <c:v>5.1000157709584902E-2</c:v>
                </c:pt>
                <c:pt idx="2">
                  <c:v>7.0479828783478721E-2</c:v>
                </c:pt>
                <c:pt idx="3">
                  <c:v>5.447207273712118E-2</c:v>
                </c:pt>
                <c:pt idx="4">
                  <c:v>5.3731440882205016E-2</c:v>
                </c:pt>
                <c:pt idx="5">
                  <c:v>6.1234167358998073E-2</c:v>
                </c:pt>
                <c:pt idx="6">
                  <c:v>7.309043532486624E-2</c:v>
                </c:pt>
                <c:pt idx="7">
                  <c:v>9.9304060429252855E-2</c:v>
                </c:pt>
                <c:pt idx="8">
                  <c:v>0.11258884559819869</c:v>
                </c:pt>
                <c:pt idx="9">
                  <c:v>0.12526005927344439</c:v>
                </c:pt>
                <c:pt idx="10">
                  <c:v>0.11519199153960011</c:v>
                </c:pt>
                <c:pt idx="11">
                  <c:v>0.10287138402483897</c:v>
                </c:pt>
              </c:numCache>
            </c:numRef>
          </c:val>
          <c:smooth val="0"/>
          <c:extLst>
            <c:ext xmlns:c16="http://schemas.microsoft.com/office/drawing/2014/chart" uri="{C3380CC4-5D6E-409C-BE32-E72D297353CC}">
              <c16:uniqueId val="{00000001-17F6-4097-994E-8780C28F3A59}"/>
            </c:ext>
          </c:extLst>
        </c:ser>
        <c:ser>
          <c:idx val="2"/>
          <c:order val="2"/>
          <c:tx>
            <c:strRef>
              <c:f>Summary!$A$5</c:f>
              <c:strCache>
                <c:ptCount val="1"/>
                <c:pt idx="0">
                  <c:v>Irrigation (238)</c:v>
                </c:pt>
              </c:strCache>
            </c:strRef>
          </c:tx>
          <c:spPr>
            <a:ln w="19050" cap="rnd">
              <a:solidFill>
                <a:srgbClr val="FFC000"/>
              </a:solidFill>
              <a:round/>
            </a:ln>
            <a:effectLst/>
          </c:spPr>
          <c:marker>
            <c:symbol val="none"/>
          </c:marker>
          <c:cat>
            <c:strRef>
              <c:f>Summary!$C$2:$N$2</c:f>
              <c:strCache>
                <c:ptCount val="12"/>
                <c:pt idx="0">
                  <c:v>Oct</c:v>
                </c:pt>
                <c:pt idx="1">
                  <c:v>Nov</c:v>
                </c:pt>
                <c:pt idx="2">
                  <c:v>Dec</c:v>
                </c:pt>
                <c:pt idx="3">
                  <c:v>Jan</c:v>
                </c:pt>
                <c:pt idx="4">
                  <c:v>Feb</c:v>
                </c:pt>
                <c:pt idx="5">
                  <c:v>Mar</c:v>
                </c:pt>
                <c:pt idx="6">
                  <c:v>Apr</c:v>
                </c:pt>
                <c:pt idx="7">
                  <c:v>May</c:v>
                </c:pt>
                <c:pt idx="8">
                  <c:v>Jun</c:v>
                </c:pt>
                <c:pt idx="9">
                  <c:v>Jul</c:v>
                </c:pt>
                <c:pt idx="10">
                  <c:v>Aug</c:v>
                </c:pt>
                <c:pt idx="11">
                  <c:v>Sep</c:v>
                </c:pt>
              </c:strCache>
            </c:strRef>
          </c:cat>
          <c:val>
            <c:numRef>
              <c:f>Summary!$C$5:$N$5</c:f>
              <c:numCache>
                <c:formatCode>0%</c:formatCode>
                <c:ptCount val="12"/>
                <c:pt idx="0">
                  <c:v>9.5342783795232477E-2</c:v>
                </c:pt>
                <c:pt idx="1">
                  <c:v>3.7439729792484992E-2</c:v>
                </c:pt>
                <c:pt idx="2">
                  <c:v>3.814756802059379E-2</c:v>
                </c:pt>
                <c:pt idx="3">
                  <c:v>3.9140849135502809E-2</c:v>
                </c:pt>
                <c:pt idx="4">
                  <c:v>4.1853165253193068E-2</c:v>
                </c:pt>
                <c:pt idx="5">
                  <c:v>4.4392909035623485E-2</c:v>
                </c:pt>
                <c:pt idx="6">
                  <c:v>6.7608651789995977E-2</c:v>
                </c:pt>
                <c:pt idx="7">
                  <c:v>0.1083167250639111</c:v>
                </c:pt>
                <c:pt idx="8">
                  <c:v>0.13078768618660733</c:v>
                </c:pt>
                <c:pt idx="9">
                  <c:v>0.13947717662378761</c:v>
                </c:pt>
                <c:pt idx="10">
                  <c:v>0.13485775822246293</c:v>
                </c:pt>
                <c:pt idx="11">
                  <c:v>0.12263499708060432</c:v>
                </c:pt>
              </c:numCache>
            </c:numRef>
          </c:val>
          <c:smooth val="0"/>
          <c:extLst>
            <c:ext xmlns:c16="http://schemas.microsoft.com/office/drawing/2014/chart" uri="{C3380CC4-5D6E-409C-BE32-E72D297353CC}">
              <c16:uniqueId val="{00000002-17F6-4097-994E-8780C28F3A59}"/>
            </c:ext>
          </c:extLst>
        </c:ser>
        <c:ser>
          <c:idx val="3"/>
          <c:order val="3"/>
          <c:tx>
            <c:strRef>
              <c:f>Summary!$A$6</c:f>
              <c:strCache>
                <c:ptCount val="1"/>
                <c:pt idx="0">
                  <c:v>Recreation (4)</c:v>
                </c:pt>
              </c:strCache>
            </c:strRef>
          </c:tx>
          <c:spPr>
            <a:ln w="19050" cap="rnd">
              <a:solidFill>
                <a:schemeClr val="tx1"/>
              </a:solidFill>
              <a:round/>
            </a:ln>
            <a:effectLst/>
          </c:spPr>
          <c:marker>
            <c:symbol val="none"/>
          </c:marker>
          <c:cat>
            <c:strRef>
              <c:f>Summary!$C$2:$N$2</c:f>
              <c:strCache>
                <c:ptCount val="12"/>
                <c:pt idx="0">
                  <c:v>Oct</c:v>
                </c:pt>
                <c:pt idx="1">
                  <c:v>Nov</c:v>
                </c:pt>
                <c:pt idx="2">
                  <c:v>Dec</c:v>
                </c:pt>
                <c:pt idx="3">
                  <c:v>Jan</c:v>
                </c:pt>
                <c:pt idx="4">
                  <c:v>Feb</c:v>
                </c:pt>
                <c:pt idx="5">
                  <c:v>Mar</c:v>
                </c:pt>
                <c:pt idx="6">
                  <c:v>Apr</c:v>
                </c:pt>
                <c:pt idx="7">
                  <c:v>May</c:v>
                </c:pt>
                <c:pt idx="8">
                  <c:v>Jun</c:v>
                </c:pt>
                <c:pt idx="9">
                  <c:v>Jul</c:v>
                </c:pt>
                <c:pt idx="10">
                  <c:v>Aug</c:v>
                </c:pt>
                <c:pt idx="11">
                  <c:v>Sep</c:v>
                </c:pt>
              </c:strCache>
            </c:strRef>
          </c:cat>
          <c:val>
            <c:numRef>
              <c:f>Summary!$C$6:$N$6</c:f>
              <c:numCache>
                <c:formatCode>0%</c:formatCode>
                <c:ptCount val="12"/>
                <c:pt idx="0">
                  <c:v>0.10016323728255463</c:v>
                </c:pt>
                <c:pt idx="1">
                  <c:v>7.1992545730959742E-2</c:v>
                </c:pt>
                <c:pt idx="2">
                  <c:v>7.623038561637234E-2</c:v>
                </c:pt>
                <c:pt idx="3">
                  <c:v>6.2686063807248088E-2</c:v>
                </c:pt>
                <c:pt idx="4">
                  <c:v>6.4026363413009657E-2</c:v>
                </c:pt>
                <c:pt idx="5">
                  <c:v>7.1413230941014497E-2</c:v>
                </c:pt>
                <c:pt idx="6">
                  <c:v>8.1522249867310825E-2</c:v>
                </c:pt>
                <c:pt idx="7">
                  <c:v>9.4606840214689514E-2</c:v>
                </c:pt>
                <c:pt idx="8">
                  <c:v>9.9290882942899811E-2</c:v>
                </c:pt>
                <c:pt idx="9">
                  <c:v>0.10837704164374652</c:v>
                </c:pt>
                <c:pt idx="10">
                  <c:v>0.10460835493684671</c:v>
                </c:pt>
                <c:pt idx="11">
                  <c:v>6.5082803603347658E-2</c:v>
                </c:pt>
              </c:numCache>
            </c:numRef>
          </c:val>
          <c:smooth val="0"/>
          <c:extLst>
            <c:ext xmlns:c16="http://schemas.microsoft.com/office/drawing/2014/chart" uri="{C3380CC4-5D6E-409C-BE32-E72D297353CC}">
              <c16:uniqueId val="{00000003-17F6-4097-994E-8780C28F3A59}"/>
            </c:ext>
          </c:extLst>
        </c:ser>
        <c:ser>
          <c:idx val="4"/>
          <c:order val="4"/>
          <c:tx>
            <c:strRef>
              <c:f>Summary!$A$7</c:f>
              <c:strCache>
                <c:ptCount val="1"/>
                <c:pt idx="0">
                  <c:v>Stockwatering (19)</c:v>
                </c:pt>
              </c:strCache>
            </c:strRef>
          </c:tx>
          <c:spPr>
            <a:ln w="19050" cap="rnd">
              <a:solidFill>
                <a:schemeClr val="bg1">
                  <a:lumMod val="50000"/>
                </a:schemeClr>
              </a:solidFill>
              <a:round/>
            </a:ln>
            <a:effectLst/>
          </c:spPr>
          <c:marker>
            <c:symbol val="none"/>
          </c:marker>
          <c:cat>
            <c:strRef>
              <c:f>Summary!$C$2:$N$2</c:f>
              <c:strCache>
                <c:ptCount val="12"/>
                <c:pt idx="0">
                  <c:v>Oct</c:v>
                </c:pt>
                <c:pt idx="1">
                  <c:v>Nov</c:v>
                </c:pt>
                <c:pt idx="2">
                  <c:v>Dec</c:v>
                </c:pt>
                <c:pt idx="3">
                  <c:v>Jan</c:v>
                </c:pt>
                <c:pt idx="4">
                  <c:v>Feb</c:v>
                </c:pt>
                <c:pt idx="5">
                  <c:v>Mar</c:v>
                </c:pt>
                <c:pt idx="6">
                  <c:v>Apr</c:v>
                </c:pt>
                <c:pt idx="7">
                  <c:v>May</c:v>
                </c:pt>
                <c:pt idx="8">
                  <c:v>Jun</c:v>
                </c:pt>
                <c:pt idx="9">
                  <c:v>Jul</c:v>
                </c:pt>
                <c:pt idx="10">
                  <c:v>Aug</c:v>
                </c:pt>
                <c:pt idx="11">
                  <c:v>Sep</c:v>
                </c:pt>
              </c:strCache>
            </c:strRef>
          </c:cat>
          <c:val>
            <c:numRef>
              <c:f>Summary!$C$7:$N$7</c:f>
              <c:numCache>
                <c:formatCode>0%</c:formatCode>
                <c:ptCount val="12"/>
                <c:pt idx="0">
                  <c:v>6.373494895591196E-2</c:v>
                </c:pt>
                <c:pt idx="1">
                  <c:v>9.7913371429460175E-2</c:v>
                </c:pt>
                <c:pt idx="2">
                  <c:v>9.404425180862111E-2</c:v>
                </c:pt>
                <c:pt idx="3">
                  <c:v>9.7193181278102614E-2</c:v>
                </c:pt>
                <c:pt idx="4">
                  <c:v>9.561445325622342E-2</c:v>
                </c:pt>
                <c:pt idx="5">
                  <c:v>9.5498797928211518E-2</c:v>
                </c:pt>
                <c:pt idx="6">
                  <c:v>5.7917593857736191E-2</c:v>
                </c:pt>
                <c:pt idx="7">
                  <c:v>6.4453367496265776E-2</c:v>
                </c:pt>
                <c:pt idx="8">
                  <c:v>8.2713806090910433E-2</c:v>
                </c:pt>
                <c:pt idx="9">
                  <c:v>8.3474259913682181E-2</c:v>
                </c:pt>
                <c:pt idx="10">
                  <c:v>8.3824068089143611E-2</c:v>
                </c:pt>
                <c:pt idx="11">
                  <c:v>8.3617899895731027E-2</c:v>
                </c:pt>
              </c:numCache>
            </c:numRef>
          </c:val>
          <c:smooth val="0"/>
          <c:extLst>
            <c:ext xmlns:c16="http://schemas.microsoft.com/office/drawing/2014/chart" uri="{C3380CC4-5D6E-409C-BE32-E72D297353CC}">
              <c16:uniqueId val="{00000004-17F6-4097-994E-8780C28F3A59}"/>
            </c:ext>
          </c:extLst>
        </c:ser>
        <c:dLbls>
          <c:showLegendKey val="0"/>
          <c:showVal val="0"/>
          <c:showCatName val="0"/>
          <c:showSerName val="0"/>
          <c:showPercent val="0"/>
          <c:showBubbleSize val="0"/>
        </c:dLbls>
        <c:smooth val="0"/>
        <c:axId val="1993886031"/>
        <c:axId val="1993871471"/>
      </c:lineChart>
      <c:catAx>
        <c:axId val="19938860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1993871471"/>
        <c:crosses val="autoZero"/>
        <c:auto val="1"/>
        <c:lblAlgn val="ctr"/>
        <c:lblOffset val="100"/>
        <c:noMultiLvlLbl val="0"/>
      </c:catAx>
      <c:valAx>
        <c:axId val="1993871471"/>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a:t>Monthly AU % of Annual</a:t>
                </a: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19938860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350"/>
              <a:t>Cannabis</a:t>
            </a:r>
            <a:r>
              <a:rPr lang="en-US" sz="1350" baseline="0"/>
              <a:t> (Imagery) Average Monthly AU Distributions</a:t>
            </a:r>
            <a:endParaRPr lang="en-US" sz="135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3"/>
          <c:order val="0"/>
          <c:tx>
            <c:strRef>
              <c:f>Summary!$C$15</c:f>
              <c:strCache>
                <c:ptCount val="1"/>
                <c:pt idx="0">
                  <c:v>Indoor AU</c:v>
                </c:pt>
              </c:strCache>
            </c:strRef>
          </c:tx>
          <c:spPr>
            <a:ln w="28575" cap="rnd">
              <a:solidFill>
                <a:srgbClr val="FF0000"/>
              </a:solidFill>
              <a:prstDash val="sysDash"/>
              <a:round/>
            </a:ln>
            <a:effectLst/>
          </c:spPr>
          <c:marker>
            <c:symbol val="none"/>
          </c:marker>
          <c:cat>
            <c:strRef>
              <c:f>Summary!$D$8:$O$8</c:f>
              <c:strCache>
                <c:ptCount val="12"/>
                <c:pt idx="0">
                  <c:v>Oct</c:v>
                </c:pt>
                <c:pt idx="1">
                  <c:v>Nov</c:v>
                </c:pt>
                <c:pt idx="2">
                  <c:v>Dec</c:v>
                </c:pt>
                <c:pt idx="3">
                  <c:v>Jan</c:v>
                </c:pt>
                <c:pt idx="4">
                  <c:v>Feb</c:v>
                </c:pt>
                <c:pt idx="5">
                  <c:v>Mar</c:v>
                </c:pt>
                <c:pt idx="6">
                  <c:v>Apr</c:v>
                </c:pt>
                <c:pt idx="7">
                  <c:v>May</c:v>
                </c:pt>
                <c:pt idx="8">
                  <c:v>Jun</c:v>
                </c:pt>
                <c:pt idx="9">
                  <c:v>Jul</c:v>
                </c:pt>
                <c:pt idx="10">
                  <c:v>Aug</c:v>
                </c:pt>
                <c:pt idx="11">
                  <c:v>Sep</c:v>
                </c:pt>
              </c:strCache>
            </c:strRef>
          </c:cat>
          <c:val>
            <c:numRef>
              <c:f>Summary!$D$15:$O$15</c:f>
              <c:numCache>
                <c:formatCode>0%</c:formatCode>
                <c:ptCount val="12"/>
                <c:pt idx="0">
                  <c:v>8.5837873871631387E-2</c:v>
                </c:pt>
                <c:pt idx="1">
                  <c:v>2.4384166263157234E-2</c:v>
                </c:pt>
                <c:pt idx="2">
                  <c:v>1.6673374760598499E-2</c:v>
                </c:pt>
                <c:pt idx="3">
                  <c:v>1.938421033092759E-2</c:v>
                </c:pt>
                <c:pt idx="4">
                  <c:v>1.9925042058012949E-2</c:v>
                </c:pt>
                <c:pt idx="5">
                  <c:v>2.7502294862525915E-2</c:v>
                </c:pt>
                <c:pt idx="6">
                  <c:v>5.5722226688349794E-2</c:v>
                </c:pt>
                <c:pt idx="7">
                  <c:v>9.9857300547268282E-2</c:v>
                </c:pt>
                <c:pt idx="8">
                  <c:v>0.16000152768270565</c:v>
                </c:pt>
                <c:pt idx="9">
                  <c:v>0.15668576181022922</c:v>
                </c:pt>
                <c:pt idx="10">
                  <c:v>0.18170183319253905</c:v>
                </c:pt>
                <c:pt idx="11">
                  <c:v>0.15232438793205444</c:v>
                </c:pt>
              </c:numCache>
            </c:numRef>
          </c:val>
          <c:smooth val="0"/>
          <c:extLst>
            <c:ext xmlns:c16="http://schemas.microsoft.com/office/drawing/2014/chart" uri="{C3380CC4-5D6E-409C-BE32-E72D297353CC}">
              <c16:uniqueId val="{00000000-EE00-4822-8E94-9525BE009B0E}"/>
            </c:ext>
          </c:extLst>
        </c:ser>
        <c:ser>
          <c:idx val="5"/>
          <c:order val="1"/>
          <c:tx>
            <c:strRef>
              <c:f>Summary!$C$17</c:f>
              <c:strCache>
                <c:ptCount val="1"/>
                <c:pt idx="0">
                  <c:v>Outdoor AU</c:v>
                </c:pt>
              </c:strCache>
            </c:strRef>
          </c:tx>
          <c:spPr>
            <a:ln w="28575" cap="rnd">
              <a:solidFill>
                <a:srgbClr val="00B050"/>
              </a:solidFill>
              <a:prstDash val="sysDash"/>
              <a:round/>
            </a:ln>
            <a:effectLst/>
          </c:spPr>
          <c:marker>
            <c:symbol val="none"/>
          </c:marker>
          <c:cat>
            <c:strRef>
              <c:f>Summary!$D$8:$O$8</c:f>
              <c:strCache>
                <c:ptCount val="12"/>
                <c:pt idx="0">
                  <c:v>Oct</c:v>
                </c:pt>
                <c:pt idx="1">
                  <c:v>Nov</c:v>
                </c:pt>
                <c:pt idx="2">
                  <c:v>Dec</c:v>
                </c:pt>
                <c:pt idx="3">
                  <c:v>Jan</c:v>
                </c:pt>
                <c:pt idx="4">
                  <c:v>Feb</c:v>
                </c:pt>
                <c:pt idx="5">
                  <c:v>Mar</c:v>
                </c:pt>
                <c:pt idx="6">
                  <c:v>Apr</c:v>
                </c:pt>
                <c:pt idx="7">
                  <c:v>May</c:v>
                </c:pt>
                <c:pt idx="8">
                  <c:v>Jun</c:v>
                </c:pt>
                <c:pt idx="9">
                  <c:v>Jul</c:v>
                </c:pt>
                <c:pt idx="10">
                  <c:v>Aug</c:v>
                </c:pt>
                <c:pt idx="11">
                  <c:v>Sep</c:v>
                </c:pt>
              </c:strCache>
            </c:strRef>
          </c:cat>
          <c:val>
            <c:numRef>
              <c:f>Summary!$D$17:$O$17</c:f>
              <c:numCache>
                <c:formatCode>0%</c:formatCode>
                <c:ptCount val="12"/>
                <c:pt idx="0">
                  <c:v>0.10974606885901736</c:v>
                </c:pt>
                <c:pt idx="1">
                  <c:v>1.7945684236447015E-2</c:v>
                </c:pt>
                <c:pt idx="2">
                  <c:v>1.1332246458596413E-3</c:v>
                </c:pt>
                <c:pt idx="3">
                  <c:v>1.1822289548697879E-3</c:v>
                </c:pt>
                <c:pt idx="4">
                  <c:v>1.1822289548697879E-3</c:v>
                </c:pt>
                <c:pt idx="5">
                  <c:v>2.2541982144667454E-3</c:v>
                </c:pt>
                <c:pt idx="6">
                  <c:v>8.8422150070183361E-3</c:v>
                </c:pt>
                <c:pt idx="7">
                  <c:v>5.5188040253364525E-2</c:v>
                </c:pt>
                <c:pt idx="8">
                  <c:v>0.14944905374210685</c:v>
                </c:pt>
                <c:pt idx="9">
                  <c:v>0.21496230190390928</c:v>
                </c:pt>
                <c:pt idx="10">
                  <c:v>0.247434088438689</c:v>
                </c:pt>
                <c:pt idx="11">
                  <c:v>0.19068066678938161</c:v>
                </c:pt>
              </c:numCache>
            </c:numRef>
          </c:val>
          <c:smooth val="0"/>
          <c:extLst>
            <c:ext xmlns:c16="http://schemas.microsoft.com/office/drawing/2014/chart" uri="{C3380CC4-5D6E-409C-BE32-E72D297353CC}">
              <c16:uniqueId val="{00000001-EE00-4822-8E94-9525BE009B0E}"/>
            </c:ext>
          </c:extLst>
        </c:ser>
        <c:dLbls>
          <c:showLegendKey val="0"/>
          <c:showVal val="0"/>
          <c:showCatName val="0"/>
          <c:showSerName val="0"/>
          <c:showPercent val="0"/>
          <c:showBubbleSize val="0"/>
        </c:dLbls>
        <c:smooth val="0"/>
        <c:axId val="148453119"/>
        <c:axId val="148457695"/>
      </c:lineChart>
      <c:catAx>
        <c:axId val="1484531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148457695"/>
        <c:crosses val="autoZero"/>
        <c:auto val="1"/>
        <c:lblAlgn val="ctr"/>
        <c:lblOffset val="100"/>
        <c:noMultiLvlLbl val="0"/>
      </c:catAx>
      <c:valAx>
        <c:axId val="148457695"/>
        <c:scaling>
          <c:orientation val="minMax"/>
          <c:max val="0.2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200"/>
                  <a:t>Monthly AU </a:t>
                </a:r>
                <a:r>
                  <a:rPr lang="en-US" sz="1200" baseline="0"/>
                  <a:t> % of Annual</a:t>
                </a:r>
                <a:endParaRPr lang="en-US" sz="1200"/>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1484531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Cannabis (Imagery) Average Monthly</a:t>
            </a:r>
            <a:r>
              <a:rPr lang="en-US" baseline="0"/>
              <a:t> DT Distributions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'Calculations- 1 month storage'!$B$38</c:f>
              <c:strCache>
                <c:ptCount val="1"/>
                <c:pt idx="0">
                  <c:v>AU</c:v>
                </c:pt>
              </c:strCache>
            </c:strRef>
          </c:tx>
          <c:spPr>
            <a:ln w="28575" cap="rnd">
              <a:solidFill>
                <a:srgbClr val="00B0F0"/>
              </a:solidFill>
              <a:round/>
            </a:ln>
            <a:effectLst/>
          </c:spPr>
          <c:marker>
            <c:symbol val="none"/>
          </c:marker>
          <c:cat>
            <c:strRef>
              <c:f>'Calculations- 1 month storage'!$C$37:$N$37</c:f>
              <c:strCache>
                <c:ptCount val="12"/>
                <c:pt idx="0">
                  <c:v>Oct</c:v>
                </c:pt>
                <c:pt idx="1">
                  <c:v>Nov</c:v>
                </c:pt>
                <c:pt idx="2">
                  <c:v>Dec</c:v>
                </c:pt>
                <c:pt idx="3">
                  <c:v>Jan</c:v>
                </c:pt>
                <c:pt idx="4">
                  <c:v>Feb</c:v>
                </c:pt>
                <c:pt idx="5">
                  <c:v>Mar</c:v>
                </c:pt>
                <c:pt idx="6">
                  <c:v>Apr</c:v>
                </c:pt>
                <c:pt idx="7">
                  <c:v>May</c:v>
                </c:pt>
                <c:pt idx="8">
                  <c:v>Jun</c:v>
                </c:pt>
                <c:pt idx="9">
                  <c:v>Jul</c:v>
                </c:pt>
                <c:pt idx="10">
                  <c:v>Aug</c:v>
                </c:pt>
                <c:pt idx="11">
                  <c:v>Sep</c:v>
                </c:pt>
              </c:strCache>
            </c:strRef>
          </c:cat>
          <c:val>
            <c:numRef>
              <c:f>'Calculations- 1 month storage'!$C$38:$N$38</c:f>
              <c:numCache>
                <c:formatCode>0%</c:formatCode>
                <c:ptCount val="12"/>
                <c:pt idx="0">
                  <c:v>9.849999999999999E-2</c:v>
                </c:pt>
                <c:pt idx="1">
                  <c:v>0.02</c:v>
                </c:pt>
                <c:pt idx="2">
                  <c:v>1.72E-2</c:v>
                </c:pt>
                <c:pt idx="3">
                  <c:v>1.15E-2</c:v>
                </c:pt>
                <c:pt idx="4">
                  <c:v>1.15E-2</c:v>
                </c:pt>
                <c:pt idx="5">
                  <c:v>2.01E-2</c:v>
                </c:pt>
                <c:pt idx="6">
                  <c:v>3.8699999999999998E-2</c:v>
                </c:pt>
                <c:pt idx="7">
                  <c:v>8.8699999999999987E-2</c:v>
                </c:pt>
                <c:pt idx="8">
                  <c:v>0.14719999999999997</c:v>
                </c:pt>
                <c:pt idx="9">
                  <c:v>0.1898</c:v>
                </c:pt>
                <c:pt idx="10">
                  <c:v>0.20119999999999999</c:v>
                </c:pt>
                <c:pt idx="11">
                  <c:v>0.15560000000000002</c:v>
                </c:pt>
              </c:numCache>
            </c:numRef>
          </c:val>
          <c:smooth val="0"/>
          <c:extLst>
            <c:ext xmlns:c16="http://schemas.microsoft.com/office/drawing/2014/chart" uri="{C3380CC4-5D6E-409C-BE32-E72D297353CC}">
              <c16:uniqueId val="{00000000-D0BE-4FD0-9F38-4C4289C1156C}"/>
            </c:ext>
          </c:extLst>
        </c:ser>
        <c:ser>
          <c:idx val="1"/>
          <c:order val="1"/>
          <c:tx>
            <c:strRef>
              <c:f>'Calculations- 1 month storage'!$B$39</c:f>
              <c:strCache>
                <c:ptCount val="1"/>
                <c:pt idx="0">
                  <c:v>1-month max storage (22% Legal DT, 78% AU)</c:v>
                </c:pt>
              </c:strCache>
            </c:strRef>
          </c:tx>
          <c:spPr>
            <a:ln w="28575" cap="rnd">
              <a:solidFill>
                <a:srgbClr val="92D050"/>
              </a:solidFill>
              <a:prstDash val="dash"/>
              <a:round/>
            </a:ln>
            <a:effectLst/>
          </c:spPr>
          <c:marker>
            <c:symbol val="none"/>
          </c:marker>
          <c:dPt>
            <c:idx val="7"/>
            <c:marker>
              <c:symbol val="none"/>
            </c:marker>
            <c:bubble3D val="0"/>
            <c:extLst>
              <c:ext xmlns:c16="http://schemas.microsoft.com/office/drawing/2014/chart" uri="{C3380CC4-5D6E-409C-BE32-E72D297353CC}">
                <c16:uniqueId val="{00000001-D0BE-4FD0-9F38-4C4289C1156C}"/>
              </c:ext>
            </c:extLst>
          </c:dPt>
          <c:cat>
            <c:strRef>
              <c:f>'Calculations- 1 month storage'!$C$37:$N$37</c:f>
              <c:strCache>
                <c:ptCount val="12"/>
                <c:pt idx="0">
                  <c:v>Oct</c:v>
                </c:pt>
                <c:pt idx="1">
                  <c:v>Nov</c:v>
                </c:pt>
                <c:pt idx="2">
                  <c:v>Dec</c:v>
                </c:pt>
                <c:pt idx="3">
                  <c:v>Jan</c:v>
                </c:pt>
                <c:pt idx="4">
                  <c:v>Feb</c:v>
                </c:pt>
                <c:pt idx="5">
                  <c:v>Mar</c:v>
                </c:pt>
                <c:pt idx="6">
                  <c:v>Apr</c:v>
                </c:pt>
                <c:pt idx="7">
                  <c:v>May</c:v>
                </c:pt>
                <c:pt idx="8">
                  <c:v>Jun</c:v>
                </c:pt>
                <c:pt idx="9">
                  <c:v>Jul</c:v>
                </c:pt>
                <c:pt idx="10">
                  <c:v>Aug</c:v>
                </c:pt>
                <c:pt idx="11">
                  <c:v>Sep</c:v>
                </c:pt>
              </c:strCache>
            </c:strRef>
          </c:cat>
          <c:val>
            <c:numRef>
              <c:f>'Calculations- 1 month storage'!$C$39:$N$39</c:f>
              <c:numCache>
                <c:formatCode>0%</c:formatCode>
                <c:ptCount val="12"/>
                <c:pt idx="0">
                  <c:v>7.6829999999999996E-2</c:v>
                </c:pt>
                <c:pt idx="1">
                  <c:v>5.9600000000000007E-2</c:v>
                </c:pt>
                <c:pt idx="2">
                  <c:v>5.7416000000000009E-2</c:v>
                </c:pt>
                <c:pt idx="3">
                  <c:v>5.2970000000000003E-2</c:v>
                </c:pt>
                <c:pt idx="4">
                  <c:v>5.2970000000000003E-2</c:v>
                </c:pt>
                <c:pt idx="5">
                  <c:v>5.9678000000000009E-2</c:v>
                </c:pt>
                <c:pt idx="6">
                  <c:v>3.0186000000000001E-2</c:v>
                </c:pt>
                <c:pt idx="7">
                  <c:v>6.9185999999999998E-2</c:v>
                </c:pt>
                <c:pt idx="8">
                  <c:v>0.11481599999999997</c:v>
                </c:pt>
                <c:pt idx="9">
                  <c:v>0.14804400000000001</c:v>
                </c:pt>
                <c:pt idx="10">
                  <c:v>0.15693599999999999</c:v>
                </c:pt>
                <c:pt idx="11">
                  <c:v>0.12136800000000002</c:v>
                </c:pt>
              </c:numCache>
            </c:numRef>
          </c:val>
          <c:smooth val="0"/>
          <c:extLst>
            <c:ext xmlns:c16="http://schemas.microsoft.com/office/drawing/2014/chart" uri="{C3380CC4-5D6E-409C-BE32-E72D297353CC}">
              <c16:uniqueId val="{00000002-D0BE-4FD0-9F38-4C4289C1156C}"/>
            </c:ext>
          </c:extLst>
        </c:ser>
        <c:ser>
          <c:idx val="2"/>
          <c:order val="2"/>
          <c:tx>
            <c:strRef>
              <c:f>'Calculations- 1 month storage'!$B$40</c:f>
              <c:strCache>
                <c:ptCount val="1"/>
                <c:pt idx="0">
                  <c:v>3-Month max storage (60% Legal DT, 40% AU)</c:v>
                </c:pt>
              </c:strCache>
            </c:strRef>
          </c:tx>
          <c:spPr>
            <a:ln w="28575" cap="rnd">
              <a:solidFill>
                <a:srgbClr val="FFC000"/>
              </a:solidFill>
              <a:prstDash val="sysDash"/>
              <a:round/>
            </a:ln>
            <a:effectLst/>
          </c:spPr>
          <c:marker>
            <c:symbol val="none"/>
          </c:marker>
          <c:cat>
            <c:strRef>
              <c:f>'Calculations- 1 month storage'!$C$37:$N$37</c:f>
              <c:strCache>
                <c:ptCount val="12"/>
                <c:pt idx="0">
                  <c:v>Oct</c:v>
                </c:pt>
                <c:pt idx="1">
                  <c:v>Nov</c:v>
                </c:pt>
                <c:pt idx="2">
                  <c:v>Dec</c:v>
                </c:pt>
                <c:pt idx="3">
                  <c:v>Jan</c:v>
                </c:pt>
                <c:pt idx="4">
                  <c:v>Feb</c:v>
                </c:pt>
                <c:pt idx="5">
                  <c:v>Mar</c:v>
                </c:pt>
                <c:pt idx="6">
                  <c:v>Apr</c:v>
                </c:pt>
                <c:pt idx="7">
                  <c:v>May</c:v>
                </c:pt>
                <c:pt idx="8">
                  <c:v>Jun</c:v>
                </c:pt>
                <c:pt idx="9">
                  <c:v>Jul</c:v>
                </c:pt>
                <c:pt idx="10">
                  <c:v>Aug</c:v>
                </c:pt>
                <c:pt idx="11">
                  <c:v>Sep</c:v>
                </c:pt>
              </c:strCache>
            </c:strRef>
          </c:cat>
          <c:val>
            <c:numRef>
              <c:f>'Calculations- 1 month storage'!$C$40:$N$40</c:f>
              <c:numCache>
                <c:formatCode>0%</c:formatCode>
                <c:ptCount val="12"/>
                <c:pt idx="0">
                  <c:v>3.9399999999999998E-2</c:v>
                </c:pt>
                <c:pt idx="1">
                  <c:v>0.128</c:v>
                </c:pt>
                <c:pt idx="2">
                  <c:v>0.12687999999999999</c:v>
                </c:pt>
                <c:pt idx="3">
                  <c:v>0.12459999999999999</c:v>
                </c:pt>
                <c:pt idx="4">
                  <c:v>0.12459999999999999</c:v>
                </c:pt>
                <c:pt idx="5">
                  <c:v>0.12803999999999999</c:v>
                </c:pt>
                <c:pt idx="6">
                  <c:v>1.5480000000000001E-2</c:v>
                </c:pt>
                <c:pt idx="7">
                  <c:v>3.5479999999999998E-2</c:v>
                </c:pt>
                <c:pt idx="8">
                  <c:v>5.8879999999999988E-2</c:v>
                </c:pt>
                <c:pt idx="9">
                  <c:v>7.5920000000000001E-2</c:v>
                </c:pt>
                <c:pt idx="10">
                  <c:v>8.0479999999999996E-2</c:v>
                </c:pt>
                <c:pt idx="11">
                  <c:v>6.2240000000000011E-2</c:v>
                </c:pt>
              </c:numCache>
            </c:numRef>
          </c:val>
          <c:smooth val="0"/>
          <c:extLst>
            <c:ext xmlns:c16="http://schemas.microsoft.com/office/drawing/2014/chart" uri="{C3380CC4-5D6E-409C-BE32-E72D297353CC}">
              <c16:uniqueId val="{00000003-D0BE-4FD0-9F38-4C4289C1156C}"/>
            </c:ext>
          </c:extLst>
        </c:ser>
        <c:ser>
          <c:idx val="3"/>
          <c:order val="3"/>
          <c:tx>
            <c:strRef>
              <c:f>'Calculations- 1 month storage'!$B$41</c:f>
              <c:strCache>
                <c:ptCount val="1"/>
                <c:pt idx="0">
                  <c:v>Legal DT</c:v>
                </c:pt>
              </c:strCache>
            </c:strRef>
          </c:tx>
          <c:spPr>
            <a:ln w="28575" cap="rnd">
              <a:solidFill>
                <a:srgbClr val="C00000"/>
              </a:solidFill>
              <a:round/>
            </a:ln>
            <a:effectLst/>
          </c:spPr>
          <c:marker>
            <c:symbol val="none"/>
          </c:marker>
          <c:cat>
            <c:strRef>
              <c:f>'Calculations- 1 month storage'!$C$37:$N$37</c:f>
              <c:strCache>
                <c:ptCount val="12"/>
                <c:pt idx="0">
                  <c:v>Oct</c:v>
                </c:pt>
                <c:pt idx="1">
                  <c:v>Nov</c:v>
                </c:pt>
                <c:pt idx="2">
                  <c:v>Dec</c:v>
                </c:pt>
                <c:pt idx="3">
                  <c:v>Jan</c:v>
                </c:pt>
                <c:pt idx="4">
                  <c:v>Feb</c:v>
                </c:pt>
                <c:pt idx="5">
                  <c:v>Mar</c:v>
                </c:pt>
                <c:pt idx="6">
                  <c:v>Apr</c:v>
                </c:pt>
                <c:pt idx="7">
                  <c:v>May</c:v>
                </c:pt>
                <c:pt idx="8">
                  <c:v>Jun</c:v>
                </c:pt>
                <c:pt idx="9">
                  <c:v>Jul</c:v>
                </c:pt>
                <c:pt idx="10">
                  <c:v>Aug</c:v>
                </c:pt>
                <c:pt idx="11">
                  <c:v>Sep</c:v>
                </c:pt>
              </c:strCache>
            </c:strRef>
          </c:cat>
          <c:val>
            <c:numRef>
              <c:f>'Calculations- 1 month storage'!$C$41:$N$41</c:f>
              <c:numCache>
                <c:formatCode>0%</c:formatCode>
                <c:ptCount val="12"/>
                <c:pt idx="0">
                  <c:v>0</c:v>
                </c:pt>
                <c:pt idx="1">
                  <c:v>0.2</c:v>
                </c:pt>
                <c:pt idx="2">
                  <c:v>0.2</c:v>
                </c:pt>
                <c:pt idx="3">
                  <c:v>0.2</c:v>
                </c:pt>
                <c:pt idx="4">
                  <c:v>0.2</c:v>
                </c:pt>
                <c:pt idx="5">
                  <c:v>0.2</c:v>
                </c:pt>
                <c:pt idx="6">
                  <c:v>0</c:v>
                </c:pt>
                <c:pt idx="7">
                  <c:v>0</c:v>
                </c:pt>
                <c:pt idx="8">
                  <c:v>0</c:v>
                </c:pt>
                <c:pt idx="9">
                  <c:v>0</c:v>
                </c:pt>
                <c:pt idx="10">
                  <c:v>0</c:v>
                </c:pt>
                <c:pt idx="11">
                  <c:v>0</c:v>
                </c:pt>
              </c:numCache>
            </c:numRef>
          </c:val>
          <c:smooth val="0"/>
          <c:extLst>
            <c:ext xmlns:c16="http://schemas.microsoft.com/office/drawing/2014/chart" uri="{C3380CC4-5D6E-409C-BE32-E72D297353CC}">
              <c16:uniqueId val="{00000004-D0BE-4FD0-9F38-4C4289C1156C}"/>
            </c:ext>
          </c:extLst>
        </c:ser>
        <c:dLbls>
          <c:showLegendKey val="0"/>
          <c:showVal val="0"/>
          <c:showCatName val="0"/>
          <c:showSerName val="0"/>
          <c:showPercent val="0"/>
          <c:showBubbleSize val="0"/>
        </c:dLbls>
        <c:smooth val="0"/>
        <c:axId val="3057935"/>
        <c:axId val="2046440431"/>
      </c:lineChart>
      <c:catAx>
        <c:axId val="305793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2046440431"/>
        <c:crosses val="autoZero"/>
        <c:auto val="1"/>
        <c:lblAlgn val="ctr"/>
        <c:lblOffset val="100"/>
        <c:noMultiLvlLbl val="0"/>
      </c:catAx>
      <c:valAx>
        <c:axId val="2046440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200"/>
                  <a:t>Monthly DT % of Annual DT</a:t>
                </a: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305793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Cannabis (Imagery) DT and</a:t>
            </a:r>
            <a:r>
              <a:rPr lang="en-US" baseline="0"/>
              <a:t> AU</a:t>
            </a:r>
            <a:r>
              <a:rPr lang="en-US"/>
              <a:t> totals for SFER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'Cannabis DT and AU totals'!$A$3</c:f>
              <c:strCache>
                <c:ptCount val="1"/>
                <c:pt idx="0">
                  <c:v>AU (no storage)</c:v>
                </c:pt>
              </c:strCache>
            </c:strRef>
          </c:tx>
          <c:spPr>
            <a:ln w="28575" cap="rnd">
              <a:solidFill>
                <a:srgbClr val="00B0F0"/>
              </a:solidFill>
              <a:round/>
            </a:ln>
            <a:effectLst/>
          </c:spPr>
          <c:marker>
            <c:symbol val="none"/>
          </c:marker>
          <c:cat>
            <c:strRef>
              <c:f>'Cannabis DT and AU totals'!$C$2:$N$2</c:f>
              <c:strCache>
                <c:ptCount val="12"/>
                <c:pt idx="0">
                  <c:v>Oct</c:v>
                </c:pt>
                <c:pt idx="1">
                  <c:v>Nov</c:v>
                </c:pt>
                <c:pt idx="2">
                  <c:v>Dec</c:v>
                </c:pt>
                <c:pt idx="3">
                  <c:v>Jan</c:v>
                </c:pt>
                <c:pt idx="4">
                  <c:v>Feb</c:v>
                </c:pt>
                <c:pt idx="5">
                  <c:v>Mar</c:v>
                </c:pt>
                <c:pt idx="6">
                  <c:v>Apr</c:v>
                </c:pt>
                <c:pt idx="7">
                  <c:v>May</c:v>
                </c:pt>
                <c:pt idx="8">
                  <c:v>Jun</c:v>
                </c:pt>
                <c:pt idx="9">
                  <c:v>Jul</c:v>
                </c:pt>
                <c:pt idx="10">
                  <c:v>Aug</c:v>
                </c:pt>
                <c:pt idx="11">
                  <c:v>Sep</c:v>
                </c:pt>
              </c:strCache>
            </c:strRef>
          </c:cat>
          <c:val>
            <c:numRef>
              <c:f>'Cannabis DT and AU totals'!$C$3:$N$3</c:f>
              <c:numCache>
                <c:formatCode>0</c:formatCode>
                <c:ptCount val="12"/>
                <c:pt idx="0" formatCode="General">
                  <c:v>86.50382363602364</c:v>
                </c:pt>
                <c:pt idx="1">
                  <c:v>16.975679729528981</c:v>
                </c:pt>
                <c:pt idx="2">
                  <c:v>6.8624148763857598</c:v>
                </c:pt>
                <c:pt idx="3">
                  <c:v>6.8624148763857598</c:v>
                </c:pt>
                <c:pt idx="4">
                  <c:v>6.8624148763857598</c:v>
                </c:pt>
                <c:pt idx="5">
                  <c:v>10.29362231457865</c:v>
                </c:pt>
                <c:pt idx="6">
                  <c:v>22.212669617536008</c:v>
                </c:pt>
                <c:pt idx="7">
                  <c:v>64.651868941358458</c:v>
                </c:pt>
                <c:pt idx="8">
                  <c:v>130.74880540966026</c:v>
                </c:pt>
                <c:pt idx="9">
                  <c:v>161.08859996909001</c:v>
                </c:pt>
                <c:pt idx="10">
                  <c:v>188.17754455176222</c:v>
                </c:pt>
                <c:pt idx="11">
                  <c:v>147.54412767775383</c:v>
                </c:pt>
              </c:numCache>
            </c:numRef>
          </c:val>
          <c:smooth val="0"/>
          <c:extLst>
            <c:ext xmlns:c16="http://schemas.microsoft.com/office/drawing/2014/chart" uri="{C3380CC4-5D6E-409C-BE32-E72D297353CC}">
              <c16:uniqueId val="{00000000-C197-4C88-B423-A867C5761366}"/>
            </c:ext>
          </c:extLst>
        </c:ser>
        <c:ser>
          <c:idx val="1"/>
          <c:order val="1"/>
          <c:tx>
            <c:strRef>
              <c:f>'Cannabis DT and AU totals'!$A$4</c:f>
              <c:strCache>
                <c:ptCount val="1"/>
                <c:pt idx="0">
                  <c:v>1-month max storage</c:v>
                </c:pt>
              </c:strCache>
            </c:strRef>
          </c:tx>
          <c:spPr>
            <a:ln w="28575" cap="rnd">
              <a:solidFill>
                <a:srgbClr val="92D050"/>
              </a:solidFill>
              <a:round/>
            </a:ln>
            <a:effectLst/>
          </c:spPr>
          <c:marker>
            <c:symbol val="none"/>
          </c:marker>
          <c:cat>
            <c:strRef>
              <c:f>'Cannabis DT and AU totals'!$C$2:$N$2</c:f>
              <c:strCache>
                <c:ptCount val="12"/>
                <c:pt idx="0">
                  <c:v>Oct</c:v>
                </c:pt>
                <c:pt idx="1">
                  <c:v>Nov</c:v>
                </c:pt>
                <c:pt idx="2">
                  <c:v>Dec</c:v>
                </c:pt>
                <c:pt idx="3">
                  <c:v>Jan</c:v>
                </c:pt>
                <c:pt idx="4">
                  <c:v>Feb</c:v>
                </c:pt>
                <c:pt idx="5">
                  <c:v>Mar</c:v>
                </c:pt>
                <c:pt idx="6">
                  <c:v>Apr</c:v>
                </c:pt>
                <c:pt idx="7">
                  <c:v>May</c:v>
                </c:pt>
                <c:pt idx="8">
                  <c:v>Jun</c:v>
                </c:pt>
                <c:pt idx="9">
                  <c:v>Jul</c:v>
                </c:pt>
                <c:pt idx="10">
                  <c:v>Aug</c:v>
                </c:pt>
                <c:pt idx="11">
                  <c:v>Sep</c:v>
                </c:pt>
              </c:strCache>
            </c:strRef>
          </c:cat>
          <c:val>
            <c:numRef>
              <c:f>'Cannabis DT and AU totals'!$C$4:$N$4</c:f>
              <c:numCache>
                <c:formatCode>0</c:formatCode>
                <c:ptCount val="12"/>
                <c:pt idx="0" formatCode="General">
                  <c:v>67.472982436098405</c:v>
                </c:pt>
                <c:pt idx="1">
                  <c:v>50.587525593996382</c:v>
                </c:pt>
                <c:pt idx="2">
                  <c:v>42.699179008544697</c:v>
                </c:pt>
                <c:pt idx="3">
                  <c:v>42.699179008544697</c:v>
                </c:pt>
                <c:pt idx="4">
                  <c:v>42.699179008544697</c:v>
                </c:pt>
                <c:pt idx="5">
                  <c:v>45.375520810335111</c:v>
                </c:pt>
                <c:pt idx="6">
                  <c:v>17.325882301678085</c:v>
                </c:pt>
                <c:pt idx="7">
                  <c:v>50.428457774259627</c:v>
                </c:pt>
                <c:pt idx="8">
                  <c:v>101.98406821953505</c:v>
                </c:pt>
                <c:pt idx="9">
                  <c:v>125.64910797589025</c:v>
                </c:pt>
                <c:pt idx="10">
                  <c:v>146.77848475037447</c:v>
                </c:pt>
                <c:pt idx="11">
                  <c:v>115.08441958864802</c:v>
                </c:pt>
              </c:numCache>
            </c:numRef>
          </c:val>
          <c:smooth val="0"/>
          <c:extLst>
            <c:ext xmlns:c16="http://schemas.microsoft.com/office/drawing/2014/chart" uri="{C3380CC4-5D6E-409C-BE32-E72D297353CC}">
              <c16:uniqueId val="{00000001-C197-4C88-B423-A867C5761366}"/>
            </c:ext>
          </c:extLst>
        </c:ser>
        <c:ser>
          <c:idx val="2"/>
          <c:order val="2"/>
          <c:tx>
            <c:strRef>
              <c:f>'Cannabis DT and AU totals'!$A$5</c:f>
              <c:strCache>
                <c:ptCount val="1"/>
                <c:pt idx="0">
                  <c:v>3-months max storage</c:v>
                </c:pt>
              </c:strCache>
            </c:strRef>
          </c:tx>
          <c:spPr>
            <a:ln w="28575" cap="rnd">
              <a:solidFill>
                <a:srgbClr val="FFC000"/>
              </a:solidFill>
              <a:round/>
            </a:ln>
            <a:effectLst/>
          </c:spPr>
          <c:marker>
            <c:symbol val="none"/>
          </c:marker>
          <c:cat>
            <c:strRef>
              <c:f>'Cannabis DT and AU totals'!$C$2:$N$2</c:f>
              <c:strCache>
                <c:ptCount val="12"/>
                <c:pt idx="0">
                  <c:v>Oct</c:v>
                </c:pt>
                <c:pt idx="1">
                  <c:v>Nov</c:v>
                </c:pt>
                <c:pt idx="2">
                  <c:v>Dec</c:v>
                </c:pt>
                <c:pt idx="3">
                  <c:v>Jan</c:v>
                </c:pt>
                <c:pt idx="4">
                  <c:v>Feb</c:v>
                </c:pt>
                <c:pt idx="5">
                  <c:v>Mar</c:v>
                </c:pt>
                <c:pt idx="6">
                  <c:v>Apr</c:v>
                </c:pt>
                <c:pt idx="7">
                  <c:v>May</c:v>
                </c:pt>
                <c:pt idx="8">
                  <c:v>Jun</c:v>
                </c:pt>
                <c:pt idx="9">
                  <c:v>Jul</c:v>
                </c:pt>
                <c:pt idx="10">
                  <c:v>Aug</c:v>
                </c:pt>
                <c:pt idx="11">
                  <c:v>Sep</c:v>
                </c:pt>
              </c:strCache>
            </c:strRef>
          </c:cat>
          <c:val>
            <c:numRef>
              <c:f>'Cannabis DT and AU totals'!$C$5:$N$5</c:f>
              <c:numCache>
                <c:formatCode>General</c:formatCode>
                <c:ptCount val="12"/>
                <c:pt idx="0">
                  <c:v>34.601529454409487</c:v>
                </c:pt>
                <c:pt idx="1">
                  <c:v>108.64435026898549</c:v>
                </c:pt>
                <c:pt idx="2">
                  <c:v>104.59904432772818</c:v>
                </c:pt>
                <c:pt idx="3">
                  <c:v>104.59904432772818</c:v>
                </c:pt>
                <c:pt idx="4">
                  <c:v>104.59904432772818</c:v>
                </c:pt>
                <c:pt idx="5" formatCode="0">
                  <c:v>105.9715273030053</c:v>
                </c:pt>
                <c:pt idx="6" formatCode="0">
                  <c:v>8.8850678470144135</c:v>
                </c:pt>
                <c:pt idx="7" formatCode="0">
                  <c:v>25.860747576543389</c:v>
                </c:pt>
                <c:pt idx="8" formatCode="0">
                  <c:v>52.29952216386409</c:v>
                </c:pt>
                <c:pt idx="9" formatCode="0">
                  <c:v>64.435439987636002</c:v>
                </c:pt>
                <c:pt idx="10" formatCode="0">
                  <c:v>75.27101782070487</c:v>
                </c:pt>
                <c:pt idx="11" formatCode="0">
                  <c:v>59.017651071101525</c:v>
                </c:pt>
              </c:numCache>
            </c:numRef>
          </c:val>
          <c:smooth val="0"/>
          <c:extLst>
            <c:ext xmlns:c16="http://schemas.microsoft.com/office/drawing/2014/chart" uri="{C3380CC4-5D6E-409C-BE32-E72D297353CC}">
              <c16:uniqueId val="{00000002-C197-4C88-B423-A867C5761366}"/>
            </c:ext>
          </c:extLst>
        </c:ser>
        <c:ser>
          <c:idx val="3"/>
          <c:order val="3"/>
          <c:tx>
            <c:strRef>
              <c:f>'Cannabis DT and AU totals'!$A$6</c:f>
              <c:strCache>
                <c:ptCount val="1"/>
                <c:pt idx="0">
                  <c:v>Legal DT</c:v>
                </c:pt>
              </c:strCache>
            </c:strRef>
          </c:tx>
          <c:spPr>
            <a:ln w="28575" cap="rnd">
              <a:solidFill>
                <a:srgbClr val="C00000"/>
              </a:solidFill>
              <a:round/>
            </a:ln>
            <a:effectLst/>
          </c:spPr>
          <c:marker>
            <c:symbol val="none"/>
          </c:marker>
          <c:cat>
            <c:strRef>
              <c:f>'Cannabis DT and AU totals'!$C$2:$N$2</c:f>
              <c:strCache>
                <c:ptCount val="12"/>
                <c:pt idx="0">
                  <c:v>Oct</c:v>
                </c:pt>
                <c:pt idx="1">
                  <c:v>Nov</c:v>
                </c:pt>
                <c:pt idx="2">
                  <c:v>Dec</c:v>
                </c:pt>
                <c:pt idx="3">
                  <c:v>Jan</c:v>
                </c:pt>
                <c:pt idx="4">
                  <c:v>Feb</c:v>
                </c:pt>
                <c:pt idx="5">
                  <c:v>Mar</c:v>
                </c:pt>
                <c:pt idx="6">
                  <c:v>Apr</c:v>
                </c:pt>
                <c:pt idx="7">
                  <c:v>May</c:v>
                </c:pt>
                <c:pt idx="8">
                  <c:v>Jun</c:v>
                </c:pt>
                <c:pt idx="9">
                  <c:v>Jul</c:v>
                </c:pt>
                <c:pt idx="10">
                  <c:v>Aug</c:v>
                </c:pt>
                <c:pt idx="11">
                  <c:v>Sep</c:v>
                </c:pt>
              </c:strCache>
            </c:strRef>
          </c:cat>
          <c:val>
            <c:numRef>
              <c:f>'Cannabis DT and AU totals'!$C$6:$N$6</c:f>
              <c:numCache>
                <c:formatCode>General</c:formatCode>
                <c:ptCount val="12"/>
                <c:pt idx="0">
                  <c:v>0</c:v>
                </c:pt>
                <c:pt idx="1">
                  <c:v>169.75679729528972</c:v>
                </c:pt>
                <c:pt idx="2">
                  <c:v>169.75679729528972</c:v>
                </c:pt>
                <c:pt idx="3">
                  <c:v>169.75679729528972</c:v>
                </c:pt>
                <c:pt idx="4">
                  <c:v>169.75679729528972</c:v>
                </c:pt>
                <c:pt idx="5" formatCode="0">
                  <c:v>169.75679729528972</c:v>
                </c:pt>
                <c:pt idx="6" formatCode="0">
                  <c:v>0</c:v>
                </c:pt>
                <c:pt idx="7" formatCode="0">
                  <c:v>0</c:v>
                </c:pt>
                <c:pt idx="8" formatCode="0">
                  <c:v>0</c:v>
                </c:pt>
                <c:pt idx="9" formatCode="0">
                  <c:v>0</c:v>
                </c:pt>
                <c:pt idx="10" formatCode="0">
                  <c:v>0</c:v>
                </c:pt>
                <c:pt idx="11" formatCode="0">
                  <c:v>0</c:v>
                </c:pt>
              </c:numCache>
            </c:numRef>
          </c:val>
          <c:smooth val="0"/>
          <c:extLst>
            <c:ext xmlns:c16="http://schemas.microsoft.com/office/drawing/2014/chart" uri="{C3380CC4-5D6E-409C-BE32-E72D297353CC}">
              <c16:uniqueId val="{00000003-C197-4C88-B423-A867C5761366}"/>
            </c:ext>
          </c:extLst>
        </c:ser>
        <c:dLbls>
          <c:showLegendKey val="0"/>
          <c:showVal val="0"/>
          <c:showCatName val="0"/>
          <c:showSerName val="0"/>
          <c:showPercent val="0"/>
          <c:showBubbleSize val="0"/>
        </c:dLbls>
        <c:smooth val="0"/>
        <c:axId val="3057935"/>
        <c:axId val="2046440431"/>
      </c:lineChart>
      <c:catAx>
        <c:axId val="305793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2046440431"/>
        <c:crosses val="autoZero"/>
        <c:auto val="1"/>
        <c:lblAlgn val="ctr"/>
        <c:lblOffset val="100"/>
        <c:noMultiLvlLbl val="0"/>
      </c:catAx>
      <c:valAx>
        <c:axId val="2046440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200"/>
                  <a:t>Monthly Volume (AF)</a:t>
                </a: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305793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Illegal domestic monthly AU/capita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'Monthly Distributions'!$B$26</c:f>
              <c:strCache>
                <c:ptCount val="1"/>
                <c:pt idx="0">
                  <c:v>AU (Amount Used)</c:v>
                </c:pt>
              </c:strCache>
            </c:strRef>
          </c:tx>
          <c:spPr>
            <a:ln w="28575" cap="rnd">
              <a:solidFill>
                <a:schemeClr val="accent1"/>
              </a:solidFill>
              <a:round/>
            </a:ln>
            <a:effectLst/>
          </c:spPr>
          <c:marker>
            <c:symbol val="none"/>
          </c:marker>
          <c:cat>
            <c:strRef>
              <c:f>'Monthly Distributions'!$C$24:$N$24</c:f>
              <c:strCache>
                <c:ptCount val="12"/>
                <c:pt idx="0">
                  <c:v>Oct</c:v>
                </c:pt>
                <c:pt idx="1">
                  <c:v>Nov</c:v>
                </c:pt>
                <c:pt idx="2">
                  <c:v>Dec</c:v>
                </c:pt>
                <c:pt idx="3">
                  <c:v>Jan</c:v>
                </c:pt>
                <c:pt idx="4">
                  <c:v>Feb</c:v>
                </c:pt>
                <c:pt idx="5">
                  <c:v>Mar</c:v>
                </c:pt>
                <c:pt idx="6">
                  <c:v>Apr</c:v>
                </c:pt>
                <c:pt idx="7">
                  <c:v>May</c:v>
                </c:pt>
                <c:pt idx="8">
                  <c:v>Jun</c:v>
                </c:pt>
                <c:pt idx="9">
                  <c:v>Jul</c:v>
                </c:pt>
                <c:pt idx="10">
                  <c:v>Aug</c:v>
                </c:pt>
                <c:pt idx="11">
                  <c:v>Sep</c:v>
                </c:pt>
              </c:strCache>
            </c:strRef>
          </c:cat>
          <c:val>
            <c:numRef>
              <c:f>'Monthly Distributions'!$C$26:$N$26</c:f>
              <c:numCache>
                <c:formatCode>0</c:formatCode>
                <c:ptCount val="12"/>
                <c:pt idx="0">
                  <c:v>94.181450322580645</c:v>
                </c:pt>
                <c:pt idx="1">
                  <c:v>60.825520000000004</c:v>
                </c:pt>
                <c:pt idx="2">
                  <c:v>82.408769032258078</c:v>
                </c:pt>
                <c:pt idx="3">
                  <c:v>70.636087741935498</c:v>
                </c:pt>
                <c:pt idx="4">
                  <c:v>65.170200000000008</c:v>
                </c:pt>
                <c:pt idx="5">
                  <c:v>70.636087741935498</c:v>
                </c:pt>
                <c:pt idx="6">
                  <c:v>85.155728000000011</c:v>
                </c:pt>
                <c:pt idx="7">
                  <c:v>117.72681290322582</c:v>
                </c:pt>
                <c:pt idx="8">
                  <c:v>133.81614400000001</c:v>
                </c:pt>
                <c:pt idx="9">
                  <c:v>153.04485677419353</c:v>
                </c:pt>
                <c:pt idx="10">
                  <c:v>141.272175483871</c:v>
                </c:pt>
                <c:pt idx="11">
                  <c:v>121.65104000000001</c:v>
                </c:pt>
              </c:numCache>
            </c:numRef>
          </c:val>
          <c:smooth val="0"/>
          <c:extLst>
            <c:ext xmlns:c16="http://schemas.microsoft.com/office/drawing/2014/chart" uri="{C3380CC4-5D6E-409C-BE32-E72D297353CC}">
              <c16:uniqueId val="{00000000-7705-47BC-9F31-D6B3D76ABF7C}"/>
            </c:ext>
          </c:extLst>
        </c:ser>
        <c:dLbls>
          <c:showLegendKey val="0"/>
          <c:showVal val="0"/>
          <c:showCatName val="0"/>
          <c:showSerName val="0"/>
          <c:showPercent val="0"/>
          <c:showBubbleSize val="0"/>
        </c:dLbls>
        <c:smooth val="0"/>
        <c:axId val="1791886512"/>
        <c:axId val="1952550544"/>
      </c:lineChart>
      <c:catAx>
        <c:axId val="17918865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52550544"/>
        <c:crosses val="autoZero"/>
        <c:auto val="1"/>
        <c:lblAlgn val="ctr"/>
        <c:lblOffset val="100"/>
        <c:noMultiLvlLbl val="0"/>
      </c:catAx>
      <c:valAx>
        <c:axId val="19525505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Gallons/Person/Day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918865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Reported Scenario</a:t>
            </a:r>
            <a:r>
              <a:rPr lang="en-US" baseline="0"/>
              <a:t> eWRIMS DT by Data Source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'5a. Watershed Summary Report'!$A$60</c:f>
              <c:strCache>
                <c:ptCount val="1"/>
                <c:pt idx="0">
                  <c:v>1. Manual Override</c:v>
                </c:pt>
              </c:strCache>
            </c:strRef>
          </c:tx>
          <c:spPr>
            <a:solidFill>
              <a:schemeClr val="accent1"/>
            </a:solidFill>
            <a:ln>
              <a:noFill/>
            </a:ln>
            <a:effectLst/>
          </c:spPr>
          <c:invertIfNegative val="0"/>
          <c:cat>
            <c:strRef>
              <c:f>'5a. Watershed Summary Report'!$X$59:$AI$59</c:f>
              <c:strCache>
                <c:ptCount val="12"/>
                <c:pt idx="0">
                  <c:v>Oct</c:v>
                </c:pt>
                <c:pt idx="1">
                  <c:v>Nov</c:v>
                </c:pt>
                <c:pt idx="2">
                  <c:v>Dec</c:v>
                </c:pt>
                <c:pt idx="3">
                  <c:v>Jan</c:v>
                </c:pt>
                <c:pt idx="4">
                  <c:v>Feb</c:v>
                </c:pt>
                <c:pt idx="5">
                  <c:v>Mar</c:v>
                </c:pt>
                <c:pt idx="6">
                  <c:v>Apr</c:v>
                </c:pt>
                <c:pt idx="7">
                  <c:v>May</c:v>
                </c:pt>
                <c:pt idx="8">
                  <c:v>Jun</c:v>
                </c:pt>
                <c:pt idx="9">
                  <c:v>Jul</c:v>
                </c:pt>
                <c:pt idx="10">
                  <c:v>Aug</c:v>
                </c:pt>
                <c:pt idx="11">
                  <c:v>Sep</c:v>
                </c:pt>
              </c:strCache>
            </c:strRef>
          </c:cat>
          <c:val>
            <c:numRef>
              <c:f>'5a. Watershed Summary Report'!$X$60:$AI$60</c:f>
              <c:numCache>
                <c:formatCode>General</c:formatCode>
                <c:ptCount val="12"/>
                <c:pt idx="0">
                  <c:v>1.0988154411315918</c:v>
                </c:pt>
                <c:pt idx="1">
                  <c:v>1.1593564748764038</c:v>
                </c:pt>
                <c:pt idx="2">
                  <c:v>1.1219093799591064</c:v>
                </c:pt>
                <c:pt idx="3">
                  <c:v>1.1206964254379272</c:v>
                </c:pt>
                <c:pt idx="4">
                  <c:v>1.1105694770812988</c:v>
                </c:pt>
                <c:pt idx="5">
                  <c:v>1.1206964254379272</c:v>
                </c:pt>
                <c:pt idx="6">
                  <c:v>1.1308209896087646</c:v>
                </c:pt>
                <c:pt idx="7">
                  <c:v>1.1280719041824341</c:v>
                </c:pt>
                <c:pt idx="8">
                  <c:v>1.1308099031448364</c:v>
                </c:pt>
                <c:pt idx="9">
                  <c:v>1.1294288635253906</c:v>
                </c:pt>
                <c:pt idx="10">
                  <c:v>1.1294288635253906</c:v>
                </c:pt>
                <c:pt idx="11">
                  <c:v>1.1140064001083374</c:v>
                </c:pt>
              </c:numCache>
            </c:numRef>
          </c:val>
          <c:extLst>
            <c:ext xmlns:c16="http://schemas.microsoft.com/office/drawing/2014/chart" uri="{C3380CC4-5D6E-409C-BE32-E72D297353CC}">
              <c16:uniqueId val="{00000000-BE03-4177-B1BC-FB5DA2E5068F}"/>
            </c:ext>
          </c:extLst>
        </c:ser>
        <c:ser>
          <c:idx val="1"/>
          <c:order val="1"/>
          <c:tx>
            <c:strRef>
              <c:f>'5a. Watershed Summary Report'!$A$61</c:f>
              <c:strCache>
                <c:ptCount val="1"/>
                <c:pt idx="0">
                  <c:v>2. Outdated Duplicate</c:v>
                </c:pt>
              </c:strCache>
            </c:strRef>
          </c:tx>
          <c:spPr>
            <a:solidFill>
              <a:schemeClr val="accent2"/>
            </a:solidFill>
            <a:ln>
              <a:noFill/>
            </a:ln>
            <a:effectLst/>
          </c:spPr>
          <c:invertIfNegative val="0"/>
          <c:cat>
            <c:strRef>
              <c:f>'5a. Watershed Summary Report'!$X$59:$AI$59</c:f>
              <c:strCache>
                <c:ptCount val="12"/>
                <c:pt idx="0">
                  <c:v>Oct</c:v>
                </c:pt>
                <c:pt idx="1">
                  <c:v>Nov</c:v>
                </c:pt>
                <c:pt idx="2">
                  <c:v>Dec</c:v>
                </c:pt>
                <c:pt idx="3">
                  <c:v>Jan</c:v>
                </c:pt>
                <c:pt idx="4">
                  <c:v>Feb</c:v>
                </c:pt>
                <c:pt idx="5">
                  <c:v>Mar</c:v>
                </c:pt>
                <c:pt idx="6">
                  <c:v>Apr</c:v>
                </c:pt>
                <c:pt idx="7">
                  <c:v>May</c:v>
                </c:pt>
                <c:pt idx="8">
                  <c:v>Jun</c:v>
                </c:pt>
                <c:pt idx="9">
                  <c:v>Jul</c:v>
                </c:pt>
                <c:pt idx="10">
                  <c:v>Aug</c:v>
                </c:pt>
                <c:pt idx="11">
                  <c:v>Sep</c:v>
                </c:pt>
              </c:strCache>
            </c:strRef>
          </c:cat>
          <c:val>
            <c:numRef>
              <c:f>'5a. Watershed Summary Report'!$X$61:$AI$61</c:f>
              <c:numCache>
                <c:formatCode>General</c:formatCode>
                <c:ptCount val="12"/>
                <c:pt idx="0">
                  <c:v>0</c:v>
                </c:pt>
                <c:pt idx="1">
                  <c:v>0</c:v>
                </c:pt>
                <c:pt idx="2">
                  <c:v>0</c:v>
                </c:pt>
                <c:pt idx="3">
                  <c:v>0</c:v>
                </c:pt>
                <c:pt idx="4">
                  <c:v>0</c:v>
                </c:pt>
                <c:pt idx="5">
                  <c:v>0</c:v>
                </c:pt>
                <c:pt idx="6">
                  <c:v>0</c:v>
                </c:pt>
                <c:pt idx="7">
                  <c:v>0</c:v>
                </c:pt>
                <c:pt idx="8">
                  <c:v>0</c:v>
                </c:pt>
                <c:pt idx="9">
                  <c:v>0</c:v>
                </c:pt>
                <c:pt idx="10">
                  <c:v>0</c:v>
                </c:pt>
                <c:pt idx="11">
                  <c:v>0</c:v>
                </c:pt>
              </c:numCache>
            </c:numRef>
          </c:val>
          <c:extLst>
            <c:ext xmlns:c16="http://schemas.microsoft.com/office/drawing/2014/chart" uri="{C3380CC4-5D6E-409C-BE32-E72D297353CC}">
              <c16:uniqueId val="{00000001-BE03-4177-B1BC-FB5DA2E5068F}"/>
            </c:ext>
          </c:extLst>
        </c:ser>
        <c:ser>
          <c:idx val="2"/>
          <c:order val="2"/>
          <c:tx>
            <c:strRef>
              <c:f>'5a. Watershed Summary Report'!$A$62</c:f>
              <c:strCache>
                <c:ptCount val="1"/>
                <c:pt idx="0">
                  <c:v>3. Ineligible Type</c:v>
                </c:pt>
              </c:strCache>
            </c:strRef>
          </c:tx>
          <c:spPr>
            <a:solidFill>
              <a:schemeClr val="accent3"/>
            </a:solidFill>
            <a:ln>
              <a:noFill/>
            </a:ln>
            <a:effectLst/>
          </c:spPr>
          <c:invertIfNegative val="0"/>
          <c:cat>
            <c:strRef>
              <c:f>'5a. Watershed Summary Report'!$X$59:$AI$59</c:f>
              <c:strCache>
                <c:ptCount val="12"/>
                <c:pt idx="0">
                  <c:v>Oct</c:v>
                </c:pt>
                <c:pt idx="1">
                  <c:v>Nov</c:v>
                </c:pt>
                <c:pt idx="2">
                  <c:v>Dec</c:v>
                </c:pt>
                <c:pt idx="3">
                  <c:v>Jan</c:v>
                </c:pt>
                <c:pt idx="4">
                  <c:v>Feb</c:v>
                </c:pt>
                <c:pt idx="5">
                  <c:v>Mar</c:v>
                </c:pt>
                <c:pt idx="6">
                  <c:v>Apr</c:v>
                </c:pt>
                <c:pt idx="7">
                  <c:v>May</c:v>
                </c:pt>
                <c:pt idx="8">
                  <c:v>Jun</c:v>
                </c:pt>
                <c:pt idx="9">
                  <c:v>Jul</c:v>
                </c:pt>
                <c:pt idx="10">
                  <c:v>Aug</c:v>
                </c:pt>
                <c:pt idx="11">
                  <c:v>Sep</c:v>
                </c:pt>
              </c:strCache>
            </c:strRef>
          </c:cat>
          <c:val>
            <c:numRef>
              <c:f>'5a. Watershed Summary Report'!$X$62:$AI$62</c:f>
              <c:numCache>
                <c:formatCode>General</c:formatCode>
                <c:ptCount val="12"/>
                <c:pt idx="0">
                  <c:v>0</c:v>
                </c:pt>
                <c:pt idx="1">
                  <c:v>0</c:v>
                </c:pt>
                <c:pt idx="2">
                  <c:v>0</c:v>
                </c:pt>
                <c:pt idx="3">
                  <c:v>0</c:v>
                </c:pt>
                <c:pt idx="4">
                  <c:v>0</c:v>
                </c:pt>
                <c:pt idx="5">
                  <c:v>0</c:v>
                </c:pt>
                <c:pt idx="6">
                  <c:v>0</c:v>
                </c:pt>
                <c:pt idx="7">
                  <c:v>0</c:v>
                </c:pt>
                <c:pt idx="8">
                  <c:v>0</c:v>
                </c:pt>
                <c:pt idx="9">
                  <c:v>0</c:v>
                </c:pt>
                <c:pt idx="10">
                  <c:v>0</c:v>
                </c:pt>
                <c:pt idx="11">
                  <c:v>0</c:v>
                </c:pt>
              </c:numCache>
            </c:numRef>
          </c:val>
          <c:extLst>
            <c:ext xmlns:c16="http://schemas.microsoft.com/office/drawing/2014/chart" uri="{C3380CC4-5D6E-409C-BE32-E72D297353CC}">
              <c16:uniqueId val="{00000002-BE03-4177-B1BC-FB5DA2E5068F}"/>
            </c:ext>
          </c:extLst>
        </c:ser>
        <c:ser>
          <c:idx val="3"/>
          <c:order val="3"/>
          <c:tx>
            <c:strRef>
              <c:f>'5a. Watershed Summary Report'!$A$63</c:f>
              <c:strCache>
                <c:ptCount val="1"/>
                <c:pt idx="0">
                  <c:v>4. Reported DT</c:v>
                </c:pt>
              </c:strCache>
            </c:strRef>
          </c:tx>
          <c:spPr>
            <a:solidFill>
              <a:schemeClr val="accent4"/>
            </a:solidFill>
            <a:ln>
              <a:noFill/>
            </a:ln>
            <a:effectLst/>
          </c:spPr>
          <c:invertIfNegative val="0"/>
          <c:cat>
            <c:strRef>
              <c:f>'5a. Watershed Summary Report'!$X$59:$AI$59</c:f>
              <c:strCache>
                <c:ptCount val="12"/>
                <c:pt idx="0">
                  <c:v>Oct</c:v>
                </c:pt>
                <c:pt idx="1">
                  <c:v>Nov</c:v>
                </c:pt>
                <c:pt idx="2">
                  <c:v>Dec</c:v>
                </c:pt>
                <c:pt idx="3">
                  <c:v>Jan</c:v>
                </c:pt>
                <c:pt idx="4">
                  <c:v>Feb</c:v>
                </c:pt>
                <c:pt idx="5">
                  <c:v>Mar</c:v>
                </c:pt>
                <c:pt idx="6">
                  <c:v>Apr</c:v>
                </c:pt>
                <c:pt idx="7">
                  <c:v>May</c:v>
                </c:pt>
                <c:pt idx="8">
                  <c:v>Jun</c:v>
                </c:pt>
                <c:pt idx="9">
                  <c:v>Jul</c:v>
                </c:pt>
                <c:pt idx="10">
                  <c:v>Aug</c:v>
                </c:pt>
                <c:pt idx="11">
                  <c:v>Sep</c:v>
                </c:pt>
              </c:strCache>
            </c:strRef>
          </c:cat>
          <c:val>
            <c:numRef>
              <c:f>'5a. Watershed Summary Report'!$X$63:$AI$63</c:f>
              <c:numCache>
                <c:formatCode>General</c:formatCode>
                <c:ptCount val="12"/>
                <c:pt idx="0">
                  <c:v>279.03665161132813</c:v>
                </c:pt>
                <c:pt idx="1">
                  <c:v>484.9549560546875</c:v>
                </c:pt>
                <c:pt idx="2">
                  <c:v>221.06277465820313</c:v>
                </c:pt>
                <c:pt idx="3">
                  <c:v>271.2327880859375</c:v>
                </c:pt>
                <c:pt idx="4">
                  <c:v>261.48788452148438</c:v>
                </c:pt>
                <c:pt idx="5">
                  <c:v>255.14976501464844</c:v>
                </c:pt>
                <c:pt idx="6">
                  <c:v>221.35202026367188</c:v>
                </c:pt>
                <c:pt idx="7">
                  <c:v>236.04066467285156</c:v>
                </c:pt>
                <c:pt idx="8">
                  <c:v>328.96847534179688</c:v>
                </c:pt>
                <c:pt idx="9">
                  <c:v>372.73953247070313</c:v>
                </c:pt>
                <c:pt idx="10">
                  <c:v>380.91281127929688</c:v>
                </c:pt>
                <c:pt idx="11">
                  <c:v>320.6917724609375</c:v>
                </c:pt>
              </c:numCache>
            </c:numRef>
          </c:val>
          <c:extLst>
            <c:ext xmlns:c16="http://schemas.microsoft.com/office/drawing/2014/chart" uri="{C3380CC4-5D6E-409C-BE32-E72D297353CC}">
              <c16:uniqueId val="{00000003-BE03-4177-B1BC-FB5DA2E5068F}"/>
            </c:ext>
          </c:extLst>
        </c:ser>
        <c:ser>
          <c:idx val="4"/>
          <c:order val="4"/>
          <c:tx>
            <c:strRef>
              <c:f>'5a. Watershed Summary Report'!$A$64</c:f>
              <c:strCache>
                <c:ptCount val="1"/>
                <c:pt idx="0">
                  <c:v>5. Both FV and Allowed DT</c:v>
                </c:pt>
              </c:strCache>
            </c:strRef>
          </c:tx>
          <c:spPr>
            <a:solidFill>
              <a:schemeClr val="accent5"/>
            </a:solidFill>
            <a:ln>
              <a:noFill/>
            </a:ln>
            <a:effectLst/>
          </c:spPr>
          <c:invertIfNegative val="0"/>
          <c:cat>
            <c:strRef>
              <c:f>'5a. Watershed Summary Report'!$X$59:$AI$59</c:f>
              <c:strCache>
                <c:ptCount val="12"/>
                <c:pt idx="0">
                  <c:v>Oct</c:v>
                </c:pt>
                <c:pt idx="1">
                  <c:v>Nov</c:v>
                </c:pt>
                <c:pt idx="2">
                  <c:v>Dec</c:v>
                </c:pt>
                <c:pt idx="3">
                  <c:v>Jan</c:v>
                </c:pt>
                <c:pt idx="4">
                  <c:v>Feb</c:v>
                </c:pt>
                <c:pt idx="5">
                  <c:v>Mar</c:v>
                </c:pt>
                <c:pt idx="6">
                  <c:v>Apr</c:v>
                </c:pt>
                <c:pt idx="7">
                  <c:v>May</c:v>
                </c:pt>
                <c:pt idx="8">
                  <c:v>Jun</c:v>
                </c:pt>
                <c:pt idx="9">
                  <c:v>Jul</c:v>
                </c:pt>
                <c:pt idx="10">
                  <c:v>Aug</c:v>
                </c:pt>
                <c:pt idx="11">
                  <c:v>Sep</c:v>
                </c:pt>
              </c:strCache>
            </c:strRef>
          </c:cat>
          <c:val>
            <c:numRef>
              <c:f>'5a. Watershed Summary Report'!$X$64:$AI$64</c:f>
              <c:numCache>
                <c:formatCode>General</c:formatCode>
                <c:ptCount val="12"/>
                <c:pt idx="0">
                  <c:v>1.3398077487945557</c:v>
                </c:pt>
                <c:pt idx="1">
                  <c:v>9.923405647277832</c:v>
                </c:pt>
                <c:pt idx="2">
                  <c:v>7.8122625350952148</c:v>
                </c:pt>
                <c:pt idx="3">
                  <c:v>10.198001861572266</c:v>
                </c:pt>
                <c:pt idx="4">
                  <c:v>7.0551791191101074</c:v>
                </c:pt>
                <c:pt idx="5">
                  <c:v>9.4440803527832031</c:v>
                </c:pt>
                <c:pt idx="6">
                  <c:v>1.7363864183425903</c:v>
                </c:pt>
                <c:pt idx="7">
                  <c:v>1.8581385612487793</c:v>
                </c:pt>
                <c:pt idx="8">
                  <c:v>1.6882032155990601</c:v>
                </c:pt>
                <c:pt idx="9">
                  <c:v>1.3235208988189697</c:v>
                </c:pt>
                <c:pt idx="10">
                  <c:v>1.1282641887664795</c:v>
                </c:pt>
                <c:pt idx="11">
                  <c:v>0.93301081657409668</c:v>
                </c:pt>
              </c:numCache>
            </c:numRef>
          </c:val>
          <c:extLst>
            <c:ext xmlns:c16="http://schemas.microsoft.com/office/drawing/2014/chart" uri="{C3380CC4-5D6E-409C-BE32-E72D297353CC}">
              <c16:uniqueId val="{00000004-BE03-4177-B1BC-FB5DA2E5068F}"/>
            </c:ext>
          </c:extLst>
        </c:ser>
        <c:ser>
          <c:idx val="5"/>
          <c:order val="5"/>
          <c:tx>
            <c:strRef>
              <c:f>'5a. Watershed Summary Report'!$A$65</c:f>
              <c:strCache>
                <c:ptCount val="1"/>
                <c:pt idx="0">
                  <c:v>6. FV only</c:v>
                </c:pt>
              </c:strCache>
            </c:strRef>
          </c:tx>
          <c:spPr>
            <a:solidFill>
              <a:schemeClr val="accent6"/>
            </a:solidFill>
            <a:ln>
              <a:noFill/>
            </a:ln>
            <a:effectLst/>
          </c:spPr>
          <c:invertIfNegative val="0"/>
          <c:cat>
            <c:strRef>
              <c:f>'5a. Watershed Summary Report'!$X$59:$AI$59</c:f>
              <c:strCache>
                <c:ptCount val="12"/>
                <c:pt idx="0">
                  <c:v>Oct</c:v>
                </c:pt>
                <c:pt idx="1">
                  <c:v>Nov</c:v>
                </c:pt>
                <c:pt idx="2">
                  <c:v>Dec</c:v>
                </c:pt>
                <c:pt idx="3">
                  <c:v>Jan</c:v>
                </c:pt>
                <c:pt idx="4">
                  <c:v>Feb</c:v>
                </c:pt>
                <c:pt idx="5">
                  <c:v>Mar</c:v>
                </c:pt>
                <c:pt idx="6">
                  <c:v>Apr</c:v>
                </c:pt>
                <c:pt idx="7">
                  <c:v>May</c:v>
                </c:pt>
                <c:pt idx="8">
                  <c:v>Jun</c:v>
                </c:pt>
                <c:pt idx="9">
                  <c:v>Jul</c:v>
                </c:pt>
                <c:pt idx="10">
                  <c:v>Aug</c:v>
                </c:pt>
                <c:pt idx="11">
                  <c:v>Sep</c:v>
                </c:pt>
              </c:strCache>
            </c:strRef>
          </c:cat>
          <c:val>
            <c:numRef>
              <c:f>'5a. Watershed Summary Report'!$X$65:$AI$65</c:f>
              <c:numCache>
                <c:formatCode>General</c:formatCode>
                <c:ptCount val="12"/>
                <c:pt idx="0">
                  <c:v>0.6652800440788269</c:v>
                </c:pt>
                <c:pt idx="1">
                  <c:v>0.77616000175476074</c:v>
                </c:pt>
                <c:pt idx="2">
                  <c:v>0.99791997671127319</c:v>
                </c:pt>
                <c:pt idx="3">
                  <c:v>0.99791997671127319</c:v>
                </c:pt>
                <c:pt idx="4">
                  <c:v>0.88704001903533936</c:v>
                </c:pt>
                <c:pt idx="5">
                  <c:v>0.88704001903533936</c:v>
                </c:pt>
                <c:pt idx="6">
                  <c:v>0.88704001903533936</c:v>
                </c:pt>
                <c:pt idx="7">
                  <c:v>0.99791997671127319</c:v>
                </c:pt>
                <c:pt idx="8">
                  <c:v>1.108799934387207</c:v>
                </c:pt>
                <c:pt idx="9">
                  <c:v>1.108799934387207</c:v>
                </c:pt>
                <c:pt idx="10">
                  <c:v>0.99791997671127319</c:v>
                </c:pt>
                <c:pt idx="11">
                  <c:v>0.77616000175476074</c:v>
                </c:pt>
              </c:numCache>
            </c:numRef>
          </c:val>
          <c:extLst>
            <c:ext xmlns:c16="http://schemas.microsoft.com/office/drawing/2014/chart" uri="{C3380CC4-5D6E-409C-BE32-E72D297353CC}">
              <c16:uniqueId val="{00000005-BE03-4177-B1BC-FB5DA2E5068F}"/>
            </c:ext>
          </c:extLst>
        </c:ser>
        <c:ser>
          <c:idx val="6"/>
          <c:order val="6"/>
          <c:tx>
            <c:strRef>
              <c:f>'5a. Watershed Summary Report'!$A$66</c:f>
              <c:strCache>
                <c:ptCount val="1"/>
                <c:pt idx="0">
                  <c:v>7. Allowed DT only</c:v>
                </c:pt>
              </c:strCache>
            </c:strRef>
          </c:tx>
          <c:spPr>
            <a:solidFill>
              <a:schemeClr val="accent1">
                <a:lumMod val="60000"/>
              </a:schemeClr>
            </a:solidFill>
            <a:ln>
              <a:noFill/>
            </a:ln>
            <a:effectLst/>
          </c:spPr>
          <c:invertIfNegative val="0"/>
          <c:cat>
            <c:strRef>
              <c:f>'5a. Watershed Summary Report'!$X$59:$AI$59</c:f>
              <c:strCache>
                <c:ptCount val="12"/>
                <c:pt idx="0">
                  <c:v>Oct</c:v>
                </c:pt>
                <c:pt idx="1">
                  <c:v>Nov</c:v>
                </c:pt>
                <c:pt idx="2">
                  <c:v>Dec</c:v>
                </c:pt>
                <c:pt idx="3">
                  <c:v>Jan</c:v>
                </c:pt>
                <c:pt idx="4">
                  <c:v>Feb</c:v>
                </c:pt>
                <c:pt idx="5">
                  <c:v>Mar</c:v>
                </c:pt>
                <c:pt idx="6">
                  <c:v>Apr</c:v>
                </c:pt>
                <c:pt idx="7">
                  <c:v>May</c:v>
                </c:pt>
                <c:pt idx="8">
                  <c:v>Jun</c:v>
                </c:pt>
                <c:pt idx="9">
                  <c:v>Jul</c:v>
                </c:pt>
                <c:pt idx="10">
                  <c:v>Aug</c:v>
                </c:pt>
                <c:pt idx="11">
                  <c:v>Sep</c:v>
                </c:pt>
              </c:strCache>
            </c:strRef>
          </c:cat>
          <c:val>
            <c:numRef>
              <c:f>'5a. Watershed Summary Report'!$X$66:$AI$66</c:f>
              <c:numCache>
                <c:formatCode>General</c:formatCode>
                <c:ptCount val="12"/>
                <c:pt idx="0">
                  <c:v>0.11999999731779099</c:v>
                </c:pt>
                <c:pt idx="1">
                  <c:v>3.2967034727334976E-2</c:v>
                </c:pt>
                <c:pt idx="2">
                  <c:v>3.4065935760736465E-2</c:v>
                </c:pt>
                <c:pt idx="3">
                  <c:v>3.286263719201088E-2</c:v>
                </c:pt>
                <c:pt idx="4">
                  <c:v>3.0769230797886848E-2</c:v>
                </c:pt>
                <c:pt idx="5">
                  <c:v>2.9211234301328659E-2</c:v>
                </c:pt>
                <c:pt idx="6">
                  <c:v>1.8257021903991699E-2</c:v>
                </c:pt>
                <c:pt idx="7">
                  <c:v>1.0989011498168111E-3</c:v>
                </c:pt>
                <c:pt idx="8">
                  <c:v>0</c:v>
                </c:pt>
                <c:pt idx="9">
                  <c:v>0</c:v>
                </c:pt>
                <c:pt idx="10">
                  <c:v>0.25118318200111389</c:v>
                </c:pt>
                <c:pt idx="11">
                  <c:v>0.19536468386650085</c:v>
                </c:pt>
              </c:numCache>
            </c:numRef>
          </c:val>
          <c:extLst>
            <c:ext xmlns:c16="http://schemas.microsoft.com/office/drawing/2014/chart" uri="{C3380CC4-5D6E-409C-BE32-E72D297353CC}">
              <c16:uniqueId val="{00000006-BE03-4177-B1BC-FB5DA2E5068F}"/>
            </c:ext>
          </c:extLst>
        </c:ser>
        <c:ser>
          <c:idx val="7"/>
          <c:order val="7"/>
          <c:tx>
            <c:strRef>
              <c:f>'5a. Watershed Summary Report'!$A$67</c:f>
              <c:strCache>
                <c:ptCount val="1"/>
                <c:pt idx="0">
                  <c:v>8. Need more information</c:v>
                </c:pt>
              </c:strCache>
            </c:strRef>
          </c:tx>
          <c:spPr>
            <a:solidFill>
              <a:schemeClr val="accent2">
                <a:lumMod val="60000"/>
              </a:schemeClr>
            </a:solidFill>
            <a:ln>
              <a:noFill/>
            </a:ln>
            <a:effectLst/>
          </c:spPr>
          <c:invertIfNegative val="0"/>
          <c:cat>
            <c:strRef>
              <c:f>'5a. Watershed Summary Report'!$X$59:$AI$59</c:f>
              <c:strCache>
                <c:ptCount val="12"/>
                <c:pt idx="0">
                  <c:v>Oct</c:v>
                </c:pt>
                <c:pt idx="1">
                  <c:v>Nov</c:v>
                </c:pt>
                <c:pt idx="2">
                  <c:v>Dec</c:v>
                </c:pt>
                <c:pt idx="3">
                  <c:v>Jan</c:v>
                </c:pt>
                <c:pt idx="4">
                  <c:v>Feb</c:v>
                </c:pt>
                <c:pt idx="5">
                  <c:v>Mar</c:v>
                </c:pt>
                <c:pt idx="6">
                  <c:v>Apr</c:v>
                </c:pt>
                <c:pt idx="7">
                  <c:v>May</c:v>
                </c:pt>
                <c:pt idx="8">
                  <c:v>Jun</c:v>
                </c:pt>
                <c:pt idx="9">
                  <c:v>Jul</c:v>
                </c:pt>
                <c:pt idx="10">
                  <c:v>Aug</c:v>
                </c:pt>
                <c:pt idx="11">
                  <c:v>Sep</c:v>
                </c:pt>
              </c:strCache>
            </c:strRef>
          </c:cat>
          <c:val>
            <c:numRef>
              <c:f>'5a. Watershed Summary Report'!$X$67:$AI$67</c:f>
              <c:numCache>
                <c:formatCode>General</c:formatCode>
                <c:ptCount val="12"/>
                <c:pt idx="0">
                  <c:v>0</c:v>
                </c:pt>
                <c:pt idx="1">
                  <c:v>0</c:v>
                </c:pt>
                <c:pt idx="2">
                  <c:v>0</c:v>
                </c:pt>
                <c:pt idx="3">
                  <c:v>0</c:v>
                </c:pt>
                <c:pt idx="4">
                  <c:v>0</c:v>
                </c:pt>
                <c:pt idx="5">
                  <c:v>0</c:v>
                </c:pt>
                <c:pt idx="6">
                  <c:v>0</c:v>
                </c:pt>
                <c:pt idx="7">
                  <c:v>0</c:v>
                </c:pt>
                <c:pt idx="8">
                  <c:v>0</c:v>
                </c:pt>
                <c:pt idx="9">
                  <c:v>0</c:v>
                </c:pt>
                <c:pt idx="10">
                  <c:v>0</c:v>
                </c:pt>
                <c:pt idx="11">
                  <c:v>0</c:v>
                </c:pt>
              </c:numCache>
            </c:numRef>
          </c:val>
          <c:extLst>
            <c:ext xmlns:c16="http://schemas.microsoft.com/office/drawing/2014/chart" uri="{C3380CC4-5D6E-409C-BE32-E72D297353CC}">
              <c16:uniqueId val="{00000007-BE03-4177-B1BC-FB5DA2E5068F}"/>
            </c:ext>
          </c:extLst>
        </c:ser>
        <c:dLbls>
          <c:showLegendKey val="0"/>
          <c:showVal val="0"/>
          <c:showCatName val="0"/>
          <c:showSerName val="0"/>
          <c:showPercent val="0"/>
          <c:showBubbleSize val="0"/>
        </c:dLbls>
        <c:gapWidth val="150"/>
        <c:overlap val="100"/>
        <c:axId val="1276715232"/>
        <c:axId val="1270827200"/>
      </c:barChart>
      <c:catAx>
        <c:axId val="12767152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1270827200"/>
        <c:crosses val="autoZero"/>
        <c:auto val="1"/>
        <c:lblAlgn val="ctr"/>
        <c:lblOffset val="100"/>
        <c:noMultiLvlLbl val="0"/>
      </c:catAx>
      <c:valAx>
        <c:axId val="12708272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Monthly DT (AF)</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6715232"/>
        <c:crosses val="autoZero"/>
        <c:crossBetween val="between"/>
      </c:valAx>
      <c:spPr>
        <a:noFill/>
        <a:ln>
          <a:noFill/>
        </a:ln>
        <a:effectLst/>
      </c:spPr>
    </c:plotArea>
    <c:legend>
      <c:legendPos val="b"/>
      <c:legendEntry>
        <c:idx val="1"/>
        <c:delete val="1"/>
      </c:legendEntry>
      <c:legendEntry>
        <c:idx val="2"/>
        <c:delete val="1"/>
      </c:legendEntry>
      <c:legendEntry>
        <c:idx val="7"/>
        <c:delete val="1"/>
      </c:legendEntry>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Permitted Scenario</a:t>
            </a:r>
            <a:r>
              <a:rPr lang="en-US" baseline="0"/>
              <a:t> eWRIMS DT by Data Source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'5a. Watershed Summary Report'!$A$60</c:f>
              <c:strCache>
                <c:ptCount val="1"/>
                <c:pt idx="0">
                  <c:v>1. Manual Override</c:v>
                </c:pt>
              </c:strCache>
            </c:strRef>
          </c:tx>
          <c:spPr>
            <a:solidFill>
              <a:schemeClr val="accent1"/>
            </a:solidFill>
            <a:ln>
              <a:noFill/>
            </a:ln>
            <a:effectLst/>
          </c:spPr>
          <c:invertIfNegative val="0"/>
          <c:cat>
            <c:strRef>
              <c:f>'5a. Watershed Summary Report'!$AK$59:$AV$59</c:f>
              <c:strCache>
                <c:ptCount val="12"/>
                <c:pt idx="0">
                  <c:v>Oct</c:v>
                </c:pt>
                <c:pt idx="1">
                  <c:v>Nov</c:v>
                </c:pt>
                <c:pt idx="2">
                  <c:v>Dec</c:v>
                </c:pt>
                <c:pt idx="3">
                  <c:v>Jan</c:v>
                </c:pt>
                <c:pt idx="4">
                  <c:v>Feb</c:v>
                </c:pt>
                <c:pt idx="5">
                  <c:v>Mar</c:v>
                </c:pt>
                <c:pt idx="6">
                  <c:v>Apr</c:v>
                </c:pt>
                <c:pt idx="7">
                  <c:v>May</c:v>
                </c:pt>
                <c:pt idx="8">
                  <c:v>Jun</c:v>
                </c:pt>
                <c:pt idx="9">
                  <c:v>Jul</c:v>
                </c:pt>
                <c:pt idx="10">
                  <c:v>Aug</c:v>
                </c:pt>
                <c:pt idx="11">
                  <c:v>Sep</c:v>
                </c:pt>
              </c:strCache>
            </c:strRef>
          </c:cat>
          <c:val>
            <c:numRef>
              <c:f>'5a. Watershed Summary Report'!$AK$60:$AV$60</c:f>
              <c:numCache>
                <c:formatCode>General</c:formatCode>
                <c:ptCount val="12"/>
                <c:pt idx="0">
                  <c:v>133.917724609375</c:v>
                </c:pt>
                <c:pt idx="1">
                  <c:v>134.36201477050781</c:v>
                </c:pt>
                <c:pt idx="2">
                  <c:v>118.52841186523438</c:v>
                </c:pt>
                <c:pt idx="3">
                  <c:v>117.53517150878906</c:v>
                </c:pt>
                <c:pt idx="4">
                  <c:v>112.19249725341797</c:v>
                </c:pt>
                <c:pt idx="5">
                  <c:v>119.14308166503906</c:v>
                </c:pt>
                <c:pt idx="6">
                  <c:v>100.720703125</c:v>
                </c:pt>
                <c:pt idx="7">
                  <c:v>125.92108917236328</c:v>
                </c:pt>
                <c:pt idx="8">
                  <c:v>132.15635681152344</c:v>
                </c:pt>
                <c:pt idx="9">
                  <c:v>166.7200927734375</c:v>
                </c:pt>
                <c:pt idx="10">
                  <c:v>216.54910278320313</c:v>
                </c:pt>
                <c:pt idx="11">
                  <c:v>184.85820007324219</c:v>
                </c:pt>
              </c:numCache>
            </c:numRef>
          </c:val>
          <c:extLst>
            <c:ext xmlns:c16="http://schemas.microsoft.com/office/drawing/2014/chart" uri="{C3380CC4-5D6E-409C-BE32-E72D297353CC}">
              <c16:uniqueId val="{00000000-B719-4DA5-B3CA-4106B73B4C6F}"/>
            </c:ext>
          </c:extLst>
        </c:ser>
        <c:ser>
          <c:idx val="1"/>
          <c:order val="1"/>
          <c:tx>
            <c:strRef>
              <c:f>'5a. Watershed Summary Report'!$A$61</c:f>
              <c:strCache>
                <c:ptCount val="1"/>
                <c:pt idx="0">
                  <c:v>2. Outdated Duplicate</c:v>
                </c:pt>
              </c:strCache>
            </c:strRef>
          </c:tx>
          <c:spPr>
            <a:solidFill>
              <a:schemeClr val="accent2"/>
            </a:solidFill>
            <a:ln>
              <a:noFill/>
            </a:ln>
            <a:effectLst/>
          </c:spPr>
          <c:invertIfNegative val="0"/>
          <c:cat>
            <c:strRef>
              <c:f>'5a. Watershed Summary Report'!$AK$59:$AV$59</c:f>
              <c:strCache>
                <c:ptCount val="12"/>
                <c:pt idx="0">
                  <c:v>Oct</c:v>
                </c:pt>
                <c:pt idx="1">
                  <c:v>Nov</c:v>
                </c:pt>
                <c:pt idx="2">
                  <c:v>Dec</c:v>
                </c:pt>
                <c:pt idx="3">
                  <c:v>Jan</c:v>
                </c:pt>
                <c:pt idx="4">
                  <c:v>Feb</c:v>
                </c:pt>
                <c:pt idx="5">
                  <c:v>Mar</c:v>
                </c:pt>
                <c:pt idx="6">
                  <c:v>Apr</c:v>
                </c:pt>
                <c:pt idx="7">
                  <c:v>May</c:v>
                </c:pt>
                <c:pt idx="8">
                  <c:v>Jun</c:v>
                </c:pt>
                <c:pt idx="9">
                  <c:v>Jul</c:v>
                </c:pt>
                <c:pt idx="10">
                  <c:v>Aug</c:v>
                </c:pt>
                <c:pt idx="11">
                  <c:v>Sep</c:v>
                </c:pt>
              </c:strCache>
            </c:strRef>
          </c:cat>
          <c:val>
            <c:numRef>
              <c:f>'5a. Watershed Summary Report'!$AK$61:$AV$61</c:f>
              <c:numCache>
                <c:formatCode>General</c:formatCode>
                <c:ptCount val="12"/>
                <c:pt idx="0">
                  <c:v>0</c:v>
                </c:pt>
                <c:pt idx="1">
                  <c:v>0</c:v>
                </c:pt>
                <c:pt idx="2">
                  <c:v>0</c:v>
                </c:pt>
                <c:pt idx="3">
                  <c:v>0</c:v>
                </c:pt>
                <c:pt idx="4">
                  <c:v>0</c:v>
                </c:pt>
                <c:pt idx="5">
                  <c:v>0</c:v>
                </c:pt>
                <c:pt idx="6">
                  <c:v>0</c:v>
                </c:pt>
                <c:pt idx="7">
                  <c:v>0</c:v>
                </c:pt>
                <c:pt idx="8">
                  <c:v>0</c:v>
                </c:pt>
                <c:pt idx="9">
                  <c:v>0</c:v>
                </c:pt>
                <c:pt idx="10">
                  <c:v>0</c:v>
                </c:pt>
                <c:pt idx="11">
                  <c:v>0</c:v>
                </c:pt>
              </c:numCache>
            </c:numRef>
          </c:val>
          <c:extLst>
            <c:ext xmlns:c16="http://schemas.microsoft.com/office/drawing/2014/chart" uri="{C3380CC4-5D6E-409C-BE32-E72D297353CC}">
              <c16:uniqueId val="{00000001-B719-4DA5-B3CA-4106B73B4C6F}"/>
            </c:ext>
          </c:extLst>
        </c:ser>
        <c:ser>
          <c:idx val="2"/>
          <c:order val="2"/>
          <c:tx>
            <c:strRef>
              <c:f>'5a. Watershed Summary Report'!$A$62</c:f>
              <c:strCache>
                <c:ptCount val="1"/>
                <c:pt idx="0">
                  <c:v>3. Ineligible Type</c:v>
                </c:pt>
              </c:strCache>
            </c:strRef>
          </c:tx>
          <c:spPr>
            <a:solidFill>
              <a:schemeClr val="accent3"/>
            </a:solidFill>
            <a:ln>
              <a:noFill/>
            </a:ln>
            <a:effectLst/>
          </c:spPr>
          <c:invertIfNegative val="0"/>
          <c:cat>
            <c:strRef>
              <c:f>'5a. Watershed Summary Report'!$AK$59:$AV$59</c:f>
              <c:strCache>
                <c:ptCount val="12"/>
                <c:pt idx="0">
                  <c:v>Oct</c:v>
                </c:pt>
                <c:pt idx="1">
                  <c:v>Nov</c:v>
                </c:pt>
                <c:pt idx="2">
                  <c:v>Dec</c:v>
                </c:pt>
                <c:pt idx="3">
                  <c:v>Jan</c:v>
                </c:pt>
                <c:pt idx="4">
                  <c:v>Feb</c:v>
                </c:pt>
                <c:pt idx="5">
                  <c:v>Mar</c:v>
                </c:pt>
                <c:pt idx="6">
                  <c:v>Apr</c:v>
                </c:pt>
                <c:pt idx="7">
                  <c:v>May</c:v>
                </c:pt>
                <c:pt idx="8">
                  <c:v>Jun</c:v>
                </c:pt>
                <c:pt idx="9">
                  <c:v>Jul</c:v>
                </c:pt>
                <c:pt idx="10">
                  <c:v>Aug</c:v>
                </c:pt>
                <c:pt idx="11">
                  <c:v>Sep</c:v>
                </c:pt>
              </c:strCache>
            </c:strRef>
          </c:cat>
          <c:val>
            <c:numRef>
              <c:f>'5a. Watershed Summary Report'!$AK$62:$AV$62</c:f>
              <c:numCache>
                <c:formatCode>General</c:formatCode>
                <c:ptCount val="12"/>
                <c:pt idx="0">
                  <c:v>0</c:v>
                </c:pt>
                <c:pt idx="1">
                  <c:v>0</c:v>
                </c:pt>
                <c:pt idx="2">
                  <c:v>0</c:v>
                </c:pt>
                <c:pt idx="3">
                  <c:v>0</c:v>
                </c:pt>
                <c:pt idx="4">
                  <c:v>0</c:v>
                </c:pt>
                <c:pt idx="5">
                  <c:v>0</c:v>
                </c:pt>
                <c:pt idx="6">
                  <c:v>0</c:v>
                </c:pt>
                <c:pt idx="7">
                  <c:v>0</c:v>
                </c:pt>
                <c:pt idx="8">
                  <c:v>0</c:v>
                </c:pt>
                <c:pt idx="9">
                  <c:v>0</c:v>
                </c:pt>
                <c:pt idx="10">
                  <c:v>0</c:v>
                </c:pt>
                <c:pt idx="11">
                  <c:v>0</c:v>
                </c:pt>
              </c:numCache>
            </c:numRef>
          </c:val>
          <c:extLst>
            <c:ext xmlns:c16="http://schemas.microsoft.com/office/drawing/2014/chart" uri="{C3380CC4-5D6E-409C-BE32-E72D297353CC}">
              <c16:uniqueId val="{00000002-B719-4DA5-B3CA-4106B73B4C6F}"/>
            </c:ext>
          </c:extLst>
        </c:ser>
        <c:ser>
          <c:idx val="3"/>
          <c:order val="3"/>
          <c:tx>
            <c:strRef>
              <c:f>'5a. Watershed Summary Report'!$A$63</c:f>
              <c:strCache>
                <c:ptCount val="1"/>
                <c:pt idx="0">
                  <c:v>4. Reported DT</c:v>
                </c:pt>
              </c:strCache>
            </c:strRef>
          </c:tx>
          <c:spPr>
            <a:solidFill>
              <a:schemeClr val="accent4"/>
            </a:solidFill>
            <a:ln>
              <a:noFill/>
            </a:ln>
            <a:effectLst/>
          </c:spPr>
          <c:invertIfNegative val="0"/>
          <c:cat>
            <c:strRef>
              <c:f>'5a. Watershed Summary Report'!$AK$59:$AV$59</c:f>
              <c:strCache>
                <c:ptCount val="12"/>
                <c:pt idx="0">
                  <c:v>Oct</c:v>
                </c:pt>
                <c:pt idx="1">
                  <c:v>Nov</c:v>
                </c:pt>
                <c:pt idx="2">
                  <c:v>Dec</c:v>
                </c:pt>
                <c:pt idx="3">
                  <c:v>Jan</c:v>
                </c:pt>
                <c:pt idx="4">
                  <c:v>Feb</c:v>
                </c:pt>
                <c:pt idx="5">
                  <c:v>Mar</c:v>
                </c:pt>
                <c:pt idx="6">
                  <c:v>Apr</c:v>
                </c:pt>
                <c:pt idx="7">
                  <c:v>May</c:v>
                </c:pt>
                <c:pt idx="8">
                  <c:v>Jun</c:v>
                </c:pt>
                <c:pt idx="9">
                  <c:v>Jul</c:v>
                </c:pt>
                <c:pt idx="10">
                  <c:v>Aug</c:v>
                </c:pt>
                <c:pt idx="11">
                  <c:v>Sep</c:v>
                </c:pt>
              </c:strCache>
            </c:strRef>
          </c:cat>
          <c:val>
            <c:numRef>
              <c:f>'5a. Watershed Summary Report'!$AK$63:$AV$63</c:f>
              <c:numCache>
                <c:formatCode>General</c:formatCode>
                <c:ptCount val="12"/>
                <c:pt idx="0">
                  <c:v>91.031242370605469</c:v>
                </c:pt>
                <c:pt idx="1">
                  <c:v>85.237213134765625</c:v>
                </c:pt>
                <c:pt idx="2">
                  <c:v>94.239311218261719</c:v>
                </c:pt>
                <c:pt idx="3">
                  <c:v>118.74105072021484</c:v>
                </c:pt>
                <c:pt idx="4">
                  <c:v>118.47068023681641</c:v>
                </c:pt>
                <c:pt idx="5">
                  <c:v>121.13362121582031</c:v>
                </c:pt>
                <c:pt idx="6">
                  <c:v>94.32501220703125</c:v>
                </c:pt>
                <c:pt idx="7">
                  <c:v>92.837074279785156</c:v>
                </c:pt>
                <c:pt idx="8">
                  <c:v>113.15492248535156</c:v>
                </c:pt>
                <c:pt idx="9">
                  <c:v>102.38008117675781</c:v>
                </c:pt>
                <c:pt idx="10">
                  <c:v>105.69467926025391</c:v>
                </c:pt>
                <c:pt idx="11">
                  <c:v>99.887985229492188</c:v>
                </c:pt>
              </c:numCache>
            </c:numRef>
          </c:val>
          <c:extLst>
            <c:ext xmlns:c16="http://schemas.microsoft.com/office/drawing/2014/chart" uri="{C3380CC4-5D6E-409C-BE32-E72D297353CC}">
              <c16:uniqueId val="{00000003-B719-4DA5-B3CA-4106B73B4C6F}"/>
            </c:ext>
          </c:extLst>
        </c:ser>
        <c:ser>
          <c:idx val="4"/>
          <c:order val="4"/>
          <c:tx>
            <c:strRef>
              <c:f>'5a. Watershed Summary Report'!$A$64</c:f>
              <c:strCache>
                <c:ptCount val="1"/>
                <c:pt idx="0">
                  <c:v>5. Both FV and Allowed DT</c:v>
                </c:pt>
              </c:strCache>
            </c:strRef>
          </c:tx>
          <c:spPr>
            <a:solidFill>
              <a:schemeClr val="accent5"/>
            </a:solidFill>
            <a:ln>
              <a:noFill/>
            </a:ln>
            <a:effectLst/>
          </c:spPr>
          <c:invertIfNegative val="0"/>
          <c:cat>
            <c:strRef>
              <c:f>'5a. Watershed Summary Report'!$AK$59:$AV$59</c:f>
              <c:strCache>
                <c:ptCount val="12"/>
                <c:pt idx="0">
                  <c:v>Oct</c:v>
                </c:pt>
                <c:pt idx="1">
                  <c:v>Nov</c:v>
                </c:pt>
                <c:pt idx="2">
                  <c:v>Dec</c:v>
                </c:pt>
                <c:pt idx="3">
                  <c:v>Jan</c:v>
                </c:pt>
                <c:pt idx="4">
                  <c:v>Feb</c:v>
                </c:pt>
                <c:pt idx="5">
                  <c:v>Mar</c:v>
                </c:pt>
                <c:pt idx="6">
                  <c:v>Apr</c:v>
                </c:pt>
                <c:pt idx="7">
                  <c:v>May</c:v>
                </c:pt>
                <c:pt idx="8">
                  <c:v>Jun</c:v>
                </c:pt>
                <c:pt idx="9">
                  <c:v>Jul</c:v>
                </c:pt>
                <c:pt idx="10">
                  <c:v>Aug</c:v>
                </c:pt>
                <c:pt idx="11">
                  <c:v>Sep</c:v>
                </c:pt>
              </c:strCache>
            </c:strRef>
          </c:cat>
          <c:val>
            <c:numRef>
              <c:f>'5a. Watershed Summary Report'!$AK$64:$AV$64</c:f>
              <c:numCache>
                <c:formatCode>General</c:formatCode>
                <c:ptCount val="12"/>
                <c:pt idx="0">
                  <c:v>73.897575378417969</c:v>
                </c:pt>
                <c:pt idx="1">
                  <c:v>119.53232574462891</c:v>
                </c:pt>
                <c:pt idx="2">
                  <c:v>121.27663421630859</c:v>
                </c:pt>
                <c:pt idx="3">
                  <c:v>125.4649658203125</c:v>
                </c:pt>
                <c:pt idx="4">
                  <c:v>109.87880706787109</c:v>
                </c:pt>
                <c:pt idx="5">
                  <c:v>124.46931457519531</c:v>
                </c:pt>
                <c:pt idx="6">
                  <c:v>64.943962097167969</c:v>
                </c:pt>
                <c:pt idx="7">
                  <c:v>314.47821044921875</c:v>
                </c:pt>
                <c:pt idx="8">
                  <c:v>333.04415893554688</c:v>
                </c:pt>
                <c:pt idx="9">
                  <c:v>86.236732482910156</c:v>
                </c:pt>
                <c:pt idx="10">
                  <c:v>84.047279357910156</c:v>
                </c:pt>
                <c:pt idx="11">
                  <c:v>80.199623107910156</c:v>
                </c:pt>
              </c:numCache>
            </c:numRef>
          </c:val>
          <c:extLst>
            <c:ext xmlns:c16="http://schemas.microsoft.com/office/drawing/2014/chart" uri="{C3380CC4-5D6E-409C-BE32-E72D297353CC}">
              <c16:uniqueId val="{00000004-B719-4DA5-B3CA-4106B73B4C6F}"/>
            </c:ext>
          </c:extLst>
        </c:ser>
        <c:ser>
          <c:idx val="5"/>
          <c:order val="5"/>
          <c:tx>
            <c:strRef>
              <c:f>'5a. Watershed Summary Report'!$A$65</c:f>
              <c:strCache>
                <c:ptCount val="1"/>
                <c:pt idx="0">
                  <c:v>6. FV only</c:v>
                </c:pt>
              </c:strCache>
            </c:strRef>
          </c:tx>
          <c:spPr>
            <a:solidFill>
              <a:schemeClr val="accent6"/>
            </a:solidFill>
            <a:ln>
              <a:noFill/>
            </a:ln>
            <a:effectLst/>
          </c:spPr>
          <c:invertIfNegative val="0"/>
          <c:cat>
            <c:strRef>
              <c:f>'5a. Watershed Summary Report'!$AK$59:$AV$59</c:f>
              <c:strCache>
                <c:ptCount val="12"/>
                <c:pt idx="0">
                  <c:v>Oct</c:v>
                </c:pt>
                <c:pt idx="1">
                  <c:v>Nov</c:v>
                </c:pt>
                <c:pt idx="2">
                  <c:v>Dec</c:v>
                </c:pt>
                <c:pt idx="3">
                  <c:v>Jan</c:v>
                </c:pt>
                <c:pt idx="4">
                  <c:v>Feb</c:v>
                </c:pt>
                <c:pt idx="5">
                  <c:v>Mar</c:v>
                </c:pt>
                <c:pt idx="6">
                  <c:v>Apr</c:v>
                </c:pt>
                <c:pt idx="7">
                  <c:v>May</c:v>
                </c:pt>
                <c:pt idx="8">
                  <c:v>Jun</c:v>
                </c:pt>
                <c:pt idx="9">
                  <c:v>Jul</c:v>
                </c:pt>
                <c:pt idx="10">
                  <c:v>Aug</c:v>
                </c:pt>
                <c:pt idx="11">
                  <c:v>Sep</c:v>
                </c:pt>
              </c:strCache>
            </c:strRef>
          </c:cat>
          <c:val>
            <c:numRef>
              <c:f>'5a. Watershed Summary Report'!$AK$65:$AV$65</c:f>
              <c:numCache>
                <c:formatCode>General</c:formatCode>
                <c:ptCount val="12"/>
                <c:pt idx="0">
                  <c:v>66.649581909179688</c:v>
                </c:pt>
                <c:pt idx="1">
                  <c:v>155.76091003417969</c:v>
                </c:pt>
                <c:pt idx="2">
                  <c:v>161.19758605957031</c:v>
                </c:pt>
                <c:pt idx="3">
                  <c:v>163.91865539550781</c:v>
                </c:pt>
                <c:pt idx="4">
                  <c:v>151.10108947753906</c:v>
                </c:pt>
                <c:pt idx="5">
                  <c:v>163.92416381835938</c:v>
                </c:pt>
                <c:pt idx="6">
                  <c:v>54.465900421142578</c:v>
                </c:pt>
                <c:pt idx="7">
                  <c:v>41.675796508789063</c:v>
                </c:pt>
                <c:pt idx="8">
                  <c:v>79.450706481933594</c:v>
                </c:pt>
                <c:pt idx="9">
                  <c:v>89.563705444335938</c:v>
                </c:pt>
                <c:pt idx="10">
                  <c:v>81.532386779785156</c:v>
                </c:pt>
                <c:pt idx="11">
                  <c:v>71.419387817382813</c:v>
                </c:pt>
              </c:numCache>
            </c:numRef>
          </c:val>
          <c:extLst>
            <c:ext xmlns:c16="http://schemas.microsoft.com/office/drawing/2014/chart" uri="{C3380CC4-5D6E-409C-BE32-E72D297353CC}">
              <c16:uniqueId val="{00000005-B719-4DA5-B3CA-4106B73B4C6F}"/>
            </c:ext>
          </c:extLst>
        </c:ser>
        <c:ser>
          <c:idx val="6"/>
          <c:order val="6"/>
          <c:tx>
            <c:strRef>
              <c:f>'5a. Watershed Summary Report'!$A$66</c:f>
              <c:strCache>
                <c:ptCount val="1"/>
                <c:pt idx="0">
                  <c:v>7. Allowed DT only</c:v>
                </c:pt>
              </c:strCache>
            </c:strRef>
          </c:tx>
          <c:spPr>
            <a:solidFill>
              <a:schemeClr val="accent1">
                <a:lumMod val="60000"/>
              </a:schemeClr>
            </a:solidFill>
            <a:ln>
              <a:noFill/>
            </a:ln>
            <a:effectLst/>
          </c:spPr>
          <c:invertIfNegative val="0"/>
          <c:cat>
            <c:strRef>
              <c:f>'5a. Watershed Summary Report'!$AK$59:$AV$59</c:f>
              <c:strCache>
                <c:ptCount val="12"/>
                <c:pt idx="0">
                  <c:v>Oct</c:v>
                </c:pt>
                <c:pt idx="1">
                  <c:v>Nov</c:v>
                </c:pt>
                <c:pt idx="2">
                  <c:v>Dec</c:v>
                </c:pt>
                <c:pt idx="3">
                  <c:v>Jan</c:v>
                </c:pt>
                <c:pt idx="4">
                  <c:v>Feb</c:v>
                </c:pt>
                <c:pt idx="5">
                  <c:v>Mar</c:v>
                </c:pt>
                <c:pt idx="6">
                  <c:v>Apr</c:v>
                </c:pt>
                <c:pt idx="7">
                  <c:v>May</c:v>
                </c:pt>
                <c:pt idx="8">
                  <c:v>Jun</c:v>
                </c:pt>
                <c:pt idx="9">
                  <c:v>Jul</c:v>
                </c:pt>
                <c:pt idx="10">
                  <c:v>Aug</c:v>
                </c:pt>
                <c:pt idx="11">
                  <c:v>Sep</c:v>
                </c:pt>
              </c:strCache>
            </c:strRef>
          </c:cat>
          <c:val>
            <c:numRef>
              <c:f>'5a. Watershed Summary Report'!$AK$66:$AV$66</c:f>
              <c:numCache>
                <c:formatCode>General</c:formatCode>
                <c:ptCount val="12"/>
                <c:pt idx="0">
                  <c:v>0.21037991344928741</c:v>
                </c:pt>
                <c:pt idx="1">
                  <c:v>26.493743896484375</c:v>
                </c:pt>
                <c:pt idx="2">
                  <c:v>27.376867294311523</c:v>
                </c:pt>
                <c:pt idx="3">
                  <c:v>27.376867294311523</c:v>
                </c:pt>
                <c:pt idx="4">
                  <c:v>24.727493286132813</c:v>
                </c:pt>
                <c:pt idx="5">
                  <c:v>27.376867294311523</c:v>
                </c:pt>
                <c:pt idx="6">
                  <c:v>0.99405783414840698</c:v>
                </c:pt>
                <c:pt idx="7">
                  <c:v>0.12059969455003738</c:v>
                </c:pt>
                <c:pt idx="8">
                  <c:v>8.7464429438114166E-2</c:v>
                </c:pt>
                <c:pt idx="9">
                  <c:v>9.0379916131496429E-2</c:v>
                </c:pt>
                <c:pt idx="10">
                  <c:v>0.42037993669509888</c:v>
                </c:pt>
                <c:pt idx="11">
                  <c:v>0.537464439868927</c:v>
                </c:pt>
              </c:numCache>
            </c:numRef>
          </c:val>
          <c:extLst>
            <c:ext xmlns:c16="http://schemas.microsoft.com/office/drawing/2014/chart" uri="{C3380CC4-5D6E-409C-BE32-E72D297353CC}">
              <c16:uniqueId val="{00000006-B719-4DA5-B3CA-4106B73B4C6F}"/>
            </c:ext>
          </c:extLst>
        </c:ser>
        <c:ser>
          <c:idx val="7"/>
          <c:order val="7"/>
          <c:tx>
            <c:strRef>
              <c:f>'5a. Watershed Summary Report'!$A$67</c:f>
              <c:strCache>
                <c:ptCount val="1"/>
                <c:pt idx="0">
                  <c:v>8. Need more information</c:v>
                </c:pt>
              </c:strCache>
            </c:strRef>
          </c:tx>
          <c:spPr>
            <a:solidFill>
              <a:schemeClr val="accent2">
                <a:lumMod val="60000"/>
              </a:schemeClr>
            </a:solidFill>
            <a:ln>
              <a:noFill/>
            </a:ln>
            <a:effectLst/>
          </c:spPr>
          <c:invertIfNegative val="0"/>
          <c:cat>
            <c:strRef>
              <c:f>'5a. Watershed Summary Report'!$AK$59:$AV$59</c:f>
              <c:strCache>
                <c:ptCount val="12"/>
                <c:pt idx="0">
                  <c:v>Oct</c:v>
                </c:pt>
                <c:pt idx="1">
                  <c:v>Nov</c:v>
                </c:pt>
                <c:pt idx="2">
                  <c:v>Dec</c:v>
                </c:pt>
                <c:pt idx="3">
                  <c:v>Jan</c:v>
                </c:pt>
                <c:pt idx="4">
                  <c:v>Feb</c:v>
                </c:pt>
                <c:pt idx="5">
                  <c:v>Mar</c:v>
                </c:pt>
                <c:pt idx="6">
                  <c:v>Apr</c:v>
                </c:pt>
                <c:pt idx="7">
                  <c:v>May</c:v>
                </c:pt>
                <c:pt idx="8">
                  <c:v>Jun</c:v>
                </c:pt>
                <c:pt idx="9">
                  <c:v>Jul</c:v>
                </c:pt>
                <c:pt idx="10">
                  <c:v>Aug</c:v>
                </c:pt>
                <c:pt idx="11">
                  <c:v>Sep</c:v>
                </c:pt>
              </c:strCache>
            </c:strRef>
          </c:cat>
          <c:val>
            <c:numRef>
              <c:f>'5a. Watershed Summary Report'!$AK$67:$AV$67</c:f>
              <c:numCache>
                <c:formatCode>General</c:formatCode>
                <c:ptCount val="12"/>
                <c:pt idx="0">
                  <c:v>0</c:v>
                </c:pt>
                <c:pt idx="1">
                  <c:v>0</c:v>
                </c:pt>
                <c:pt idx="2">
                  <c:v>0</c:v>
                </c:pt>
                <c:pt idx="3">
                  <c:v>0</c:v>
                </c:pt>
                <c:pt idx="4">
                  <c:v>0</c:v>
                </c:pt>
                <c:pt idx="5">
                  <c:v>0</c:v>
                </c:pt>
                <c:pt idx="6">
                  <c:v>0</c:v>
                </c:pt>
                <c:pt idx="7">
                  <c:v>0</c:v>
                </c:pt>
                <c:pt idx="8">
                  <c:v>0</c:v>
                </c:pt>
                <c:pt idx="9">
                  <c:v>0</c:v>
                </c:pt>
                <c:pt idx="10">
                  <c:v>0</c:v>
                </c:pt>
                <c:pt idx="11">
                  <c:v>0</c:v>
                </c:pt>
              </c:numCache>
            </c:numRef>
          </c:val>
          <c:extLst>
            <c:ext xmlns:c16="http://schemas.microsoft.com/office/drawing/2014/chart" uri="{C3380CC4-5D6E-409C-BE32-E72D297353CC}">
              <c16:uniqueId val="{00000007-B719-4DA5-B3CA-4106B73B4C6F}"/>
            </c:ext>
          </c:extLst>
        </c:ser>
        <c:dLbls>
          <c:showLegendKey val="0"/>
          <c:showVal val="0"/>
          <c:showCatName val="0"/>
          <c:showSerName val="0"/>
          <c:showPercent val="0"/>
          <c:showBubbleSize val="0"/>
        </c:dLbls>
        <c:gapWidth val="150"/>
        <c:overlap val="100"/>
        <c:axId val="1276715232"/>
        <c:axId val="1270827200"/>
      </c:barChart>
      <c:catAx>
        <c:axId val="12767152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1270827200"/>
        <c:crosses val="autoZero"/>
        <c:auto val="1"/>
        <c:lblAlgn val="ctr"/>
        <c:lblOffset val="100"/>
        <c:noMultiLvlLbl val="0"/>
      </c:catAx>
      <c:valAx>
        <c:axId val="12708272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Monthly DT (AF)</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6715232"/>
        <c:crosses val="autoZero"/>
        <c:crossBetween val="between"/>
      </c:valAx>
      <c:spPr>
        <a:noFill/>
        <a:ln>
          <a:noFill/>
        </a:ln>
        <a:effectLst/>
      </c:spPr>
    </c:plotArea>
    <c:legend>
      <c:legendPos val="b"/>
      <c:legendEntry>
        <c:idx val="1"/>
        <c:delete val="1"/>
      </c:legendEntry>
      <c:legendEntry>
        <c:idx val="2"/>
        <c:delete val="1"/>
      </c:legendEntry>
      <c:legendEntry>
        <c:idx val="7"/>
        <c:delete val="1"/>
      </c:legendEntry>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Reported Scenario eWRIMS DT and AU</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'AU vs. DT'!$A$2</c:f>
              <c:strCache>
                <c:ptCount val="1"/>
                <c:pt idx="0">
                  <c:v>Reported DT</c:v>
                </c:pt>
              </c:strCache>
            </c:strRef>
          </c:tx>
          <c:spPr>
            <a:ln w="28575" cap="rnd">
              <a:solidFill>
                <a:schemeClr val="accent1"/>
              </a:solidFill>
              <a:prstDash val="solid"/>
              <a:round/>
            </a:ln>
            <a:effectLst/>
          </c:spPr>
          <c:marker>
            <c:symbol val="circle"/>
            <c:size val="5"/>
            <c:spPr>
              <a:solidFill>
                <a:schemeClr val="accent1"/>
              </a:solidFill>
              <a:ln w="9525">
                <a:solidFill>
                  <a:schemeClr val="accent1"/>
                </a:solidFill>
              </a:ln>
              <a:effectLst/>
            </c:spPr>
          </c:marker>
          <c:cat>
            <c:strRef>
              <c:f>'AU vs. DT'!$C$1:$N$1</c:f>
              <c:strCache>
                <c:ptCount val="12"/>
                <c:pt idx="0">
                  <c:v>Oct</c:v>
                </c:pt>
                <c:pt idx="1">
                  <c:v>Nov</c:v>
                </c:pt>
                <c:pt idx="2">
                  <c:v>Dec</c:v>
                </c:pt>
                <c:pt idx="3">
                  <c:v>Jan</c:v>
                </c:pt>
                <c:pt idx="4">
                  <c:v>Feb</c:v>
                </c:pt>
                <c:pt idx="5">
                  <c:v>Mar</c:v>
                </c:pt>
                <c:pt idx="6">
                  <c:v>Apr</c:v>
                </c:pt>
                <c:pt idx="7">
                  <c:v>May</c:v>
                </c:pt>
                <c:pt idx="8">
                  <c:v>Jun</c:v>
                </c:pt>
                <c:pt idx="9">
                  <c:v>Jul</c:v>
                </c:pt>
                <c:pt idx="10">
                  <c:v>Aug</c:v>
                </c:pt>
                <c:pt idx="11">
                  <c:v>Sep</c:v>
                </c:pt>
              </c:strCache>
            </c:strRef>
          </c:cat>
          <c:val>
            <c:numRef>
              <c:f>'AU vs. DT'!$C$2:$N$2</c:f>
              <c:numCache>
                <c:formatCode>0</c:formatCode>
                <c:ptCount val="12"/>
                <c:pt idx="0">
                  <c:v>282.26052763160908</c:v>
                </c:pt>
                <c:pt idx="1">
                  <c:v>496.8469141934001</c:v>
                </c:pt>
                <c:pt idx="2">
                  <c:v>231.02908785719472</c:v>
                </c:pt>
                <c:pt idx="3">
                  <c:v>283.5822649010247</c:v>
                </c:pt>
                <c:pt idx="4">
                  <c:v>270.57165857289152</c:v>
                </c:pt>
                <c:pt idx="5">
                  <c:v>266.63095103484233</c:v>
                </c:pt>
                <c:pt idx="6">
                  <c:v>225.12474545439656</c:v>
                </c:pt>
                <c:pt idx="7">
                  <c:v>240.02608368107272</c:v>
                </c:pt>
                <c:pt idx="8">
                  <c:v>332.89623363851297</c:v>
                </c:pt>
                <c:pt idx="9">
                  <c:v>376.30126504791059</c:v>
                </c:pt>
                <c:pt idx="10">
                  <c:v>384.41965173563</c:v>
                </c:pt>
                <c:pt idx="11">
                  <c:v>323.7104354220873</c:v>
                </c:pt>
              </c:numCache>
            </c:numRef>
          </c:val>
          <c:smooth val="0"/>
          <c:extLst>
            <c:ext xmlns:c16="http://schemas.microsoft.com/office/drawing/2014/chart" uri="{C3380CC4-5D6E-409C-BE32-E72D297353CC}">
              <c16:uniqueId val="{00000000-8975-407B-9E3F-17FBECA169BA}"/>
            </c:ext>
          </c:extLst>
        </c:ser>
        <c:ser>
          <c:idx val="1"/>
          <c:order val="1"/>
          <c:tx>
            <c:strRef>
              <c:f>'AU vs. DT'!$A$3</c:f>
              <c:strCache>
                <c:ptCount val="1"/>
                <c:pt idx="0">
                  <c:v>Reported AU</c:v>
                </c:pt>
              </c:strCache>
            </c:strRef>
          </c:tx>
          <c:spPr>
            <a:ln w="28575" cap="rnd">
              <a:solidFill>
                <a:srgbClr val="002060">
                  <a:alpha val="96000"/>
                </a:srgbClr>
              </a:solidFill>
              <a:prstDash val="sysDot"/>
              <a:round/>
            </a:ln>
            <a:effectLst/>
          </c:spPr>
          <c:marker>
            <c:symbol val="circle"/>
            <c:size val="5"/>
            <c:spPr>
              <a:solidFill>
                <a:srgbClr val="002060"/>
              </a:solidFill>
              <a:ln w="9525">
                <a:solidFill>
                  <a:srgbClr val="002060"/>
                </a:solidFill>
              </a:ln>
              <a:effectLst/>
            </c:spPr>
          </c:marker>
          <c:cat>
            <c:strRef>
              <c:f>'AU vs. DT'!$C$1:$N$1</c:f>
              <c:strCache>
                <c:ptCount val="12"/>
                <c:pt idx="0">
                  <c:v>Oct</c:v>
                </c:pt>
                <c:pt idx="1">
                  <c:v>Nov</c:v>
                </c:pt>
                <c:pt idx="2">
                  <c:v>Dec</c:v>
                </c:pt>
                <c:pt idx="3">
                  <c:v>Jan</c:v>
                </c:pt>
                <c:pt idx="4">
                  <c:v>Feb</c:v>
                </c:pt>
                <c:pt idx="5">
                  <c:v>Mar</c:v>
                </c:pt>
                <c:pt idx="6">
                  <c:v>Apr</c:v>
                </c:pt>
                <c:pt idx="7">
                  <c:v>May</c:v>
                </c:pt>
                <c:pt idx="8">
                  <c:v>Jun</c:v>
                </c:pt>
                <c:pt idx="9">
                  <c:v>Jul</c:v>
                </c:pt>
                <c:pt idx="10">
                  <c:v>Aug</c:v>
                </c:pt>
                <c:pt idx="11">
                  <c:v>Sep</c:v>
                </c:pt>
              </c:strCache>
            </c:strRef>
          </c:cat>
          <c:val>
            <c:numRef>
              <c:f>'AU vs. DT'!$C$3:$N$3</c:f>
              <c:numCache>
                <c:formatCode>0</c:formatCode>
                <c:ptCount val="12"/>
                <c:pt idx="0">
                  <c:v>327.83903320152183</c:v>
                </c:pt>
                <c:pt idx="1">
                  <c:v>218.20720819576681</c:v>
                </c:pt>
                <c:pt idx="2">
                  <c:v>220.11618634148323</c:v>
                </c:pt>
                <c:pt idx="3">
                  <c:v>226.80373902814966</c:v>
                </c:pt>
                <c:pt idx="4">
                  <c:v>216.46099011253233</c:v>
                </c:pt>
                <c:pt idx="5">
                  <c:v>227.69468420421248</c:v>
                </c:pt>
                <c:pt idx="6">
                  <c:v>204.77790981087676</c:v>
                </c:pt>
                <c:pt idx="7">
                  <c:v>263.30070004868361</c:v>
                </c:pt>
                <c:pt idx="8">
                  <c:v>406.01598602312708</c:v>
                </c:pt>
                <c:pt idx="9">
                  <c:v>475.2647709644956</c:v>
                </c:pt>
                <c:pt idx="10">
                  <c:v>504.27408253150213</c:v>
                </c:pt>
                <c:pt idx="11">
                  <c:v>422.64452870821958</c:v>
                </c:pt>
              </c:numCache>
            </c:numRef>
          </c:val>
          <c:smooth val="0"/>
          <c:extLst>
            <c:ext xmlns:c16="http://schemas.microsoft.com/office/drawing/2014/chart" uri="{C3380CC4-5D6E-409C-BE32-E72D297353CC}">
              <c16:uniqueId val="{00000001-8975-407B-9E3F-17FBECA169BA}"/>
            </c:ext>
          </c:extLst>
        </c:ser>
        <c:dLbls>
          <c:showLegendKey val="0"/>
          <c:showVal val="0"/>
          <c:showCatName val="0"/>
          <c:showSerName val="0"/>
          <c:showPercent val="0"/>
          <c:showBubbleSize val="0"/>
        </c:dLbls>
        <c:marker val="1"/>
        <c:smooth val="0"/>
        <c:axId val="1772510831"/>
        <c:axId val="540700671"/>
        <c:extLst>
          <c:ext xmlns:c15="http://schemas.microsoft.com/office/drawing/2012/chart" uri="{02D57815-91ED-43cb-92C2-25804820EDAC}">
            <c15:filteredLineSeries>
              <c15:ser>
                <c:idx val="2"/>
                <c:order val="2"/>
                <c:tx>
                  <c:strRef>
                    <c:extLst>
                      <c:ext uri="{02D57815-91ED-43cb-92C2-25804820EDAC}">
                        <c15:formulaRef>
                          <c15:sqref>'AU vs. DT'!$A$4</c15:sqref>
                        </c15:formulaRef>
                      </c:ext>
                    </c:extLst>
                    <c:strCache>
                      <c:ptCount val="1"/>
                      <c:pt idx="0">
                        <c:v>Permitted DT</c:v>
                      </c:pt>
                    </c:strCache>
                  </c:strRef>
                </c:tx>
                <c:spPr>
                  <a:ln w="28575" cap="rnd">
                    <a:solidFill>
                      <a:schemeClr val="accent3"/>
                    </a:solidFill>
                    <a:round/>
                  </a:ln>
                  <a:effectLst/>
                </c:spPr>
                <c:marker>
                  <c:symbol val="none"/>
                </c:marker>
                <c:cat>
                  <c:strRef>
                    <c:extLst>
                      <c:ext uri="{02D57815-91ED-43cb-92C2-25804820EDAC}">
                        <c15:formulaRef>
                          <c15:sqref>'AU vs. DT'!$C$1:$N$1</c15:sqref>
                        </c15:formulaRef>
                      </c:ext>
                    </c:extLst>
                    <c:strCache>
                      <c:ptCount val="12"/>
                      <c:pt idx="0">
                        <c:v>Oct</c:v>
                      </c:pt>
                      <c:pt idx="1">
                        <c:v>Nov</c:v>
                      </c:pt>
                      <c:pt idx="2">
                        <c:v>Dec</c:v>
                      </c:pt>
                      <c:pt idx="3">
                        <c:v>Jan</c:v>
                      </c:pt>
                      <c:pt idx="4">
                        <c:v>Feb</c:v>
                      </c:pt>
                      <c:pt idx="5">
                        <c:v>Mar</c:v>
                      </c:pt>
                      <c:pt idx="6">
                        <c:v>Apr</c:v>
                      </c:pt>
                      <c:pt idx="7">
                        <c:v>May</c:v>
                      </c:pt>
                      <c:pt idx="8">
                        <c:v>Jun</c:v>
                      </c:pt>
                      <c:pt idx="9">
                        <c:v>Jul</c:v>
                      </c:pt>
                      <c:pt idx="10">
                        <c:v>Aug</c:v>
                      </c:pt>
                      <c:pt idx="11">
                        <c:v>Sep</c:v>
                      </c:pt>
                    </c:strCache>
                  </c:strRef>
                </c:cat>
                <c:val>
                  <c:numRef>
                    <c:extLst>
                      <c:ext uri="{02D57815-91ED-43cb-92C2-25804820EDAC}">
                        <c15:formulaRef>
                          <c15:sqref>'AU vs. DT'!$C$4:$N$4</c15:sqref>
                        </c15:formulaRef>
                      </c:ext>
                    </c:extLst>
                    <c:numCache>
                      <c:formatCode>0</c:formatCode>
                      <c:ptCount val="12"/>
                      <c:pt idx="0">
                        <c:v>365.70660577752147</c:v>
                      </c:pt>
                      <c:pt idx="1">
                        <c:v>521.38625334191113</c:v>
                      </c:pt>
                      <c:pt idx="2">
                        <c:v>522.61890862334883</c:v>
                      </c:pt>
                      <c:pt idx="3">
                        <c:v>553.03688111974145</c:v>
                      </c:pt>
                      <c:pt idx="4">
                        <c:v>516.3707344959704</c:v>
                      </c:pt>
                      <c:pt idx="5">
                        <c:v>556.04730644065569</c:v>
                      </c:pt>
                      <c:pt idx="6">
                        <c:v>315.44973331804368</c:v>
                      </c:pt>
                      <c:pt idx="7">
                        <c:v>575.03295009684666</c:v>
                      </c:pt>
                      <c:pt idx="8">
                        <c:v>657.89364209213431</c:v>
                      </c:pt>
                      <c:pt idx="9">
                        <c:v>444.99105542226698</c:v>
                      </c:pt>
                      <c:pt idx="10">
                        <c:v>488.24393428547955</c:v>
                      </c:pt>
                      <c:pt idx="11">
                        <c:v>436.90272157004688</c:v>
                      </c:pt>
                    </c:numCache>
                  </c:numRef>
                </c:val>
                <c:smooth val="0"/>
                <c:extLst>
                  <c:ext xmlns:c16="http://schemas.microsoft.com/office/drawing/2014/chart" uri="{C3380CC4-5D6E-409C-BE32-E72D297353CC}">
                    <c16:uniqueId val="{00000002-8975-407B-9E3F-17FBECA169BA}"/>
                  </c:ext>
                </c:extLst>
              </c15:ser>
            </c15:filteredLineSeries>
            <c15:filteredLineSeries>
              <c15:ser>
                <c:idx val="3"/>
                <c:order val="3"/>
                <c:tx>
                  <c:strRef>
                    <c:extLst xmlns:c15="http://schemas.microsoft.com/office/drawing/2012/chart">
                      <c:ext xmlns:c15="http://schemas.microsoft.com/office/drawing/2012/chart" uri="{02D57815-91ED-43cb-92C2-25804820EDAC}">
                        <c15:formulaRef>
                          <c15:sqref>'AU vs. DT'!$A$5</c15:sqref>
                        </c15:formulaRef>
                      </c:ext>
                    </c:extLst>
                    <c:strCache>
                      <c:ptCount val="1"/>
                      <c:pt idx="0">
                        <c:v>Permitted AU</c:v>
                      </c:pt>
                    </c:strCache>
                  </c:strRef>
                </c:tx>
                <c:spPr>
                  <a:ln w="28575" cap="rnd">
                    <a:solidFill>
                      <a:schemeClr val="accent4"/>
                    </a:solidFill>
                    <a:round/>
                  </a:ln>
                  <a:effectLst/>
                </c:spPr>
                <c:marker>
                  <c:symbol val="none"/>
                </c:marker>
                <c:cat>
                  <c:strRef>
                    <c:extLst xmlns:c15="http://schemas.microsoft.com/office/drawing/2012/chart">
                      <c:ext xmlns:c15="http://schemas.microsoft.com/office/drawing/2012/chart" uri="{02D57815-91ED-43cb-92C2-25804820EDAC}">
                        <c15:formulaRef>
                          <c15:sqref>'AU vs. DT'!$C$1:$N$1</c15:sqref>
                        </c15:formulaRef>
                      </c:ext>
                    </c:extLst>
                    <c:strCache>
                      <c:ptCount val="12"/>
                      <c:pt idx="0">
                        <c:v>Oct</c:v>
                      </c:pt>
                      <c:pt idx="1">
                        <c:v>Nov</c:v>
                      </c:pt>
                      <c:pt idx="2">
                        <c:v>Dec</c:v>
                      </c:pt>
                      <c:pt idx="3">
                        <c:v>Jan</c:v>
                      </c:pt>
                      <c:pt idx="4">
                        <c:v>Feb</c:v>
                      </c:pt>
                      <c:pt idx="5">
                        <c:v>Mar</c:v>
                      </c:pt>
                      <c:pt idx="6">
                        <c:v>Apr</c:v>
                      </c:pt>
                      <c:pt idx="7">
                        <c:v>May</c:v>
                      </c:pt>
                      <c:pt idx="8">
                        <c:v>Jun</c:v>
                      </c:pt>
                      <c:pt idx="9">
                        <c:v>Jul</c:v>
                      </c:pt>
                      <c:pt idx="10">
                        <c:v>Aug</c:v>
                      </c:pt>
                      <c:pt idx="11">
                        <c:v>Sep</c:v>
                      </c:pt>
                    </c:strCache>
                  </c:strRef>
                </c:cat>
                <c:val>
                  <c:numRef>
                    <c:extLst xmlns:c15="http://schemas.microsoft.com/office/drawing/2012/chart">
                      <c:ext xmlns:c15="http://schemas.microsoft.com/office/drawing/2012/chart" uri="{02D57815-91ED-43cb-92C2-25804820EDAC}">
                        <c15:formulaRef>
                          <c15:sqref>'AU vs. DT'!$C$5:$N$5</c15:sqref>
                        </c15:formulaRef>
                      </c:ext>
                    </c:extLst>
                    <c:numCache>
                      <c:formatCode>0</c:formatCode>
                      <c:ptCount val="12"/>
                      <c:pt idx="0">
                        <c:v>523.4871292502819</c:v>
                      </c:pt>
                      <c:pt idx="1">
                        <c:v>354.6329501601241</c:v>
                      </c:pt>
                      <c:pt idx="2">
                        <c:v>338.84791226498584</c:v>
                      </c:pt>
                      <c:pt idx="3">
                        <c:v>321.85670189429737</c:v>
                      </c:pt>
                      <c:pt idx="4">
                        <c:v>316.39109084324059</c:v>
                      </c:pt>
                      <c:pt idx="5">
                        <c:v>330.80644303578413</c:v>
                      </c:pt>
                      <c:pt idx="6">
                        <c:v>321.43926858647472</c:v>
                      </c:pt>
                      <c:pt idx="7">
                        <c:v>445.74140776478555</c:v>
                      </c:pt>
                      <c:pt idx="8">
                        <c:v>658.40128055987998</c:v>
                      </c:pt>
                      <c:pt idx="9">
                        <c:v>789.49150480627884</c:v>
                      </c:pt>
                      <c:pt idx="10">
                        <c:v>839.54646281084604</c:v>
                      </c:pt>
                      <c:pt idx="11">
                        <c:v>713.03857460698725</c:v>
                      </c:pt>
                    </c:numCache>
                  </c:numRef>
                </c:val>
                <c:smooth val="0"/>
                <c:extLst xmlns:c15="http://schemas.microsoft.com/office/drawing/2012/chart">
                  <c:ext xmlns:c16="http://schemas.microsoft.com/office/drawing/2014/chart" uri="{C3380CC4-5D6E-409C-BE32-E72D297353CC}">
                    <c16:uniqueId val="{00000003-8975-407B-9E3F-17FBECA169BA}"/>
                  </c:ext>
                </c:extLst>
              </c15:ser>
            </c15:filteredLineSeries>
          </c:ext>
        </c:extLst>
      </c:lineChart>
      <c:catAx>
        <c:axId val="17725108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en-US"/>
          </a:p>
        </c:txPr>
        <c:crossAx val="540700671"/>
        <c:crosses val="autoZero"/>
        <c:auto val="1"/>
        <c:lblAlgn val="ctr"/>
        <c:lblOffset val="100"/>
        <c:noMultiLvlLbl val="0"/>
      </c:catAx>
      <c:valAx>
        <c:axId val="54070067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a:t>Monthly Volume (AF)</a:t>
                </a: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en-US"/>
          </a:p>
        </c:txPr>
        <c:crossAx val="17725108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Permitted Scenario eWRIMS DT and AU</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2"/>
          <c:order val="2"/>
          <c:tx>
            <c:strRef>
              <c:f>'AU vs. DT'!$A$4</c:f>
              <c:strCache>
                <c:ptCount val="1"/>
                <c:pt idx="0">
                  <c:v>Permitted DT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'AU vs. DT'!$C$1:$N$1</c:f>
              <c:strCache>
                <c:ptCount val="12"/>
                <c:pt idx="0">
                  <c:v>Oct</c:v>
                </c:pt>
                <c:pt idx="1">
                  <c:v>Nov</c:v>
                </c:pt>
                <c:pt idx="2">
                  <c:v>Dec</c:v>
                </c:pt>
                <c:pt idx="3">
                  <c:v>Jan</c:v>
                </c:pt>
                <c:pt idx="4">
                  <c:v>Feb</c:v>
                </c:pt>
                <c:pt idx="5">
                  <c:v>Mar</c:v>
                </c:pt>
                <c:pt idx="6">
                  <c:v>Apr</c:v>
                </c:pt>
                <c:pt idx="7">
                  <c:v>May</c:v>
                </c:pt>
                <c:pt idx="8">
                  <c:v>Jun</c:v>
                </c:pt>
                <c:pt idx="9">
                  <c:v>Jul</c:v>
                </c:pt>
                <c:pt idx="10">
                  <c:v>Aug</c:v>
                </c:pt>
                <c:pt idx="11">
                  <c:v>Sep</c:v>
                </c:pt>
              </c:strCache>
            </c:strRef>
          </c:cat>
          <c:val>
            <c:numRef>
              <c:f>'AU vs. DT'!$C$4:$N$4</c:f>
              <c:numCache>
                <c:formatCode>0</c:formatCode>
                <c:ptCount val="12"/>
                <c:pt idx="0">
                  <c:v>365.70660577752147</c:v>
                </c:pt>
                <c:pt idx="1">
                  <c:v>521.38625334191113</c:v>
                </c:pt>
                <c:pt idx="2">
                  <c:v>522.61890862334883</c:v>
                </c:pt>
                <c:pt idx="3">
                  <c:v>553.03688111974145</c:v>
                </c:pt>
                <c:pt idx="4">
                  <c:v>516.3707344959704</c:v>
                </c:pt>
                <c:pt idx="5">
                  <c:v>556.04730644065569</c:v>
                </c:pt>
                <c:pt idx="6">
                  <c:v>315.44973331804368</c:v>
                </c:pt>
                <c:pt idx="7">
                  <c:v>575.03295009684666</c:v>
                </c:pt>
                <c:pt idx="8">
                  <c:v>657.89364209213431</c:v>
                </c:pt>
                <c:pt idx="9">
                  <c:v>444.99105542226698</c:v>
                </c:pt>
                <c:pt idx="10">
                  <c:v>488.24393428547955</c:v>
                </c:pt>
                <c:pt idx="11">
                  <c:v>436.90272157004688</c:v>
                </c:pt>
              </c:numCache>
            </c:numRef>
          </c:val>
          <c:smooth val="0"/>
          <c:extLst>
            <c:ext xmlns:c16="http://schemas.microsoft.com/office/drawing/2014/chart" uri="{C3380CC4-5D6E-409C-BE32-E72D297353CC}">
              <c16:uniqueId val="{00000000-8E51-4A21-9294-A79FF1A87656}"/>
            </c:ext>
          </c:extLst>
        </c:ser>
        <c:ser>
          <c:idx val="3"/>
          <c:order val="3"/>
          <c:tx>
            <c:strRef>
              <c:f>'AU vs. DT'!$A$5</c:f>
              <c:strCache>
                <c:ptCount val="1"/>
                <c:pt idx="0">
                  <c:v>Permitted AU</c:v>
                </c:pt>
              </c:strCache>
            </c:strRef>
          </c:tx>
          <c:spPr>
            <a:ln w="28575" cap="rnd">
              <a:solidFill>
                <a:schemeClr val="accent2">
                  <a:lumMod val="50000"/>
                </a:schemeClr>
              </a:solidFill>
              <a:prstDash val="sysDot"/>
              <a:round/>
            </a:ln>
            <a:effectLst/>
          </c:spPr>
          <c:marker>
            <c:symbol val="circle"/>
            <c:size val="5"/>
            <c:spPr>
              <a:solidFill>
                <a:schemeClr val="accent2">
                  <a:lumMod val="50000"/>
                </a:schemeClr>
              </a:solidFill>
              <a:ln w="9525">
                <a:solidFill>
                  <a:schemeClr val="accent2">
                    <a:lumMod val="50000"/>
                  </a:schemeClr>
                </a:solidFill>
              </a:ln>
              <a:effectLst/>
            </c:spPr>
          </c:marker>
          <c:cat>
            <c:strRef>
              <c:f>'AU vs. DT'!$C$1:$N$1</c:f>
              <c:strCache>
                <c:ptCount val="12"/>
                <c:pt idx="0">
                  <c:v>Oct</c:v>
                </c:pt>
                <c:pt idx="1">
                  <c:v>Nov</c:v>
                </c:pt>
                <c:pt idx="2">
                  <c:v>Dec</c:v>
                </c:pt>
                <c:pt idx="3">
                  <c:v>Jan</c:v>
                </c:pt>
                <c:pt idx="4">
                  <c:v>Feb</c:v>
                </c:pt>
                <c:pt idx="5">
                  <c:v>Mar</c:v>
                </c:pt>
                <c:pt idx="6">
                  <c:v>Apr</c:v>
                </c:pt>
                <c:pt idx="7">
                  <c:v>May</c:v>
                </c:pt>
                <c:pt idx="8">
                  <c:v>Jun</c:v>
                </c:pt>
                <c:pt idx="9">
                  <c:v>Jul</c:v>
                </c:pt>
                <c:pt idx="10">
                  <c:v>Aug</c:v>
                </c:pt>
                <c:pt idx="11">
                  <c:v>Sep</c:v>
                </c:pt>
              </c:strCache>
            </c:strRef>
          </c:cat>
          <c:val>
            <c:numRef>
              <c:f>'AU vs. DT'!$C$5:$N$5</c:f>
              <c:numCache>
                <c:formatCode>0</c:formatCode>
                <c:ptCount val="12"/>
                <c:pt idx="0">
                  <c:v>523.4871292502819</c:v>
                </c:pt>
                <c:pt idx="1">
                  <c:v>354.6329501601241</c:v>
                </c:pt>
                <c:pt idx="2">
                  <c:v>338.84791226498584</c:v>
                </c:pt>
                <c:pt idx="3">
                  <c:v>321.85670189429737</c:v>
                </c:pt>
                <c:pt idx="4">
                  <c:v>316.39109084324059</c:v>
                </c:pt>
                <c:pt idx="5">
                  <c:v>330.80644303578413</c:v>
                </c:pt>
                <c:pt idx="6">
                  <c:v>321.43926858647472</c:v>
                </c:pt>
                <c:pt idx="7">
                  <c:v>445.74140776478555</c:v>
                </c:pt>
                <c:pt idx="8">
                  <c:v>658.40128055987998</c:v>
                </c:pt>
                <c:pt idx="9">
                  <c:v>789.49150480627884</c:v>
                </c:pt>
                <c:pt idx="10">
                  <c:v>839.54646281084604</c:v>
                </c:pt>
                <c:pt idx="11">
                  <c:v>713.03857460698725</c:v>
                </c:pt>
              </c:numCache>
            </c:numRef>
          </c:val>
          <c:smooth val="0"/>
          <c:extLst>
            <c:ext xmlns:c16="http://schemas.microsoft.com/office/drawing/2014/chart" uri="{C3380CC4-5D6E-409C-BE32-E72D297353CC}">
              <c16:uniqueId val="{00000001-8E51-4A21-9294-A79FF1A87656}"/>
            </c:ext>
          </c:extLst>
        </c:ser>
        <c:dLbls>
          <c:showLegendKey val="0"/>
          <c:showVal val="0"/>
          <c:showCatName val="0"/>
          <c:showSerName val="0"/>
          <c:showPercent val="0"/>
          <c:showBubbleSize val="0"/>
        </c:dLbls>
        <c:marker val="1"/>
        <c:smooth val="0"/>
        <c:axId val="1772510831"/>
        <c:axId val="540700671"/>
        <c:extLst>
          <c:ext xmlns:c15="http://schemas.microsoft.com/office/drawing/2012/chart" uri="{02D57815-91ED-43cb-92C2-25804820EDAC}">
            <c15:filteredLineSeries>
              <c15:ser>
                <c:idx val="0"/>
                <c:order val="0"/>
                <c:tx>
                  <c:strRef>
                    <c:extLst>
                      <c:ext uri="{02D57815-91ED-43cb-92C2-25804820EDAC}">
                        <c15:formulaRef>
                          <c15:sqref>'AU vs. DT'!$A$2</c15:sqref>
                        </c15:formulaRef>
                      </c:ext>
                    </c:extLst>
                    <c:strCache>
                      <c:ptCount val="1"/>
                      <c:pt idx="0">
                        <c:v>Reported DT</c:v>
                      </c:pt>
                    </c:strCache>
                  </c:strRef>
                </c:tx>
                <c:spPr>
                  <a:ln w="28575" cap="rnd">
                    <a:solidFill>
                      <a:schemeClr val="accent1"/>
                    </a:solidFill>
                    <a:round/>
                  </a:ln>
                  <a:effectLst/>
                </c:spPr>
                <c:marker>
                  <c:symbol val="none"/>
                </c:marker>
                <c:cat>
                  <c:strRef>
                    <c:extLst>
                      <c:ext uri="{02D57815-91ED-43cb-92C2-25804820EDAC}">
                        <c15:formulaRef>
                          <c15:sqref>'AU vs. DT'!$C$1:$N$1</c15:sqref>
                        </c15:formulaRef>
                      </c:ext>
                    </c:extLst>
                    <c:strCache>
                      <c:ptCount val="12"/>
                      <c:pt idx="0">
                        <c:v>Oct</c:v>
                      </c:pt>
                      <c:pt idx="1">
                        <c:v>Nov</c:v>
                      </c:pt>
                      <c:pt idx="2">
                        <c:v>Dec</c:v>
                      </c:pt>
                      <c:pt idx="3">
                        <c:v>Jan</c:v>
                      </c:pt>
                      <c:pt idx="4">
                        <c:v>Feb</c:v>
                      </c:pt>
                      <c:pt idx="5">
                        <c:v>Mar</c:v>
                      </c:pt>
                      <c:pt idx="6">
                        <c:v>Apr</c:v>
                      </c:pt>
                      <c:pt idx="7">
                        <c:v>May</c:v>
                      </c:pt>
                      <c:pt idx="8">
                        <c:v>Jun</c:v>
                      </c:pt>
                      <c:pt idx="9">
                        <c:v>Jul</c:v>
                      </c:pt>
                      <c:pt idx="10">
                        <c:v>Aug</c:v>
                      </c:pt>
                      <c:pt idx="11">
                        <c:v>Sep</c:v>
                      </c:pt>
                    </c:strCache>
                  </c:strRef>
                </c:cat>
                <c:val>
                  <c:numRef>
                    <c:extLst>
                      <c:ext uri="{02D57815-91ED-43cb-92C2-25804820EDAC}">
                        <c15:formulaRef>
                          <c15:sqref>'AU vs. DT'!$C$2:$N$2</c15:sqref>
                        </c15:formulaRef>
                      </c:ext>
                    </c:extLst>
                    <c:numCache>
                      <c:formatCode>0</c:formatCode>
                      <c:ptCount val="12"/>
                      <c:pt idx="0">
                        <c:v>282.26052763160908</c:v>
                      </c:pt>
                      <c:pt idx="1">
                        <c:v>496.8469141934001</c:v>
                      </c:pt>
                      <c:pt idx="2">
                        <c:v>231.02908785719472</c:v>
                      </c:pt>
                      <c:pt idx="3">
                        <c:v>283.5822649010247</c:v>
                      </c:pt>
                      <c:pt idx="4">
                        <c:v>270.57165857289152</c:v>
                      </c:pt>
                      <c:pt idx="5">
                        <c:v>266.63095103484233</c:v>
                      </c:pt>
                      <c:pt idx="6">
                        <c:v>225.12474545439656</c:v>
                      </c:pt>
                      <c:pt idx="7">
                        <c:v>240.02608368107272</c:v>
                      </c:pt>
                      <c:pt idx="8">
                        <c:v>332.89623363851297</c:v>
                      </c:pt>
                      <c:pt idx="9">
                        <c:v>376.30126504791059</c:v>
                      </c:pt>
                      <c:pt idx="10">
                        <c:v>384.41965173563</c:v>
                      </c:pt>
                      <c:pt idx="11">
                        <c:v>323.7104354220873</c:v>
                      </c:pt>
                    </c:numCache>
                  </c:numRef>
                </c:val>
                <c:smooth val="0"/>
                <c:extLst>
                  <c:ext xmlns:c16="http://schemas.microsoft.com/office/drawing/2014/chart" uri="{C3380CC4-5D6E-409C-BE32-E72D297353CC}">
                    <c16:uniqueId val="{00000002-8E51-4A21-9294-A79FF1A87656}"/>
                  </c:ext>
                </c:extLst>
              </c15:ser>
            </c15:filteredLineSeries>
            <c15:filteredLineSeries>
              <c15:ser>
                <c:idx val="1"/>
                <c:order val="1"/>
                <c:tx>
                  <c:strRef>
                    <c:extLst xmlns:c15="http://schemas.microsoft.com/office/drawing/2012/chart">
                      <c:ext xmlns:c15="http://schemas.microsoft.com/office/drawing/2012/chart" uri="{02D57815-91ED-43cb-92C2-25804820EDAC}">
                        <c15:formulaRef>
                          <c15:sqref>'AU vs. DT'!$A$3</c15:sqref>
                        </c15:formulaRef>
                      </c:ext>
                    </c:extLst>
                    <c:strCache>
                      <c:ptCount val="1"/>
                      <c:pt idx="0">
                        <c:v>Reported AU</c:v>
                      </c:pt>
                    </c:strCache>
                  </c:strRef>
                </c:tx>
                <c:spPr>
                  <a:ln w="28575" cap="rnd">
                    <a:solidFill>
                      <a:schemeClr val="accent2"/>
                    </a:solidFill>
                    <a:round/>
                  </a:ln>
                  <a:effectLst/>
                </c:spPr>
                <c:marker>
                  <c:symbol val="none"/>
                </c:marker>
                <c:cat>
                  <c:strRef>
                    <c:extLst xmlns:c15="http://schemas.microsoft.com/office/drawing/2012/chart">
                      <c:ext xmlns:c15="http://schemas.microsoft.com/office/drawing/2012/chart" uri="{02D57815-91ED-43cb-92C2-25804820EDAC}">
                        <c15:formulaRef>
                          <c15:sqref>'AU vs. DT'!$C$1:$N$1</c15:sqref>
                        </c15:formulaRef>
                      </c:ext>
                    </c:extLst>
                    <c:strCache>
                      <c:ptCount val="12"/>
                      <c:pt idx="0">
                        <c:v>Oct</c:v>
                      </c:pt>
                      <c:pt idx="1">
                        <c:v>Nov</c:v>
                      </c:pt>
                      <c:pt idx="2">
                        <c:v>Dec</c:v>
                      </c:pt>
                      <c:pt idx="3">
                        <c:v>Jan</c:v>
                      </c:pt>
                      <c:pt idx="4">
                        <c:v>Feb</c:v>
                      </c:pt>
                      <c:pt idx="5">
                        <c:v>Mar</c:v>
                      </c:pt>
                      <c:pt idx="6">
                        <c:v>Apr</c:v>
                      </c:pt>
                      <c:pt idx="7">
                        <c:v>May</c:v>
                      </c:pt>
                      <c:pt idx="8">
                        <c:v>Jun</c:v>
                      </c:pt>
                      <c:pt idx="9">
                        <c:v>Jul</c:v>
                      </c:pt>
                      <c:pt idx="10">
                        <c:v>Aug</c:v>
                      </c:pt>
                      <c:pt idx="11">
                        <c:v>Sep</c:v>
                      </c:pt>
                    </c:strCache>
                  </c:strRef>
                </c:cat>
                <c:val>
                  <c:numRef>
                    <c:extLst xmlns:c15="http://schemas.microsoft.com/office/drawing/2012/chart">
                      <c:ext xmlns:c15="http://schemas.microsoft.com/office/drawing/2012/chart" uri="{02D57815-91ED-43cb-92C2-25804820EDAC}">
                        <c15:formulaRef>
                          <c15:sqref>'AU vs. DT'!$C$3:$N$3</c15:sqref>
                        </c15:formulaRef>
                      </c:ext>
                    </c:extLst>
                    <c:numCache>
                      <c:formatCode>0</c:formatCode>
                      <c:ptCount val="12"/>
                      <c:pt idx="0">
                        <c:v>327.83903320152183</c:v>
                      </c:pt>
                      <c:pt idx="1">
                        <c:v>218.20720819576681</c:v>
                      </c:pt>
                      <c:pt idx="2">
                        <c:v>220.11618634148323</c:v>
                      </c:pt>
                      <c:pt idx="3">
                        <c:v>226.80373902814966</c:v>
                      </c:pt>
                      <c:pt idx="4">
                        <c:v>216.46099011253233</c:v>
                      </c:pt>
                      <c:pt idx="5">
                        <c:v>227.69468420421248</c:v>
                      </c:pt>
                      <c:pt idx="6">
                        <c:v>204.77790981087676</c:v>
                      </c:pt>
                      <c:pt idx="7">
                        <c:v>263.30070004868361</c:v>
                      </c:pt>
                      <c:pt idx="8">
                        <c:v>406.01598602312708</c:v>
                      </c:pt>
                      <c:pt idx="9">
                        <c:v>475.2647709644956</c:v>
                      </c:pt>
                      <c:pt idx="10">
                        <c:v>504.27408253150213</c:v>
                      </c:pt>
                      <c:pt idx="11">
                        <c:v>422.64452870821958</c:v>
                      </c:pt>
                    </c:numCache>
                  </c:numRef>
                </c:val>
                <c:smooth val="0"/>
                <c:extLst xmlns:c15="http://schemas.microsoft.com/office/drawing/2012/chart">
                  <c:ext xmlns:c16="http://schemas.microsoft.com/office/drawing/2014/chart" uri="{C3380CC4-5D6E-409C-BE32-E72D297353CC}">
                    <c16:uniqueId val="{00000003-8E51-4A21-9294-A79FF1A87656}"/>
                  </c:ext>
                </c:extLst>
              </c15:ser>
            </c15:filteredLineSeries>
          </c:ext>
        </c:extLst>
      </c:lineChart>
      <c:catAx>
        <c:axId val="17725108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700671"/>
        <c:crosses val="autoZero"/>
        <c:auto val="1"/>
        <c:lblAlgn val="ctr"/>
        <c:lblOffset val="100"/>
        <c:noMultiLvlLbl val="0"/>
      </c:catAx>
      <c:valAx>
        <c:axId val="54070067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Monthly Volume (AF)</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25108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Reported Scenario:</a:t>
            </a:r>
            <a:r>
              <a:rPr lang="en-US" baseline="0"/>
              <a:t> Monthly DT by type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'DT Types'!$A$2</c:f>
              <c:strCache>
                <c:ptCount val="1"/>
                <c:pt idx="0">
                  <c:v>Reported Indoor DT</c:v>
                </c:pt>
              </c:strCache>
            </c:strRef>
          </c:tx>
          <c:spPr>
            <a:solidFill>
              <a:srgbClr val="FF0000"/>
            </a:solidFill>
            <a:ln>
              <a:noFill/>
              <a:prstDash val="solid"/>
            </a:ln>
            <a:effectLst/>
          </c:spPr>
          <c:invertIfNegative val="0"/>
          <c:cat>
            <c:strRef>
              <c:f>'DT Types'!$B$1:$M$1</c:f>
              <c:strCache>
                <c:ptCount val="12"/>
                <c:pt idx="0">
                  <c:v>Oct</c:v>
                </c:pt>
                <c:pt idx="1">
                  <c:v>Nov</c:v>
                </c:pt>
                <c:pt idx="2">
                  <c:v>Dec</c:v>
                </c:pt>
                <c:pt idx="3">
                  <c:v>Jan</c:v>
                </c:pt>
                <c:pt idx="4">
                  <c:v>Feb</c:v>
                </c:pt>
                <c:pt idx="5">
                  <c:v>Mar</c:v>
                </c:pt>
                <c:pt idx="6">
                  <c:v>Apr</c:v>
                </c:pt>
                <c:pt idx="7">
                  <c:v>May</c:v>
                </c:pt>
                <c:pt idx="8">
                  <c:v>Jun</c:v>
                </c:pt>
                <c:pt idx="9">
                  <c:v>Jul</c:v>
                </c:pt>
                <c:pt idx="10">
                  <c:v>Aug</c:v>
                </c:pt>
                <c:pt idx="11">
                  <c:v>Sep</c:v>
                </c:pt>
              </c:strCache>
            </c:strRef>
          </c:cat>
          <c:val>
            <c:numRef>
              <c:f>'DT Types'!$B$2:$M$2</c:f>
              <c:numCache>
                <c:formatCode>0</c:formatCode>
                <c:ptCount val="12"/>
                <c:pt idx="0">
                  <c:v>47.517310816150989</c:v>
                </c:pt>
                <c:pt idx="1">
                  <c:v>47.740558138621637</c:v>
                </c:pt>
                <c:pt idx="2">
                  <c:v>47.82771513626917</c:v>
                </c:pt>
                <c:pt idx="3">
                  <c:v>47.933309021741493</c:v>
                </c:pt>
                <c:pt idx="4">
                  <c:v>48.121318732209119</c:v>
                </c:pt>
                <c:pt idx="5">
                  <c:v>48.438529912933831</c:v>
                </c:pt>
                <c:pt idx="6">
                  <c:v>48.497223189992745</c:v>
                </c:pt>
                <c:pt idx="7">
                  <c:v>48.398087144602776</c:v>
                </c:pt>
                <c:pt idx="8">
                  <c:v>48.188422398817053</c:v>
                </c:pt>
                <c:pt idx="9">
                  <c:v>47.979663667900695</c:v>
                </c:pt>
                <c:pt idx="10">
                  <c:v>47.386895412458344</c:v>
                </c:pt>
                <c:pt idx="11">
                  <c:v>47.247169865265484</c:v>
                </c:pt>
              </c:numCache>
            </c:numRef>
          </c:val>
          <c:extLst>
            <c:ext xmlns:c16="http://schemas.microsoft.com/office/drawing/2014/chart" uri="{C3380CC4-5D6E-409C-BE32-E72D297353CC}">
              <c16:uniqueId val="{00000000-0839-45F0-BA4E-CD18B22596D6}"/>
            </c:ext>
          </c:extLst>
        </c:ser>
        <c:ser>
          <c:idx val="1"/>
          <c:order val="1"/>
          <c:tx>
            <c:strRef>
              <c:f>'DT Types'!$A$3</c:f>
              <c:strCache>
                <c:ptCount val="1"/>
                <c:pt idx="0">
                  <c:v>Reported Landscaping DT</c:v>
                </c:pt>
              </c:strCache>
            </c:strRef>
          </c:tx>
          <c:spPr>
            <a:solidFill>
              <a:schemeClr val="accent6">
                <a:lumMod val="50000"/>
              </a:schemeClr>
            </a:solidFill>
            <a:ln>
              <a:noFill/>
              <a:prstDash val="sysDot"/>
            </a:ln>
            <a:effectLst/>
          </c:spPr>
          <c:invertIfNegative val="0"/>
          <c:cat>
            <c:strRef>
              <c:f>'DT Types'!$B$1:$M$1</c:f>
              <c:strCache>
                <c:ptCount val="12"/>
                <c:pt idx="0">
                  <c:v>Oct</c:v>
                </c:pt>
                <c:pt idx="1">
                  <c:v>Nov</c:v>
                </c:pt>
                <c:pt idx="2">
                  <c:v>Dec</c:v>
                </c:pt>
                <c:pt idx="3">
                  <c:v>Jan</c:v>
                </c:pt>
                <c:pt idx="4">
                  <c:v>Feb</c:v>
                </c:pt>
                <c:pt idx="5">
                  <c:v>Mar</c:v>
                </c:pt>
                <c:pt idx="6">
                  <c:v>Apr</c:v>
                </c:pt>
                <c:pt idx="7">
                  <c:v>May</c:v>
                </c:pt>
                <c:pt idx="8">
                  <c:v>Jun</c:v>
                </c:pt>
                <c:pt idx="9">
                  <c:v>Jul</c:v>
                </c:pt>
                <c:pt idx="10">
                  <c:v>Aug</c:v>
                </c:pt>
                <c:pt idx="11">
                  <c:v>Sep</c:v>
                </c:pt>
              </c:strCache>
            </c:strRef>
          </c:cat>
          <c:val>
            <c:numRef>
              <c:f>'DT Types'!$B$3:$M$3</c:f>
              <c:numCache>
                <c:formatCode>0</c:formatCode>
                <c:ptCount val="12"/>
                <c:pt idx="0">
                  <c:v>100.02865165853076</c:v>
                </c:pt>
                <c:pt idx="1">
                  <c:v>86.163521326392967</c:v>
                </c:pt>
                <c:pt idx="2">
                  <c:v>85.463056115658247</c:v>
                </c:pt>
                <c:pt idx="3">
                  <c:v>89.007734242025535</c:v>
                </c:pt>
                <c:pt idx="4">
                  <c:v>73.71759971433751</c:v>
                </c:pt>
                <c:pt idx="5">
                  <c:v>76.661215084471479</c:v>
                </c:pt>
                <c:pt idx="6">
                  <c:v>71.57427407105375</c:v>
                </c:pt>
                <c:pt idx="7">
                  <c:v>78.937912861828181</c:v>
                </c:pt>
                <c:pt idx="8">
                  <c:v>117.11906600364976</c:v>
                </c:pt>
                <c:pt idx="9">
                  <c:v>144.95059192472451</c:v>
                </c:pt>
                <c:pt idx="10">
                  <c:v>155.49872849384238</c:v>
                </c:pt>
                <c:pt idx="11">
                  <c:v>125.71998307898781</c:v>
                </c:pt>
              </c:numCache>
            </c:numRef>
          </c:val>
          <c:extLst>
            <c:ext xmlns:c16="http://schemas.microsoft.com/office/drawing/2014/chart" uri="{C3380CC4-5D6E-409C-BE32-E72D297353CC}">
              <c16:uniqueId val="{00000001-0839-45F0-BA4E-CD18B22596D6}"/>
            </c:ext>
          </c:extLst>
        </c:ser>
        <c:ser>
          <c:idx val="2"/>
          <c:order val="2"/>
          <c:tx>
            <c:strRef>
              <c:f>'DT Types'!$A$4</c:f>
              <c:strCache>
                <c:ptCount val="1"/>
                <c:pt idx="0">
                  <c:v>Reported Economic DT</c:v>
                </c:pt>
              </c:strCache>
            </c:strRef>
          </c:tx>
          <c:spPr>
            <a:solidFill>
              <a:srgbClr val="FFFF00"/>
            </a:solidFill>
            <a:ln>
              <a:noFill/>
            </a:ln>
            <a:effectLst/>
          </c:spPr>
          <c:invertIfNegative val="0"/>
          <c:cat>
            <c:strRef>
              <c:f>'DT Types'!$B$1:$M$1</c:f>
              <c:strCache>
                <c:ptCount val="12"/>
                <c:pt idx="0">
                  <c:v>Oct</c:v>
                </c:pt>
                <c:pt idx="1">
                  <c:v>Nov</c:v>
                </c:pt>
                <c:pt idx="2">
                  <c:v>Dec</c:v>
                </c:pt>
                <c:pt idx="3">
                  <c:v>Jan</c:v>
                </c:pt>
                <c:pt idx="4">
                  <c:v>Feb</c:v>
                </c:pt>
                <c:pt idx="5">
                  <c:v>Mar</c:v>
                </c:pt>
                <c:pt idx="6">
                  <c:v>Apr</c:v>
                </c:pt>
                <c:pt idx="7">
                  <c:v>May</c:v>
                </c:pt>
                <c:pt idx="8">
                  <c:v>Jun</c:v>
                </c:pt>
                <c:pt idx="9">
                  <c:v>Jul</c:v>
                </c:pt>
                <c:pt idx="10">
                  <c:v>Aug</c:v>
                </c:pt>
                <c:pt idx="11">
                  <c:v>Sep</c:v>
                </c:pt>
              </c:strCache>
            </c:strRef>
          </c:cat>
          <c:val>
            <c:numRef>
              <c:f>'DT Types'!$B$4:$M$4</c:f>
              <c:numCache>
                <c:formatCode>0</c:formatCode>
                <c:ptCount val="12"/>
                <c:pt idx="0">
                  <c:v>134.7145651569291</c:v>
                </c:pt>
                <c:pt idx="1">
                  <c:v>362.94283472838583</c:v>
                </c:pt>
                <c:pt idx="2">
                  <c:v>97.738316605267542</c:v>
                </c:pt>
                <c:pt idx="3">
                  <c:v>146.64122163725855</c:v>
                </c:pt>
                <c:pt idx="4">
                  <c:v>148.73274012634633</c:v>
                </c:pt>
                <c:pt idx="5">
                  <c:v>141.53120603743824</c:v>
                </c:pt>
                <c:pt idx="6">
                  <c:v>105.05324819335092</c:v>
                </c:pt>
                <c:pt idx="7">
                  <c:v>112.69008367464249</c:v>
                </c:pt>
                <c:pt idx="8">
                  <c:v>167.58874523604732</c:v>
                </c:pt>
                <c:pt idx="9">
                  <c:v>183.37100945528579</c:v>
                </c:pt>
                <c:pt idx="10">
                  <c:v>181.53402782932986</c:v>
                </c:pt>
                <c:pt idx="11">
                  <c:v>150.74328247783447</c:v>
                </c:pt>
              </c:numCache>
            </c:numRef>
          </c:val>
          <c:extLst xmlns:c15="http://schemas.microsoft.com/office/drawing/2012/chart">
            <c:ext xmlns:c16="http://schemas.microsoft.com/office/drawing/2014/chart" uri="{C3380CC4-5D6E-409C-BE32-E72D297353CC}">
              <c16:uniqueId val="{00000002-0839-45F0-BA4E-CD18B22596D6}"/>
            </c:ext>
          </c:extLst>
        </c:ser>
        <c:dLbls>
          <c:showLegendKey val="0"/>
          <c:showVal val="0"/>
          <c:showCatName val="0"/>
          <c:showSerName val="0"/>
          <c:showPercent val="0"/>
          <c:showBubbleSize val="0"/>
        </c:dLbls>
        <c:gapWidth val="150"/>
        <c:overlap val="100"/>
        <c:axId val="1772510831"/>
        <c:axId val="540700671"/>
        <c:extLst>
          <c:ext xmlns:c15="http://schemas.microsoft.com/office/drawing/2012/chart" uri="{02D57815-91ED-43cb-92C2-25804820EDAC}">
            <c15:filteredBarSeries>
              <c15:ser>
                <c:idx val="3"/>
                <c:order val="3"/>
                <c:tx>
                  <c:strRef>
                    <c:extLst>
                      <c:ext uri="{02D57815-91ED-43cb-92C2-25804820EDAC}">
                        <c15:formulaRef>
                          <c15:sqref>'DT Types'!$A$5</c15:sqref>
                        </c15:formulaRef>
                      </c:ext>
                    </c:extLst>
                    <c:strCache>
                      <c:ptCount val="1"/>
                      <c:pt idx="0">
                        <c:v>Permitted Indoor DT</c:v>
                      </c:pt>
                    </c:strCache>
                  </c:strRef>
                </c:tx>
                <c:spPr>
                  <a:solidFill>
                    <a:schemeClr val="accent4"/>
                  </a:solidFill>
                  <a:ln>
                    <a:noFill/>
                  </a:ln>
                  <a:effectLst/>
                </c:spPr>
                <c:invertIfNegative val="0"/>
                <c:cat>
                  <c:strRef>
                    <c:extLst>
                      <c:ext uri="{02D57815-91ED-43cb-92C2-25804820EDAC}">
                        <c15:formulaRef>
                          <c15:sqref>'DT Types'!$B$1:$M$1</c15:sqref>
                        </c15:formulaRef>
                      </c:ext>
                    </c:extLst>
                    <c:strCache>
                      <c:ptCount val="12"/>
                      <c:pt idx="0">
                        <c:v>Oct</c:v>
                      </c:pt>
                      <c:pt idx="1">
                        <c:v>Nov</c:v>
                      </c:pt>
                      <c:pt idx="2">
                        <c:v>Dec</c:v>
                      </c:pt>
                      <c:pt idx="3">
                        <c:v>Jan</c:v>
                      </c:pt>
                      <c:pt idx="4">
                        <c:v>Feb</c:v>
                      </c:pt>
                      <c:pt idx="5">
                        <c:v>Mar</c:v>
                      </c:pt>
                      <c:pt idx="6">
                        <c:v>Apr</c:v>
                      </c:pt>
                      <c:pt idx="7">
                        <c:v>May</c:v>
                      </c:pt>
                      <c:pt idx="8">
                        <c:v>Jun</c:v>
                      </c:pt>
                      <c:pt idx="9">
                        <c:v>Jul</c:v>
                      </c:pt>
                      <c:pt idx="10">
                        <c:v>Aug</c:v>
                      </c:pt>
                      <c:pt idx="11">
                        <c:v>Sep</c:v>
                      </c:pt>
                    </c:strCache>
                  </c:strRef>
                </c:cat>
                <c:val>
                  <c:numRef>
                    <c:extLst>
                      <c:ext uri="{02D57815-91ED-43cb-92C2-25804820EDAC}">
                        <c15:formulaRef>
                          <c15:sqref>'DT Types'!$B$5:$M$5</c15:sqref>
                        </c15:formulaRef>
                      </c:ext>
                    </c:extLst>
                    <c:numCache>
                      <c:formatCode>0</c:formatCode>
                      <c:ptCount val="12"/>
                      <c:pt idx="0">
                        <c:v>143.72884480738421</c:v>
                      </c:pt>
                      <c:pt idx="1">
                        <c:v>172.40692207947052</c:v>
                      </c:pt>
                      <c:pt idx="2">
                        <c:v>166.61777140837643</c:v>
                      </c:pt>
                      <c:pt idx="3">
                        <c:v>160.99018473364444</c:v>
                      </c:pt>
                      <c:pt idx="4">
                        <c:v>157.91022086147328</c:v>
                      </c:pt>
                      <c:pt idx="5">
                        <c:v>164.39894199530187</c:v>
                      </c:pt>
                      <c:pt idx="6">
                        <c:v>145.40000266126685</c:v>
                      </c:pt>
                      <c:pt idx="7">
                        <c:v>145.49719880436467</c:v>
                      </c:pt>
                      <c:pt idx="8">
                        <c:v>135.77364503072184</c:v>
                      </c:pt>
                      <c:pt idx="9">
                        <c:v>135.75794643902833</c:v>
                      </c:pt>
                      <c:pt idx="10">
                        <c:v>141.99449693720922</c:v>
                      </c:pt>
                      <c:pt idx="11">
                        <c:v>142.17736942012183</c:v>
                      </c:pt>
                    </c:numCache>
                  </c:numRef>
                </c:val>
                <c:extLst>
                  <c:ext xmlns:c16="http://schemas.microsoft.com/office/drawing/2014/chart" uri="{C3380CC4-5D6E-409C-BE32-E72D297353CC}">
                    <c16:uniqueId val="{00000003-0839-45F0-BA4E-CD18B22596D6}"/>
                  </c:ext>
                </c:extLst>
              </c15:ser>
            </c15:filteredBarSeries>
            <c15:filteredBarSeries>
              <c15:ser>
                <c:idx val="4"/>
                <c:order val="4"/>
                <c:tx>
                  <c:strRef>
                    <c:extLst xmlns:c15="http://schemas.microsoft.com/office/drawing/2012/chart">
                      <c:ext xmlns:c15="http://schemas.microsoft.com/office/drawing/2012/chart" uri="{02D57815-91ED-43cb-92C2-25804820EDAC}">
                        <c15:formulaRef>
                          <c15:sqref>'DT Types'!$A$6</c15:sqref>
                        </c15:formulaRef>
                      </c:ext>
                    </c:extLst>
                    <c:strCache>
                      <c:ptCount val="1"/>
                      <c:pt idx="0">
                        <c:v>Permitted Landscaping DT</c:v>
                      </c:pt>
                    </c:strCache>
                  </c:strRef>
                </c:tx>
                <c:spPr>
                  <a:solidFill>
                    <a:schemeClr val="accent5"/>
                  </a:solidFill>
                  <a:ln>
                    <a:noFill/>
                  </a:ln>
                  <a:effectLst/>
                </c:spPr>
                <c:invertIfNegative val="0"/>
                <c:cat>
                  <c:strRef>
                    <c:extLst xmlns:c15="http://schemas.microsoft.com/office/drawing/2012/chart">
                      <c:ext xmlns:c15="http://schemas.microsoft.com/office/drawing/2012/chart" uri="{02D57815-91ED-43cb-92C2-25804820EDAC}">
                        <c15:formulaRef>
                          <c15:sqref>'DT Types'!$B$1:$M$1</c15:sqref>
                        </c15:formulaRef>
                      </c:ext>
                    </c:extLst>
                    <c:strCache>
                      <c:ptCount val="12"/>
                      <c:pt idx="0">
                        <c:v>Oct</c:v>
                      </c:pt>
                      <c:pt idx="1">
                        <c:v>Nov</c:v>
                      </c:pt>
                      <c:pt idx="2">
                        <c:v>Dec</c:v>
                      </c:pt>
                      <c:pt idx="3">
                        <c:v>Jan</c:v>
                      </c:pt>
                      <c:pt idx="4">
                        <c:v>Feb</c:v>
                      </c:pt>
                      <c:pt idx="5">
                        <c:v>Mar</c:v>
                      </c:pt>
                      <c:pt idx="6">
                        <c:v>Apr</c:v>
                      </c:pt>
                      <c:pt idx="7">
                        <c:v>May</c:v>
                      </c:pt>
                      <c:pt idx="8">
                        <c:v>Jun</c:v>
                      </c:pt>
                      <c:pt idx="9">
                        <c:v>Jul</c:v>
                      </c:pt>
                      <c:pt idx="10">
                        <c:v>Aug</c:v>
                      </c:pt>
                      <c:pt idx="11">
                        <c:v>Sep</c:v>
                      </c:pt>
                    </c:strCache>
                  </c:strRef>
                </c:cat>
                <c:val>
                  <c:numRef>
                    <c:extLst xmlns:c15="http://schemas.microsoft.com/office/drawing/2012/chart">
                      <c:ext xmlns:c15="http://schemas.microsoft.com/office/drawing/2012/chart" uri="{02D57815-91ED-43cb-92C2-25804820EDAC}">
                        <c15:formulaRef>
                          <c15:sqref>'DT Types'!$B$6:$M$6</c15:sqref>
                        </c15:formulaRef>
                      </c:ext>
                    </c:extLst>
                    <c:numCache>
                      <c:formatCode>0</c:formatCode>
                      <c:ptCount val="12"/>
                      <c:pt idx="0">
                        <c:v>78.080048235083098</c:v>
                      </c:pt>
                      <c:pt idx="1">
                        <c:v>57.736631895716869</c:v>
                      </c:pt>
                      <c:pt idx="2">
                        <c:v>58.622198038755215</c:v>
                      </c:pt>
                      <c:pt idx="3">
                        <c:v>72.220803344530069</c:v>
                      </c:pt>
                      <c:pt idx="4">
                        <c:v>59.186492999187927</c:v>
                      </c:pt>
                      <c:pt idx="5">
                        <c:v>68.142161947170536</c:v>
                      </c:pt>
                      <c:pt idx="6">
                        <c:v>54.212855456787736</c:v>
                      </c:pt>
                      <c:pt idx="7">
                        <c:v>74.50754939471615</c:v>
                      </c:pt>
                      <c:pt idx="8">
                        <c:v>103.7862824685681</c:v>
                      </c:pt>
                      <c:pt idx="9">
                        <c:v>131.08062864045095</c:v>
                      </c:pt>
                      <c:pt idx="10">
                        <c:v>163.8073032236579</c:v>
                      </c:pt>
                      <c:pt idx="11">
                        <c:v>123.36529671075304</c:v>
                      </c:pt>
                    </c:numCache>
                  </c:numRef>
                </c:val>
                <c:extLst xmlns:c15="http://schemas.microsoft.com/office/drawing/2012/chart">
                  <c:ext xmlns:c16="http://schemas.microsoft.com/office/drawing/2014/chart" uri="{C3380CC4-5D6E-409C-BE32-E72D297353CC}">
                    <c16:uniqueId val="{00000004-0839-45F0-BA4E-CD18B22596D6}"/>
                  </c:ext>
                </c:extLst>
              </c15:ser>
            </c15:filteredBarSeries>
            <c15:filteredBarSeries>
              <c15:ser>
                <c:idx val="5"/>
                <c:order val="5"/>
                <c:tx>
                  <c:strRef>
                    <c:extLst xmlns:c15="http://schemas.microsoft.com/office/drawing/2012/chart">
                      <c:ext xmlns:c15="http://schemas.microsoft.com/office/drawing/2012/chart" uri="{02D57815-91ED-43cb-92C2-25804820EDAC}">
                        <c15:formulaRef>
                          <c15:sqref>'DT Types'!$A$7</c15:sqref>
                        </c15:formulaRef>
                      </c:ext>
                    </c:extLst>
                    <c:strCache>
                      <c:ptCount val="1"/>
                      <c:pt idx="0">
                        <c:v>Permitted Economic DT</c:v>
                      </c:pt>
                    </c:strCache>
                  </c:strRef>
                </c:tx>
                <c:spPr>
                  <a:solidFill>
                    <a:schemeClr val="accent6"/>
                  </a:solidFill>
                  <a:ln>
                    <a:noFill/>
                  </a:ln>
                  <a:effectLst/>
                </c:spPr>
                <c:invertIfNegative val="0"/>
                <c:cat>
                  <c:strRef>
                    <c:extLst xmlns:c15="http://schemas.microsoft.com/office/drawing/2012/chart">
                      <c:ext xmlns:c15="http://schemas.microsoft.com/office/drawing/2012/chart" uri="{02D57815-91ED-43cb-92C2-25804820EDAC}">
                        <c15:formulaRef>
                          <c15:sqref>'DT Types'!$B$1:$M$1</c15:sqref>
                        </c15:formulaRef>
                      </c:ext>
                    </c:extLst>
                    <c:strCache>
                      <c:ptCount val="12"/>
                      <c:pt idx="0">
                        <c:v>Oct</c:v>
                      </c:pt>
                      <c:pt idx="1">
                        <c:v>Nov</c:v>
                      </c:pt>
                      <c:pt idx="2">
                        <c:v>Dec</c:v>
                      </c:pt>
                      <c:pt idx="3">
                        <c:v>Jan</c:v>
                      </c:pt>
                      <c:pt idx="4">
                        <c:v>Feb</c:v>
                      </c:pt>
                      <c:pt idx="5">
                        <c:v>Mar</c:v>
                      </c:pt>
                      <c:pt idx="6">
                        <c:v>Apr</c:v>
                      </c:pt>
                      <c:pt idx="7">
                        <c:v>May</c:v>
                      </c:pt>
                      <c:pt idx="8">
                        <c:v>Jun</c:v>
                      </c:pt>
                      <c:pt idx="9">
                        <c:v>Jul</c:v>
                      </c:pt>
                      <c:pt idx="10">
                        <c:v>Aug</c:v>
                      </c:pt>
                      <c:pt idx="11">
                        <c:v>Sep</c:v>
                      </c:pt>
                    </c:strCache>
                  </c:strRef>
                </c:cat>
                <c:val>
                  <c:numRef>
                    <c:extLst xmlns:c15="http://schemas.microsoft.com/office/drawing/2012/chart">
                      <c:ext xmlns:c15="http://schemas.microsoft.com/office/drawing/2012/chart" uri="{02D57815-91ED-43cb-92C2-25804820EDAC}">
                        <c15:formulaRef>
                          <c15:sqref>'DT Types'!$B$7:$M$7</c15:sqref>
                        </c15:formulaRef>
                      </c:ext>
                    </c:extLst>
                    <c:numCache>
                      <c:formatCode>0</c:formatCode>
                      <c:ptCount val="12"/>
                      <c:pt idx="0">
                        <c:v>143.8977127350575</c:v>
                      </c:pt>
                      <c:pt idx="1">
                        <c:v>291.24269936672721</c:v>
                      </c:pt>
                      <c:pt idx="2">
                        <c:v>297.37893917622102</c:v>
                      </c:pt>
                      <c:pt idx="3">
                        <c:v>319.82589304156954</c:v>
                      </c:pt>
                      <c:pt idx="4">
                        <c:v>299.27402063531162</c:v>
                      </c:pt>
                      <c:pt idx="5">
                        <c:v>323.50620249818633</c:v>
                      </c:pt>
                      <c:pt idx="6">
                        <c:v>115.83687519999251</c:v>
                      </c:pt>
                      <c:pt idx="7">
                        <c:v>355.02820189776935</c:v>
                      </c:pt>
                      <c:pt idx="8">
                        <c:v>418.33371459284848</c:v>
                      </c:pt>
                      <c:pt idx="9">
                        <c:v>178.15248034279034</c:v>
                      </c:pt>
                      <c:pt idx="10">
                        <c:v>182.44213412461457</c:v>
                      </c:pt>
                      <c:pt idx="11">
                        <c:v>171.36005543917386</c:v>
                      </c:pt>
                    </c:numCache>
                  </c:numRef>
                </c:val>
                <c:extLst xmlns:c15="http://schemas.microsoft.com/office/drawing/2012/chart">
                  <c:ext xmlns:c16="http://schemas.microsoft.com/office/drawing/2014/chart" uri="{C3380CC4-5D6E-409C-BE32-E72D297353CC}">
                    <c16:uniqueId val="{00000005-0839-45F0-BA4E-CD18B22596D6}"/>
                  </c:ext>
                </c:extLst>
              </c15:ser>
            </c15:filteredBarSeries>
          </c:ext>
        </c:extLst>
      </c:barChart>
      <c:catAx>
        <c:axId val="17725108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en-US"/>
          </a:p>
        </c:txPr>
        <c:crossAx val="540700671"/>
        <c:crosses val="autoZero"/>
        <c:auto val="1"/>
        <c:lblAlgn val="ctr"/>
        <c:lblOffset val="100"/>
        <c:noMultiLvlLbl val="0"/>
      </c:catAx>
      <c:valAx>
        <c:axId val="54070067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a:t>Monthly Volume (AF)</a:t>
                </a: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en-US"/>
          </a:p>
        </c:txPr>
        <c:crossAx val="17725108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Permitted Scenario:</a:t>
            </a:r>
            <a:r>
              <a:rPr lang="en-US" baseline="0"/>
              <a:t> Monthly DT by type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3"/>
          <c:order val="3"/>
          <c:tx>
            <c:strRef>
              <c:f>'DT Types'!$A$5</c:f>
              <c:strCache>
                <c:ptCount val="1"/>
                <c:pt idx="0">
                  <c:v>Permitted Indoor DT</c:v>
                </c:pt>
              </c:strCache>
              <c:extLst xmlns:c15="http://schemas.microsoft.com/office/drawing/2012/chart"/>
            </c:strRef>
          </c:tx>
          <c:spPr>
            <a:solidFill>
              <a:srgbClr val="FF0000"/>
            </a:solidFill>
            <a:ln>
              <a:noFill/>
            </a:ln>
            <a:effectLst/>
          </c:spPr>
          <c:invertIfNegative val="0"/>
          <c:cat>
            <c:strRef>
              <c:f>'DT Types'!$B$1:$M$1</c:f>
              <c:strCache>
                <c:ptCount val="12"/>
                <c:pt idx="0">
                  <c:v>Oct</c:v>
                </c:pt>
                <c:pt idx="1">
                  <c:v>Nov</c:v>
                </c:pt>
                <c:pt idx="2">
                  <c:v>Dec</c:v>
                </c:pt>
                <c:pt idx="3">
                  <c:v>Jan</c:v>
                </c:pt>
                <c:pt idx="4">
                  <c:v>Feb</c:v>
                </c:pt>
                <c:pt idx="5">
                  <c:v>Mar</c:v>
                </c:pt>
                <c:pt idx="6">
                  <c:v>Apr</c:v>
                </c:pt>
                <c:pt idx="7">
                  <c:v>May</c:v>
                </c:pt>
                <c:pt idx="8">
                  <c:v>Jun</c:v>
                </c:pt>
                <c:pt idx="9">
                  <c:v>Jul</c:v>
                </c:pt>
                <c:pt idx="10">
                  <c:v>Aug</c:v>
                </c:pt>
                <c:pt idx="11">
                  <c:v>Sep</c:v>
                </c:pt>
              </c:strCache>
              <c:extLst xmlns:c15="http://schemas.microsoft.com/office/drawing/2012/chart"/>
            </c:strRef>
          </c:cat>
          <c:val>
            <c:numRef>
              <c:f>'DT Types'!$B$5:$M$5</c:f>
              <c:numCache>
                <c:formatCode>0</c:formatCode>
                <c:ptCount val="12"/>
                <c:pt idx="0">
                  <c:v>143.72884480738421</c:v>
                </c:pt>
                <c:pt idx="1">
                  <c:v>172.40692207947052</c:v>
                </c:pt>
                <c:pt idx="2">
                  <c:v>166.61777140837643</c:v>
                </c:pt>
                <c:pt idx="3">
                  <c:v>160.99018473364444</c:v>
                </c:pt>
                <c:pt idx="4">
                  <c:v>157.91022086147328</c:v>
                </c:pt>
                <c:pt idx="5">
                  <c:v>164.39894199530187</c:v>
                </c:pt>
                <c:pt idx="6">
                  <c:v>145.40000266126685</c:v>
                </c:pt>
                <c:pt idx="7">
                  <c:v>145.49719880436467</c:v>
                </c:pt>
                <c:pt idx="8">
                  <c:v>135.77364503072184</c:v>
                </c:pt>
                <c:pt idx="9">
                  <c:v>135.75794643902833</c:v>
                </c:pt>
                <c:pt idx="10">
                  <c:v>141.99449693720922</c:v>
                </c:pt>
                <c:pt idx="11">
                  <c:v>142.17736942012183</c:v>
                </c:pt>
              </c:numCache>
              <c:extLst xmlns:c15="http://schemas.microsoft.com/office/drawing/2012/chart"/>
            </c:numRef>
          </c:val>
          <c:extLst xmlns:c15="http://schemas.microsoft.com/office/drawing/2012/chart">
            <c:ext xmlns:c16="http://schemas.microsoft.com/office/drawing/2014/chart" uri="{C3380CC4-5D6E-409C-BE32-E72D297353CC}">
              <c16:uniqueId val="{00000000-F88F-4EA1-B169-2F7016E20F64}"/>
            </c:ext>
          </c:extLst>
        </c:ser>
        <c:ser>
          <c:idx val="4"/>
          <c:order val="4"/>
          <c:tx>
            <c:strRef>
              <c:f>'DT Types'!$A$6</c:f>
              <c:strCache>
                <c:ptCount val="1"/>
                <c:pt idx="0">
                  <c:v>Permitted Landscaping DT</c:v>
                </c:pt>
              </c:strCache>
              <c:extLst xmlns:c15="http://schemas.microsoft.com/office/drawing/2012/chart"/>
            </c:strRef>
          </c:tx>
          <c:spPr>
            <a:solidFill>
              <a:schemeClr val="accent6">
                <a:lumMod val="50000"/>
              </a:schemeClr>
            </a:solidFill>
            <a:ln>
              <a:noFill/>
            </a:ln>
            <a:effectLst/>
          </c:spPr>
          <c:invertIfNegative val="0"/>
          <c:cat>
            <c:strRef>
              <c:f>'DT Types'!$B$1:$M$1</c:f>
              <c:strCache>
                <c:ptCount val="12"/>
                <c:pt idx="0">
                  <c:v>Oct</c:v>
                </c:pt>
                <c:pt idx="1">
                  <c:v>Nov</c:v>
                </c:pt>
                <c:pt idx="2">
                  <c:v>Dec</c:v>
                </c:pt>
                <c:pt idx="3">
                  <c:v>Jan</c:v>
                </c:pt>
                <c:pt idx="4">
                  <c:v>Feb</c:v>
                </c:pt>
                <c:pt idx="5">
                  <c:v>Mar</c:v>
                </c:pt>
                <c:pt idx="6">
                  <c:v>Apr</c:v>
                </c:pt>
                <c:pt idx="7">
                  <c:v>May</c:v>
                </c:pt>
                <c:pt idx="8">
                  <c:v>Jun</c:v>
                </c:pt>
                <c:pt idx="9">
                  <c:v>Jul</c:v>
                </c:pt>
                <c:pt idx="10">
                  <c:v>Aug</c:v>
                </c:pt>
                <c:pt idx="11">
                  <c:v>Sep</c:v>
                </c:pt>
              </c:strCache>
              <c:extLst xmlns:c15="http://schemas.microsoft.com/office/drawing/2012/chart"/>
            </c:strRef>
          </c:cat>
          <c:val>
            <c:numRef>
              <c:f>'DT Types'!$B$6:$M$6</c:f>
              <c:numCache>
                <c:formatCode>0</c:formatCode>
                <c:ptCount val="12"/>
                <c:pt idx="0">
                  <c:v>78.080048235083098</c:v>
                </c:pt>
                <c:pt idx="1">
                  <c:v>57.736631895716869</c:v>
                </c:pt>
                <c:pt idx="2">
                  <c:v>58.622198038755215</c:v>
                </c:pt>
                <c:pt idx="3">
                  <c:v>72.220803344530069</c:v>
                </c:pt>
                <c:pt idx="4">
                  <c:v>59.186492999187927</c:v>
                </c:pt>
                <c:pt idx="5">
                  <c:v>68.142161947170536</c:v>
                </c:pt>
                <c:pt idx="6">
                  <c:v>54.212855456787736</c:v>
                </c:pt>
                <c:pt idx="7">
                  <c:v>74.50754939471615</c:v>
                </c:pt>
                <c:pt idx="8">
                  <c:v>103.7862824685681</c:v>
                </c:pt>
                <c:pt idx="9">
                  <c:v>131.08062864045095</c:v>
                </c:pt>
                <c:pt idx="10">
                  <c:v>163.8073032236579</c:v>
                </c:pt>
                <c:pt idx="11">
                  <c:v>123.36529671075304</c:v>
                </c:pt>
              </c:numCache>
              <c:extLst xmlns:c15="http://schemas.microsoft.com/office/drawing/2012/chart"/>
            </c:numRef>
          </c:val>
          <c:extLst>
            <c:ext xmlns:c16="http://schemas.microsoft.com/office/drawing/2014/chart" uri="{C3380CC4-5D6E-409C-BE32-E72D297353CC}">
              <c16:uniqueId val="{00000001-F88F-4EA1-B169-2F7016E20F64}"/>
            </c:ext>
          </c:extLst>
        </c:ser>
        <c:ser>
          <c:idx val="5"/>
          <c:order val="5"/>
          <c:tx>
            <c:strRef>
              <c:f>'DT Types'!$A$7</c:f>
              <c:strCache>
                <c:ptCount val="1"/>
                <c:pt idx="0">
                  <c:v>Permitted Economic DT</c:v>
                </c:pt>
              </c:strCache>
              <c:extLst xmlns:c15="http://schemas.microsoft.com/office/drawing/2012/chart"/>
            </c:strRef>
          </c:tx>
          <c:spPr>
            <a:solidFill>
              <a:srgbClr val="FFFF00"/>
            </a:solidFill>
            <a:ln>
              <a:noFill/>
            </a:ln>
            <a:effectLst/>
          </c:spPr>
          <c:invertIfNegative val="0"/>
          <c:cat>
            <c:strRef>
              <c:f>'DT Types'!$B$1:$M$1</c:f>
              <c:strCache>
                <c:ptCount val="12"/>
                <c:pt idx="0">
                  <c:v>Oct</c:v>
                </c:pt>
                <c:pt idx="1">
                  <c:v>Nov</c:v>
                </c:pt>
                <c:pt idx="2">
                  <c:v>Dec</c:v>
                </c:pt>
                <c:pt idx="3">
                  <c:v>Jan</c:v>
                </c:pt>
                <c:pt idx="4">
                  <c:v>Feb</c:v>
                </c:pt>
                <c:pt idx="5">
                  <c:v>Mar</c:v>
                </c:pt>
                <c:pt idx="6">
                  <c:v>Apr</c:v>
                </c:pt>
                <c:pt idx="7">
                  <c:v>May</c:v>
                </c:pt>
                <c:pt idx="8">
                  <c:v>Jun</c:v>
                </c:pt>
                <c:pt idx="9">
                  <c:v>Jul</c:v>
                </c:pt>
                <c:pt idx="10">
                  <c:v>Aug</c:v>
                </c:pt>
                <c:pt idx="11">
                  <c:v>Sep</c:v>
                </c:pt>
              </c:strCache>
              <c:extLst xmlns:c15="http://schemas.microsoft.com/office/drawing/2012/chart"/>
            </c:strRef>
          </c:cat>
          <c:val>
            <c:numRef>
              <c:f>'DT Types'!$B$7:$M$7</c:f>
              <c:numCache>
                <c:formatCode>0</c:formatCode>
                <c:ptCount val="12"/>
                <c:pt idx="0">
                  <c:v>143.8977127350575</c:v>
                </c:pt>
                <c:pt idx="1">
                  <c:v>291.24269936672721</c:v>
                </c:pt>
                <c:pt idx="2">
                  <c:v>297.37893917622102</c:v>
                </c:pt>
                <c:pt idx="3">
                  <c:v>319.82589304156954</c:v>
                </c:pt>
                <c:pt idx="4">
                  <c:v>299.27402063531162</c:v>
                </c:pt>
                <c:pt idx="5">
                  <c:v>323.50620249818633</c:v>
                </c:pt>
                <c:pt idx="6">
                  <c:v>115.83687519999251</c:v>
                </c:pt>
                <c:pt idx="7">
                  <c:v>355.02820189776935</c:v>
                </c:pt>
                <c:pt idx="8">
                  <c:v>418.33371459284848</c:v>
                </c:pt>
                <c:pt idx="9">
                  <c:v>178.15248034279034</c:v>
                </c:pt>
                <c:pt idx="10">
                  <c:v>182.44213412461457</c:v>
                </c:pt>
                <c:pt idx="11">
                  <c:v>171.36005543917386</c:v>
                </c:pt>
              </c:numCache>
              <c:extLst xmlns:c15="http://schemas.microsoft.com/office/drawing/2012/chart"/>
            </c:numRef>
          </c:val>
          <c:extLst>
            <c:ext xmlns:c16="http://schemas.microsoft.com/office/drawing/2014/chart" uri="{C3380CC4-5D6E-409C-BE32-E72D297353CC}">
              <c16:uniqueId val="{00000002-F88F-4EA1-B169-2F7016E20F64}"/>
            </c:ext>
          </c:extLst>
        </c:ser>
        <c:dLbls>
          <c:showLegendKey val="0"/>
          <c:showVal val="0"/>
          <c:showCatName val="0"/>
          <c:showSerName val="0"/>
          <c:showPercent val="0"/>
          <c:showBubbleSize val="0"/>
        </c:dLbls>
        <c:gapWidth val="150"/>
        <c:overlap val="100"/>
        <c:axId val="1772510831"/>
        <c:axId val="540700671"/>
        <c:extLst>
          <c:ext xmlns:c15="http://schemas.microsoft.com/office/drawing/2012/chart" uri="{02D57815-91ED-43cb-92C2-25804820EDAC}">
            <c15:filteredBarSeries>
              <c15:ser>
                <c:idx val="0"/>
                <c:order val="0"/>
                <c:tx>
                  <c:strRef>
                    <c:extLst>
                      <c:ext uri="{02D57815-91ED-43cb-92C2-25804820EDAC}">
                        <c15:formulaRef>
                          <c15:sqref>'DT Types'!$A$2</c15:sqref>
                        </c15:formulaRef>
                      </c:ext>
                    </c:extLst>
                    <c:strCache>
                      <c:ptCount val="1"/>
                      <c:pt idx="0">
                        <c:v>Reported Indoor DT</c:v>
                      </c:pt>
                    </c:strCache>
                  </c:strRef>
                </c:tx>
                <c:spPr>
                  <a:solidFill>
                    <a:srgbClr val="FF0000"/>
                  </a:solidFill>
                  <a:ln>
                    <a:noFill/>
                    <a:prstDash val="solid"/>
                  </a:ln>
                  <a:effectLst/>
                </c:spPr>
                <c:invertIfNegative val="0"/>
                <c:cat>
                  <c:strRef>
                    <c:extLst>
                      <c:ext uri="{02D57815-91ED-43cb-92C2-25804820EDAC}">
                        <c15:formulaRef>
                          <c15:sqref>'DT Types'!$B$1:$M$1</c15:sqref>
                        </c15:formulaRef>
                      </c:ext>
                    </c:extLst>
                    <c:strCache>
                      <c:ptCount val="12"/>
                      <c:pt idx="0">
                        <c:v>Oct</c:v>
                      </c:pt>
                      <c:pt idx="1">
                        <c:v>Nov</c:v>
                      </c:pt>
                      <c:pt idx="2">
                        <c:v>Dec</c:v>
                      </c:pt>
                      <c:pt idx="3">
                        <c:v>Jan</c:v>
                      </c:pt>
                      <c:pt idx="4">
                        <c:v>Feb</c:v>
                      </c:pt>
                      <c:pt idx="5">
                        <c:v>Mar</c:v>
                      </c:pt>
                      <c:pt idx="6">
                        <c:v>Apr</c:v>
                      </c:pt>
                      <c:pt idx="7">
                        <c:v>May</c:v>
                      </c:pt>
                      <c:pt idx="8">
                        <c:v>Jun</c:v>
                      </c:pt>
                      <c:pt idx="9">
                        <c:v>Jul</c:v>
                      </c:pt>
                      <c:pt idx="10">
                        <c:v>Aug</c:v>
                      </c:pt>
                      <c:pt idx="11">
                        <c:v>Sep</c:v>
                      </c:pt>
                    </c:strCache>
                  </c:strRef>
                </c:cat>
                <c:val>
                  <c:numRef>
                    <c:extLst>
                      <c:ext uri="{02D57815-91ED-43cb-92C2-25804820EDAC}">
                        <c15:formulaRef>
                          <c15:sqref>'DT Types'!$B$2:$M$2</c15:sqref>
                        </c15:formulaRef>
                      </c:ext>
                    </c:extLst>
                    <c:numCache>
                      <c:formatCode>0</c:formatCode>
                      <c:ptCount val="12"/>
                      <c:pt idx="0">
                        <c:v>47.517310816150989</c:v>
                      </c:pt>
                      <c:pt idx="1">
                        <c:v>47.740558138621637</c:v>
                      </c:pt>
                      <c:pt idx="2">
                        <c:v>47.82771513626917</c:v>
                      </c:pt>
                      <c:pt idx="3">
                        <c:v>47.933309021741493</c:v>
                      </c:pt>
                      <c:pt idx="4">
                        <c:v>48.121318732209119</c:v>
                      </c:pt>
                      <c:pt idx="5">
                        <c:v>48.438529912933831</c:v>
                      </c:pt>
                      <c:pt idx="6">
                        <c:v>48.497223189992745</c:v>
                      </c:pt>
                      <c:pt idx="7">
                        <c:v>48.398087144602776</c:v>
                      </c:pt>
                      <c:pt idx="8">
                        <c:v>48.188422398817053</c:v>
                      </c:pt>
                      <c:pt idx="9">
                        <c:v>47.979663667900695</c:v>
                      </c:pt>
                      <c:pt idx="10">
                        <c:v>47.386895412458344</c:v>
                      </c:pt>
                      <c:pt idx="11">
                        <c:v>47.247169865265484</c:v>
                      </c:pt>
                    </c:numCache>
                  </c:numRef>
                </c:val>
                <c:extLst>
                  <c:ext xmlns:c16="http://schemas.microsoft.com/office/drawing/2014/chart" uri="{C3380CC4-5D6E-409C-BE32-E72D297353CC}">
                    <c16:uniqueId val="{00000003-F88F-4EA1-B169-2F7016E20F64}"/>
                  </c:ext>
                </c:extLst>
              </c15:ser>
            </c15:filteredBarSeries>
            <c15:filteredBarSeries>
              <c15:ser>
                <c:idx val="1"/>
                <c:order val="1"/>
                <c:tx>
                  <c:strRef>
                    <c:extLst xmlns:c15="http://schemas.microsoft.com/office/drawing/2012/chart">
                      <c:ext xmlns:c15="http://schemas.microsoft.com/office/drawing/2012/chart" uri="{02D57815-91ED-43cb-92C2-25804820EDAC}">
                        <c15:formulaRef>
                          <c15:sqref>'DT Types'!$A$3</c15:sqref>
                        </c15:formulaRef>
                      </c:ext>
                    </c:extLst>
                    <c:strCache>
                      <c:ptCount val="1"/>
                      <c:pt idx="0">
                        <c:v>Reported Landscaping DT</c:v>
                      </c:pt>
                    </c:strCache>
                  </c:strRef>
                </c:tx>
                <c:spPr>
                  <a:solidFill>
                    <a:schemeClr val="accent4">
                      <a:lumMod val="50000"/>
                    </a:schemeClr>
                  </a:solidFill>
                  <a:ln>
                    <a:noFill/>
                    <a:prstDash val="sysDot"/>
                  </a:ln>
                  <a:effectLst/>
                </c:spPr>
                <c:invertIfNegative val="0"/>
                <c:cat>
                  <c:strRef>
                    <c:extLst xmlns:c15="http://schemas.microsoft.com/office/drawing/2012/chart">
                      <c:ext xmlns:c15="http://schemas.microsoft.com/office/drawing/2012/chart" uri="{02D57815-91ED-43cb-92C2-25804820EDAC}">
                        <c15:formulaRef>
                          <c15:sqref>'DT Types'!$B$1:$M$1</c15:sqref>
                        </c15:formulaRef>
                      </c:ext>
                    </c:extLst>
                    <c:strCache>
                      <c:ptCount val="12"/>
                      <c:pt idx="0">
                        <c:v>Oct</c:v>
                      </c:pt>
                      <c:pt idx="1">
                        <c:v>Nov</c:v>
                      </c:pt>
                      <c:pt idx="2">
                        <c:v>Dec</c:v>
                      </c:pt>
                      <c:pt idx="3">
                        <c:v>Jan</c:v>
                      </c:pt>
                      <c:pt idx="4">
                        <c:v>Feb</c:v>
                      </c:pt>
                      <c:pt idx="5">
                        <c:v>Mar</c:v>
                      </c:pt>
                      <c:pt idx="6">
                        <c:v>Apr</c:v>
                      </c:pt>
                      <c:pt idx="7">
                        <c:v>May</c:v>
                      </c:pt>
                      <c:pt idx="8">
                        <c:v>Jun</c:v>
                      </c:pt>
                      <c:pt idx="9">
                        <c:v>Jul</c:v>
                      </c:pt>
                      <c:pt idx="10">
                        <c:v>Aug</c:v>
                      </c:pt>
                      <c:pt idx="11">
                        <c:v>Sep</c:v>
                      </c:pt>
                    </c:strCache>
                  </c:strRef>
                </c:cat>
                <c:val>
                  <c:numRef>
                    <c:extLst xmlns:c15="http://schemas.microsoft.com/office/drawing/2012/chart">
                      <c:ext xmlns:c15="http://schemas.microsoft.com/office/drawing/2012/chart" uri="{02D57815-91ED-43cb-92C2-25804820EDAC}">
                        <c15:formulaRef>
                          <c15:sqref>'DT Types'!$B$3:$M$3</c15:sqref>
                        </c15:formulaRef>
                      </c:ext>
                    </c:extLst>
                    <c:numCache>
                      <c:formatCode>0</c:formatCode>
                      <c:ptCount val="12"/>
                      <c:pt idx="0">
                        <c:v>100.02865165853076</c:v>
                      </c:pt>
                      <c:pt idx="1">
                        <c:v>86.163521326392967</c:v>
                      </c:pt>
                      <c:pt idx="2">
                        <c:v>85.463056115658247</c:v>
                      </c:pt>
                      <c:pt idx="3">
                        <c:v>89.007734242025535</c:v>
                      </c:pt>
                      <c:pt idx="4">
                        <c:v>73.71759971433751</c:v>
                      </c:pt>
                      <c:pt idx="5">
                        <c:v>76.661215084471479</c:v>
                      </c:pt>
                      <c:pt idx="6">
                        <c:v>71.57427407105375</c:v>
                      </c:pt>
                      <c:pt idx="7">
                        <c:v>78.937912861828181</c:v>
                      </c:pt>
                      <c:pt idx="8">
                        <c:v>117.11906600364976</c:v>
                      </c:pt>
                      <c:pt idx="9">
                        <c:v>144.95059192472451</c:v>
                      </c:pt>
                      <c:pt idx="10">
                        <c:v>155.49872849384238</c:v>
                      </c:pt>
                      <c:pt idx="11">
                        <c:v>125.71998307898781</c:v>
                      </c:pt>
                    </c:numCache>
                  </c:numRef>
                </c:val>
                <c:extLst xmlns:c15="http://schemas.microsoft.com/office/drawing/2012/chart">
                  <c:ext xmlns:c16="http://schemas.microsoft.com/office/drawing/2014/chart" uri="{C3380CC4-5D6E-409C-BE32-E72D297353CC}">
                    <c16:uniqueId val="{00000004-F88F-4EA1-B169-2F7016E20F64}"/>
                  </c:ext>
                </c:extLst>
              </c15:ser>
            </c15:filteredBarSeries>
            <c15:filteredBarSeries>
              <c15:ser>
                <c:idx val="2"/>
                <c:order val="2"/>
                <c:tx>
                  <c:strRef>
                    <c:extLst xmlns:c15="http://schemas.microsoft.com/office/drawing/2012/chart">
                      <c:ext xmlns:c15="http://schemas.microsoft.com/office/drawing/2012/chart" uri="{02D57815-91ED-43cb-92C2-25804820EDAC}">
                        <c15:formulaRef>
                          <c15:sqref>'DT Types'!$A$4</c15:sqref>
                        </c15:formulaRef>
                      </c:ext>
                    </c:extLst>
                    <c:strCache>
                      <c:ptCount val="1"/>
                      <c:pt idx="0">
                        <c:v>Reported Economic DT</c:v>
                      </c:pt>
                    </c:strCache>
                  </c:strRef>
                </c:tx>
                <c:spPr>
                  <a:solidFill>
                    <a:srgbClr val="FFFF00"/>
                  </a:solidFill>
                  <a:ln>
                    <a:noFill/>
                  </a:ln>
                  <a:effectLst/>
                </c:spPr>
                <c:invertIfNegative val="0"/>
                <c:cat>
                  <c:strRef>
                    <c:extLst xmlns:c15="http://schemas.microsoft.com/office/drawing/2012/chart">
                      <c:ext xmlns:c15="http://schemas.microsoft.com/office/drawing/2012/chart" uri="{02D57815-91ED-43cb-92C2-25804820EDAC}">
                        <c15:formulaRef>
                          <c15:sqref>'DT Types'!$B$1:$M$1</c15:sqref>
                        </c15:formulaRef>
                      </c:ext>
                    </c:extLst>
                    <c:strCache>
                      <c:ptCount val="12"/>
                      <c:pt idx="0">
                        <c:v>Oct</c:v>
                      </c:pt>
                      <c:pt idx="1">
                        <c:v>Nov</c:v>
                      </c:pt>
                      <c:pt idx="2">
                        <c:v>Dec</c:v>
                      </c:pt>
                      <c:pt idx="3">
                        <c:v>Jan</c:v>
                      </c:pt>
                      <c:pt idx="4">
                        <c:v>Feb</c:v>
                      </c:pt>
                      <c:pt idx="5">
                        <c:v>Mar</c:v>
                      </c:pt>
                      <c:pt idx="6">
                        <c:v>Apr</c:v>
                      </c:pt>
                      <c:pt idx="7">
                        <c:v>May</c:v>
                      </c:pt>
                      <c:pt idx="8">
                        <c:v>Jun</c:v>
                      </c:pt>
                      <c:pt idx="9">
                        <c:v>Jul</c:v>
                      </c:pt>
                      <c:pt idx="10">
                        <c:v>Aug</c:v>
                      </c:pt>
                      <c:pt idx="11">
                        <c:v>Sep</c:v>
                      </c:pt>
                    </c:strCache>
                  </c:strRef>
                </c:cat>
                <c:val>
                  <c:numRef>
                    <c:extLst xmlns:c15="http://schemas.microsoft.com/office/drawing/2012/chart">
                      <c:ext xmlns:c15="http://schemas.microsoft.com/office/drawing/2012/chart" uri="{02D57815-91ED-43cb-92C2-25804820EDAC}">
                        <c15:formulaRef>
                          <c15:sqref>'DT Types'!$B$4:$M$4</c15:sqref>
                        </c15:formulaRef>
                      </c:ext>
                    </c:extLst>
                    <c:numCache>
                      <c:formatCode>0</c:formatCode>
                      <c:ptCount val="12"/>
                      <c:pt idx="0">
                        <c:v>134.7145651569291</c:v>
                      </c:pt>
                      <c:pt idx="1">
                        <c:v>362.94283472838583</c:v>
                      </c:pt>
                      <c:pt idx="2">
                        <c:v>97.738316605267542</c:v>
                      </c:pt>
                      <c:pt idx="3">
                        <c:v>146.64122163725855</c:v>
                      </c:pt>
                      <c:pt idx="4">
                        <c:v>148.73274012634633</c:v>
                      </c:pt>
                      <c:pt idx="5">
                        <c:v>141.53120603743824</c:v>
                      </c:pt>
                      <c:pt idx="6">
                        <c:v>105.05324819335092</c:v>
                      </c:pt>
                      <c:pt idx="7">
                        <c:v>112.69008367464249</c:v>
                      </c:pt>
                      <c:pt idx="8">
                        <c:v>167.58874523604732</c:v>
                      </c:pt>
                      <c:pt idx="9">
                        <c:v>183.37100945528579</c:v>
                      </c:pt>
                      <c:pt idx="10">
                        <c:v>181.53402782932986</c:v>
                      </c:pt>
                      <c:pt idx="11">
                        <c:v>150.74328247783447</c:v>
                      </c:pt>
                    </c:numCache>
                  </c:numRef>
                </c:val>
                <c:extLst xmlns:c15="http://schemas.microsoft.com/office/drawing/2012/chart">
                  <c:ext xmlns:c16="http://schemas.microsoft.com/office/drawing/2014/chart" uri="{C3380CC4-5D6E-409C-BE32-E72D297353CC}">
                    <c16:uniqueId val="{00000005-F88F-4EA1-B169-2F7016E20F64}"/>
                  </c:ext>
                </c:extLst>
              </c15:ser>
            </c15:filteredBarSeries>
          </c:ext>
        </c:extLst>
      </c:barChart>
      <c:catAx>
        <c:axId val="17725108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en-US"/>
          </a:p>
        </c:txPr>
        <c:crossAx val="540700671"/>
        <c:crosses val="autoZero"/>
        <c:auto val="1"/>
        <c:lblAlgn val="ctr"/>
        <c:lblOffset val="100"/>
        <c:noMultiLvlLbl val="0"/>
      </c:catAx>
      <c:valAx>
        <c:axId val="54070067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a:t>Monthly Volume (AF)</a:t>
                </a: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en-US"/>
          </a:p>
        </c:txPr>
        <c:crossAx val="17725108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Summary!$A$2</c:f>
              <c:strCache>
                <c:ptCount val="1"/>
                <c:pt idx="0">
                  <c:v>% Landscaping DT</c:v>
                </c:pt>
              </c:strCache>
            </c:strRef>
          </c:tx>
          <c:spPr>
            <a:ln w="19050" cap="rnd">
              <a:solidFill>
                <a:schemeClr val="accent6">
                  <a:lumMod val="50000"/>
                </a:schemeClr>
              </a:solidFill>
              <a:round/>
            </a:ln>
            <a:effectLst/>
          </c:spPr>
          <c:marker>
            <c:symbol val="none"/>
          </c:marker>
          <c:cat>
            <c:strRef>
              <c:f>Summary!$B$1:$M$1</c:f>
              <c:strCache>
                <c:ptCount val="12"/>
                <c:pt idx="0">
                  <c:v>Oct</c:v>
                </c:pt>
                <c:pt idx="1">
                  <c:v>Nov</c:v>
                </c:pt>
                <c:pt idx="2">
                  <c:v>Dec</c:v>
                </c:pt>
                <c:pt idx="3">
                  <c:v>Jan</c:v>
                </c:pt>
                <c:pt idx="4">
                  <c:v>Feb</c:v>
                </c:pt>
                <c:pt idx="5">
                  <c:v>Mar</c:v>
                </c:pt>
                <c:pt idx="6">
                  <c:v>Apr</c:v>
                </c:pt>
                <c:pt idx="7">
                  <c:v>May</c:v>
                </c:pt>
                <c:pt idx="8">
                  <c:v>Jun</c:v>
                </c:pt>
                <c:pt idx="9">
                  <c:v>Jul</c:v>
                </c:pt>
                <c:pt idx="10">
                  <c:v>Aug</c:v>
                </c:pt>
                <c:pt idx="11">
                  <c:v>Sep</c:v>
                </c:pt>
              </c:strCache>
            </c:strRef>
          </c:cat>
          <c:val>
            <c:numRef>
              <c:f>Summary!$B$2:$M$2</c:f>
              <c:numCache>
                <c:formatCode>0%</c:formatCode>
                <c:ptCount val="12"/>
                <c:pt idx="0">
                  <c:v>0.19784048369826879</c:v>
                </c:pt>
                <c:pt idx="1">
                  <c:v>5.1571335287297938E-2</c:v>
                </c:pt>
                <c:pt idx="2">
                  <c:v>1.190927984084217E-2</c:v>
                </c:pt>
                <c:pt idx="3">
                  <c:v>3.887173168254441E-2</c:v>
                </c:pt>
                <c:pt idx="4">
                  <c:v>0</c:v>
                </c:pt>
                <c:pt idx="5">
                  <c:v>3.4374480561829159E-2</c:v>
                </c:pt>
                <c:pt idx="6">
                  <c:v>2.1791591448622565E-2</c:v>
                </c:pt>
                <c:pt idx="7">
                  <c:v>0.13085663259780397</c:v>
                </c:pt>
                <c:pt idx="8">
                  <c:v>0.25127248667618085</c:v>
                </c:pt>
                <c:pt idx="9">
                  <c:v>0.37349330562193789</c:v>
                </c:pt>
                <c:pt idx="10">
                  <c:v>0.45992652861882405</c:v>
                </c:pt>
                <c:pt idx="11">
                  <c:v>0.36971138840350903</c:v>
                </c:pt>
              </c:numCache>
            </c:numRef>
          </c:val>
          <c:smooth val="0"/>
          <c:extLst>
            <c:ext xmlns:c16="http://schemas.microsoft.com/office/drawing/2014/chart" uri="{C3380CC4-5D6E-409C-BE32-E72D297353CC}">
              <c16:uniqueId val="{00000000-CA44-43C5-A79E-137DD18DC9C1}"/>
            </c:ext>
          </c:extLst>
        </c:ser>
        <c:ser>
          <c:idx val="1"/>
          <c:order val="1"/>
          <c:tx>
            <c:strRef>
              <c:f>Summary!$A$3</c:f>
              <c:strCache>
                <c:ptCount val="1"/>
                <c:pt idx="0">
                  <c:v>% Indoor DT</c:v>
                </c:pt>
              </c:strCache>
            </c:strRef>
          </c:tx>
          <c:spPr>
            <a:ln w="19050" cap="rnd">
              <a:solidFill>
                <a:srgbClr val="FF0000"/>
              </a:solidFill>
              <a:round/>
            </a:ln>
            <a:effectLst/>
          </c:spPr>
          <c:marker>
            <c:symbol val="none"/>
          </c:marker>
          <c:cat>
            <c:strRef>
              <c:f>Summary!$B$1:$M$1</c:f>
              <c:strCache>
                <c:ptCount val="12"/>
                <c:pt idx="0">
                  <c:v>Oct</c:v>
                </c:pt>
                <c:pt idx="1">
                  <c:v>Nov</c:v>
                </c:pt>
                <c:pt idx="2">
                  <c:v>Dec</c:v>
                </c:pt>
                <c:pt idx="3">
                  <c:v>Jan</c:v>
                </c:pt>
                <c:pt idx="4">
                  <c:v>Feb</c:v>
                </c:pt>
                <c:pt idx="5">
                  <c:v>Mar</c:v>
                </c:pt>
                <c:pt idx="6">
                  <c:v>Apr</c:v>
                </c:pt>
                <c:pt idx="7">
                  <c:v>May</c:v>
                </c:pt>
                <c:pt idx="8">
                  <c:v>Jun</c:v>
                </c:pt>
                <c:pt idx="9">
                  <c:v>Jul</c:v>
                </c:pt>
                <c:pt idx="10">
                  <c:v>Aug</c:v>
                </c:pt>
                <c:pt idx="11">
                  <c:v>Sep</c:v>
                </c:pt>
              </c:strCache>
            </c:strRef>
          </c:cat>
          <c:val>
            <c:numRef>
              <c:f>Summary!$B$3:$M$3</c:f>
              <c:numCache>
                <c:formatCode>0%</c:formatCode>
                <c:ptCount val="12"/>
                <c:pt idx="0">
                  <c:v>0.80215951630173121</c:v>
                </c:pt>
                <c:pt idx="1">
                  <c:v>0.94842866471270204</c:v>
                </c:pt>
                <c:pt idx="2">
                  <c:v>0.98809072015915778</c:v>
                </c:pt>
                <c:pt idx="3">
                  <c:v>0.96112826831745557</c:v>
                </c:pt>
                <c:pt idx="4">
                  <c:v>1</c:v>
                </c:pt>
                <c:pt idx="5">
                  <c:v>0.96562551943817088</c:v>
                </c:pt>
                <c:pt idx="6">
                  <c:v>0.97820840855137747</c:v>
                </c:pt>
                <c:pt idx="7">
                  <c:v>0.869143367402196</c:v>
                </c:pt>
                <c:pt idx="8">
                  <c:v>0.74872751332381915</c:v>
                </c:pt>
                <c:pt idx="9">
                  <c:v>0.62650669437806217</c:v>
                </c:pt>
                <c:pt idx="10">
                  <c:v>0.5400734713811759</c:v>
                </c:pt>
                <c:pt idx="11">
                  <c:v>0.63028861159649097</c:v>
                </c:pt>
              </c:numCache>
            </c:numRef>
          </c:val>
          <c:smooth val="0"/>
          <c:extLst>
            <c:ext xmlns:c16="http://schemas.microsoft.com/office/drawing/2014/chart" uri="{C3380CC4-5D6E-409C-BE32-E72D297353CC}">
              <c16:uniqueId val="{00000001-CA44-43C5-A79E-137DD18DC9C1}"/>
            </c:ext>
          </c:extLst>
        </c:ser>
        <c:dLbls>
          <c:showLegendKey val="0"/>
          <c:showVal val="0"/>
          <c:showCatName val="0"/>
          <c:showSerName val="0"/>
          <c:showPercent val="0"/>
          <c:showBubbleSize val="0"/>
        </c:dLbls>
        <c:smooth val="0"/>
        <c:axId val="971077680"/>
        <c:axId val="970330736"/>
      </c:lineChart>
      <c:catAx>
        <c:axId val="9710776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970330736"/>
        <c:crosses val="autoZero"/>
        <c:auto val="1"/>
        <c:lblAlgn val="ctr"/>
        <c:lblOffset val="100"/>
        <c:tickMarkSkip val="1"/>
        <c:noMultiLvlLbl val="0"/>
      </c:catAx>
      <c:valAx>
        <c:axId val="970330736"/>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9710776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SEI-Theme">
  <a:themeElements>
    <a:clrScheme name="SEI-Theme">
      <a:dk1>
        <a:srgbClr val="000000"/>
      </a:dk1>
      <a:lt1>
        <a:srgbClr val="FFFFFF"/>
      </a:lt1>
      <a:dk2>
        <a:srgbClr val="303B41"/>
      </a:dk2>
      <a:lt2>
        <a:srgbClr val="00D29A"/>
      </a:lt2>
      <a:accent1>
        <a:srgbClr val="00D29A"/>
      </a:accent1>
      <a:accent2>
        <a:srgbClr val="008059"/>
      </a:accent2>
      <a:accent3>
        <a:srgbClr val="FF5A59"/>
      </a:accent3>
      <a:accent4>
        <a:srgbClr val="5EDDDF"/>
      </a:accent4>
      <a:accent5>
        <a:srgbClr val="AFAAFF"/>
      </a:accent5>
      <a:accent6>
        <a:srgbClr val="FFDD0F"/>
      </a:accent6>
      <a:hlink>
        <a:srgbClr val="008059"/>
      </a:hlink>
      <a:folHlink>
        <a:srgbClr val="EBF0F8"/>
      </a:folHlink>
    </a:clrScheme>
    <a:fontScheme name="Office">
      <a:majorFont>
        <a:latin typeface="Calibri"/>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Them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C0B2F2A529ABD49B15E9915A71AC792" ma:contentTypeVersion="6" ma:contentTypeDescription="Create a new document." ma:contentTypeScope="" ma:versionID="eda59d3625730aeeb08a2861132f25c7">
  <xsd:schema xmlns:xsd="http://www.w3.org/2001/XMLSchema" xmlns:xs="http://www.w3.org/2001/XMLSchema" xmlns:p="http://schemas.microsoft.com/office/2006/metadata/properties" xmlns:ns2="d4a0461b-737c-4e54-a243-affd44b497b0" xmlns:ns3="2dcc5f87-f3c7-4645-8f76-5aa6490ead2d" targetNamespace="http://schemas.microsoft.com/office/2006/metadata/properties" ma:root="true" ma:fieldsID="88cbf32dbc32457a9799078baf3dc0bf" ns2:_="" ns3:_="">
    <xsd:import namespace="d4a0461b-737c-4e54-a243-affd44b497b0"/>
    <xsd:import namespace="2dcc5f87-f3c7-4645-8f76-5aa6490ead2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4a0461b-737c-4e54-a243-affd44b497b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dcc5f87-f3c7-4645-8f76-5aa6490ead2d"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6B18F7-8634-4FFC-BCB2-D04A16BB0C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4a0461b-737c-4e54-a243-affd44b497b0"/>
    <ds:schemaRef ds:uri="2dcc5f87-f3c7-4645-8f76-5aa6490ead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9BEEADC-961B-4D03-9B0D-AC0A6AA773E3}">
  <ds:schemaRefs>
    <ds:schemaRef ds:uri="http://schemas.microsoft.com/sharepoint/v3/contenttype/forms"/>
  </ds:schemaRefs>
</ds:datastoreItem>
</file>

<file path=customXml/itemProps3.xml><?xml version="1.0" encoding="utf-8"?>
<ds:datastoreItem xmlns:ds="http://schemas.openxmlformats.org/officeDocument/2006/customXml" ds:itemID="{51AE9C21-810D-435C-88CF-74C7F20876D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A25BE05-5558-4CB8-BD1B-B238CD96E9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SEI-Word-Template-Final_with cover and TOC_v2.dotx</Template>
  <TotalTime>2958</TotalTime>
  <Pages>97</Pages>
  <Words>22022</Words>
  <Characters>125527</Characters>
  <Application>Microsoft Office Word</Application>
  <DocSecurity>0</DocSecurity>
  <Lines>1046</Lines>
  <Paragraphs>294</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
  <LinksUpToDate>false</LinksUpToDate>
  <CharactersWithSpaces>147255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Anne</dc:creator>
  <cp:keywords/>
  <dc:description/>
  <cp:lastModifiedBy>Marina Mautner</cp:lastModifiedBy>
  <cp:revision>84</cp:revision>
  <cp:lastPrinted>2017-12-07T14:04:00Z</cp:lastPrinted>
  <dcterms:created xsi:type="dcterms:W3CDTF">2020-10-29T16:16:00Z</dcterms:created>
  <dcterms:modified xsi:type="dcterms:W3CDTF">2021-07-09T00:56:00Z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0x0101002C0B2F2A529ABD49B15E9915A71AC792</vt:lpwstr>
  </property>
</Properties>
</file>